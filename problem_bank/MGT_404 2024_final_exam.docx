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3CC284" w14:textId="77777777" w:rsidR="006C201A" w:rsidRPr="0060568E" w:rsidRDefault="006C201A" w:rsidP="00895716">
      <w:pPr>
        <w:jc w:val="center"/>
        <w:rPr>
          <w:rFonts w:ascii="Cambria" w:hAnsi="Cambria" w:cs="Times New Roman"/>
          <w:b/>
          <w:bCs/>
        </w:rPr>
      </w:pPr>
      <w:r w:rsidRPr="0060568E">
        <w:rPr>
          <w:rFonts w:ascii="Cambria" w:hAnsi="Cambria" w:cs="Times New Roman"/>
          <w:b/>
          <w:bCs/>
        </w:rPr>
        <w:t>FINAL EXAM</w:t>
      </w:r>
    </w:p>
    <w:p w14:paraId="4D5BC8A6" w14:textId="75488189" w:rsidR="006C201A" w:rsidRPr="0060568E" w:rsidRDefault="00F9698A" w:rsidP="00895716">
      <w:pPr>
        <w:jc w:val="center"/>
        <w:rPr>
          <w:rFonts w:ascii="Cambria" w:hAnsi="Cambria" w:cs="Times New Roman"/>
          <w:b/>
          <w:bCs/>
        </w:rPr>
      </w:pPr>
      <w:r w:rsidRPr="0060568E">
        <w:rPr>
          <w:rFonts w:ascii="Cambria" w:hAnsi="Cambria" w:cs="Times New Roman"/>
          <w:b/>
          <w:bCs/>
        </w:rPr>
        <w:t>Fall</w:t>
      </w:r>
      <w:r w:rsidR="00D54F4E" w:rsidRPr="0060568E">
        <w:rPr>
          <w:rFonts w:ascii="Cambria" w:hAnsi="Cambria" w:cs="Times New Roman"/>
          <w:b/>
          <w:bCs/>
        </w:rPr>
        <w:t xml:space="preserve"> 20</w:t>
      </w:r>
      <w:r w:rsidR="00BA60D5" w:rsidRPr="0060568E">
        <w:rPr>
          <w:rFonts w:ascii="Cambria" w:hAnsi="Cambria" w:cs="Times New Roman"/>
          <w:b/>
          <w:bCs/>
        </w:rPr>
        <w:t>2</w:t>
      </w:r>
      <w:r w:rsidR="000D51BA">
        <w:rPr>
          <w:rFonts w:ascii="Cambria" w:hAnsi="Cambria" w:cs="Times New Roman"/>
          <w:b/>
          <w:bCs/>
        </w:rPr>
        <w:t>4</w:t>
      </w:r>
    </w:p>
    <w:p w14:paraId="33FEFEB9" w14:textId="77777777" w:rsidR="006C201A" w:rsidRPr="0060568E" w:rsidRDefault="006C201A" w:rsidP="00895716">
      <w:pPr>
        <w:jc w:val="center"/>
        <w:rPr>
          <w:rFonts w:ascii="Cambria" w:hAnsi="Cambria" w:cs="Times New Roman"/>
        </w:rPr>
      </w:pPr>
    </w:p>
    <w:p w14:paraId="587EBE98" w14:textId="77777777" w:rsidR="006C201A" w:rsidRPr="0060568E" w:rsidRDefault="006C201A" w:rsidP="00895716">
      <w:pPr>
        <w:pStyle w:val="ListParagraph"/>
        <w:rPr>
          <w:rFonts w:ascii="Cambria" w:hAnsi="Cambria" w:cs="Times New Roman"/>
        </w:rPr>
      </w:pPr>
    </w:p>
    <w:p w14:paraId="437C40DD" w14:textId="71082E0E" w:rsidR="00E007A8" w:rsidRPr="0060568E" w:rsidRDefault="00E007A8"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This is </w:t>
      </w:r>
      <w:r w:rsidR="00BA60D5" w:rsidRPr="0060568E">
        <w:rPr>
          <w:rFonts w:ascii="Cambria" w:hAnsi="Cambria" w:cs="Times New Roman"/>
        </w:rPr>
        <w:t xml:space="preserve">a </w:t>
      </w:r>
      <w:r w:rsidR="00E44894" w:rsidRPr="0060568E">
        <w:rPr>
          <w:rFonts w:ascii="Cambria" w:hAnsi="Cambria" w:cs="Times New Roman"/>
        </w:rPr>
        <w:t>closed</w:t>
      </w:r>
      <w:r w:rsidRPr="0060568E">
        <w:rPr>
          <w:rFonts w:ascii="Cambria" w:hAnsi="Cambria" w:cs="Times New Roman"/>
        </w:rPr>
        <w:t>-book exam</w:t>
      </w:r>
      <w:r w:rsidR="00E44894" w:rsidRPr="0060568E">
        <w:rPr>
          <w:rFonts w:ascii="Cambria" w:hAnsi="Cambria" w:cs="Times New Roman"/>
        </w:rPr>
        <w:t xml:space="preserve">.  Only </w:t>
      </w:r>
      <w:proofErr w:type="gramStart"/>
      <w:r w:rsidR="00E44894" w:rsidRPr="0060568E">
        <w:rPr>
          <w:rFonts w:ascii="Cambria" w:hAnsi="Cambria" w:cs="Times New Roman"/>
        </w:rPr>
        <w:t>a</w:t>
      </w:r>
      <w:proofErr w:type="gramEnd"/>
      <w:r w:rsidR="00E44894" w:rsidRPr="0060568E">
        <w:rPr>
          <w:rFonts w:ascii="Cambria" w:hAnsi="Cambria" w:cs="Times New Roman"/>
        </w:rPr>
        <w:t xml:space="preserve"> </w:t>
      </w:r>
      <w:r w:rsidR="00E44894" w:rsidRPr="0060568E">
        <w:rPr>
          <w:rFonts w:ascii="Cambria" w:hAnsi="Cambria" w:cs="Times New Roman"/>
          <w:u w:val="single"/>
        </w:rPr>
        <w:t>8.5”x11” formula sheet</w:t>
      </w:r>
      <w:r w:rsidR="00E44894" w:rsidRPr="0060568E">
        <w:rPr>
          <w:rFonts w:ascii="Cambria" w:hAnsi="Cambria" w:cs="Times New Roman"/>
        </w:rPr>
        <w:t xml:space="preserve"> is allowed. </w:t>
      </w:r>
    </w:p>
    <w:p w14:paraId="31636FDD" w14:textId="77777777" w:rsidR="00844762" w:rsidRPr="0060568E" w:rsidRDefault="00E44894"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No electronic devices</w:t>
      </w:r>
      <w:r w:rsidR="003717D3" w:rsidRPr="0060568E">
        <w:rPr>
          <w:rFonts w:ascii="Cambria" w:hAnsi="Cambria" w:cs="Times New Roman"/>
        </w:rPr>
        <w:t xml:space="preserve"> </w:t>
      </w:r>
      <w:r w:rsidR="00844762" w:rsidRPr="0060568E">
        <w:rPr>
          <w:rFonts w:ascii="Cambria" w:hAnsi="Cambria" w:cs="Times New Roman"/>
        </w:rPr>
        <w:t xml:space="preserve">are allowed, except for the simple calculator we provide. </w:t>
      </w:r>
    </w:p>
    <w:p w14:paraId="5FCB53AE" w14:textId="57AC9438" w:rsidR="00844762" w:rsidRPr="0060568E" w:rsidRDefault="00844762" w:rsidP="00C871A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You may not communicate with other students during the exam. You will also keep the exam contents confidential. </w:t>
      </w:r>
    </w:p>
    <w:p w14:paraId="165627D5"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There are </w:t>
      </w:r>
      <w:r w:rsidRPr="0060568E">
        <w:rPr>
          <w:rFonts w:ascii="Cambria" w:hAnsi="Cambria" w:cs="Times New Roman"/>
          <w:b/>
          <w:bCs/>
          <w:u w:val="single"/>
        </w:rPr>
        <w:t>180 points in the exam</w:t>
      </w:r>
      <w:r w:rsidRPr="0060568E">
        <w:rPr>
          <w:rFonts w:ascii="Cambria" w:hAnsi="Cambria" w:cs="Times New Roman"/>
        </w:rPr>
        <w:t xml:space="preserve">. You also have </w:t>
      </w:r>
      <w:r w:rsidRPr="0060568E">
        <w:rPr>
          <w:rFonts w:ascii="Cambria" w:hAnsi="Cambria" w:cs="Times New Roman"/>
          <w:b/>
          <w:bCs/>
          <w:u w:val="single"/>
        </w:rPr>
        <w:t>180 minutes</w:t>
      </w:r>
      <w:r w:rsidRPr="0060568E">
        <w:rPr>
          <w:rFonts w:ascii="Cambria" w:hAnsi="Cambria" w:cs="Times New Roman"/>
        </w:rPr>
        <w:t xml:space="preserve">. </w:t>
      </w:r>
    </w:p>
    <w:p w14:paraId="0242E642" w14:textId="6F0F8B34" w:rsidR="00844762" w:rsidRPr="0060568E" w:rsidRDefault="00844762" w:rsidP="00895716">
      <w:pPr>
        <w:numPr>
          <w:ilvl w:val="0"/>
          <w:numId w:val="35"/>
        </w:numPr>
        <w:spacing w:before="100" w:beforeAutospacing="1" w:after="100" w:afterAutospacing="1"/>
        <w:rPr>
          <w:rFonts w:ascii="Cambria" w:hAnsi="Cambria" w:cs="Times New Roman"/>
        </w:rPr>
      </w:pPr>
      <w:r w:rsidRPr="0060568E">
        <w:rPr>
          <w:rFonts w:ascii="Cambria" w:hAnsi="Cambria" w:cs="Times New Roman"/>
        </w:rPr>
        <w:t>Do not be concerned if your answers are not whole numbers. Large numbers are avoided to lower the burden of calculation. Don’t worry if you find the numbers unrealistic---you could make sense of these numbers in your head by picking the right units yourself (but no need to answer with these units).</w:t>
      </w:r>
    </w:p>
    <w:p w14:paraId="5B881737"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Please be as complete as possible. Write down the reasonings for your answer (unless instructed otherwise). </w:t>
      </w:r>
    </w:p>
    <w:p w14:paraId="0EEF7D64" w14:textId="3098EE3B"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Complete all </w:t>
      </w:r>
      <w:r w:rsidRPr="0060568E">
        <w:rPr>
          <w:rFonts w:ascii="Cambria" w:hAnsi="Cambria" w:cs="Times New Roman"/>
          <w:b/>
          <w:bCs/>
          <w:u w:val="single"/>
        </w:rPr>
        <w:t>SHORT ANSWER</w:t>
      </w:r>
      <w:r w:rsidRPr="0060568E">
        <w:rPr>
          <w:rFonts w:ascii="Cambria" w:hAnsi="Cambria" w:cs="Times New Roman"/>
        </w:rPr>
        <w:t xml:space="preserve"> questions in one Blue Book, and all </w:t>
      </w:r>
      <w:r w:rsidRPr="0060568E">
        <w:rPr>
          <w:rFonts w:ascii="Cambria" w:hAnsi="Cambria" w:cs="Times New Roman"/>
          <w:b/>
          <w:bCs/>
          <w:u w:val="single"/>
        </w:rPr>
        <w:t>LONG PROBLEMS</w:t>
      </w:r>
      <w:r w:rsidRPr="0060568E">
        <w:rPr>
          <w:rFonts w:ascii="Cambria" w:hAnsi="Cambria" w:cs="Times New Roman"/>
        </w:rPr>
        <w:t xml:space="preserve"> in a 2nd Blue Book. </w:t>
      </w:r>
      <w:r w:rsidRPr="0060568E">
        <w:rPr>
          <w:rFonts w:ascii="Cambria" w:hAnsi="Cambria" w:cs="Times New Roman"/>
          <w:b/>
          <w:bCs/>
          <w:u w:val="single"/>
        </w:rPr>
        <w:t>Write your name and “SHORT”/ “LONG” on the cover of your Blue Books.</w:t>
      </w:r>
      <w:r w:rsidRPr="0060568E">
        <w:rPr>
          <w:rFonts w:ascii="Cambria" w:hAnsi="Cambria" w:cs="Times New Roman"/>
        </w:rPr>
        <w:t xml:space="preserve"> </w:t>
      </w:r>
    </w:p>
    <w:p w14:paraId="14AA18BB"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Answers written </w:t>
      </w:r>
      <w:r w:rsidRPr="0060568E">
        <w:rPr>
          <w:rFonts w:ascii="Cambria" w:hAnsi="Cambria" w:cs="Times New Roman"/>
          <w:b/>
          <w:bCs/>
          <w:u w:val="single"/>
        </w:rPr>
        <w:t xml:space="preserve">anywhere else, including on the question sheet </w:t>
      </w:r>
      <w:r w:rsidRPr="0060568E">
        <w:rPr>
          <w:rFonts w:ascii="Cambria" w:hAnsi="Cambria" w:cs="Times New Roman"/>
        </w:rPr>
        <w:t xml:space="preserve">will </w:t>
      </w:r>
      <w:r w:rsidRPr="0060568E">
        <w:rPr>
          <w:rFonts w:ascii="Cambria" w:hAnsi="Cambria" w:cs="Times New Roman"/>
          <w:b/>
          <w:bCs/>
          <w:u w:val="single"/>
        </w:rPr>
        <w:t>NOT</w:t>
      </w:r>
      <w:r w:rsidRPr="0060568E">
        <w:rPr>
          <w:rFonts w:ascii="Cambria" w:hAnsi="Cambria" w:cs="Times New Roman"/>
        </w:rPr>
        <w:t xml:space="preserve"> be graded. </w:t>
      </w:r>
    </w:p>
    <w:p w14:paraId="5C8388A3"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Please return the </w:t>
      </w:r>
      <w:r w:rsidRPr="0060568E">
        <w:rPr>
          <w:rFonts w:ascii="Cambria" w:hAnsi="Cambria" w:cs="Times New Roman"/>
          <w:b/>
          <w:bCs/>
          <w:u w:val="single"/>
        </w:rPr>
        <w:t>Blue Books</w:t>
      </w:r>
      <w:r w:rsidRPr="0060568E">
        <w:rPr>
          <w:rFonts w:ascii="Cambria" w:hAnsi="Cambria" w:cs="Times New Roman"/>
        </w:rPr>
        <w:t xml:space="preserve"> AND </w:t>
      </w:r>
      <w:r w:rsidRPr="0060568E">
        <w:rPr>
          <w:rFonts w:ascii="Cambria" w:hAnsi="Cambria" w:cs="Times New Roman"/>
          <w:b/>
          <w:bCs/>
          <w:u w:val="single"/>
        </w:rPr>
        <w:t>the question sheet</w:t>
      </w:r>
      <w:r w:rsidRPr="0060568E">
        <w:rPr>
          <w:rFonts w:ascii="Cambria" w:hAnsi="Cambria" w:cs="Times New Roman"/>
        </w:rPr>
        <w:t xml:space="preserve"> after the exam. </w:t>
      </w:r>
    </w:p>
    <w:p w14:paraId="3D1DB2BA"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A camera will be set in the classroom to monitor exam situations (Exam recordings will be deleted once final grades are posted unless required for an ongoing Honor Committee case). </w:t>
      </w:r>
    </w:p>
    <w:p w14:paraId="50D91332" w14:textId="77777777" w:rsidR="00957CD4" w:rsidRPr="0060568E" w:rsidRDefault="00957CD4" w:rsidP="00957CD4">
      <w:pPr>
        <w:pStyle w:val="ListParagraph"/>
        <w:numPr>
          <w:ilvl w:val="0"/>
          <w:numId w:val="3"/>
        </w:numPr>
        <w:spacing w:after="240"/>
        <w:contextualSpacing w:val="0"/>
        <w:rPr>
          <w:rFonts w:ascii="Cambria" w:hAnsi="Cambria" w:cs="Times New Roman"/>
        </w:rPr>
      </w:pPr>
      <w:r w:rsidRPr="0060568E">
        <w:rPr>
          <w:rFonts w:ascii="Cambria" w:hAnsi="Cambria" w:cs="Times New Roman"/>
        </w:rPr>
        <w:t>Faculty will circulate in each classroom throughout the exam</w:t>
      </w:r>
      <w:r>
        <w:rPr>
          <w:rFonts w:ascii="Cambria" w:hAnsi="Cambria" w:cs="Times New Roman"/>
        </w:rPr>
        <w:t xml:space="preserve"> to answer clarifying questions.</w:t>
      </w:r>
    </w:p>
    <w:p w14:paraId="1C55E0B0" w14:textId="39FB6EA2" w:rsidR="00F9698A" w:rsidRDefault="00F9698A" w:rsidP="00895716">
      <w:pPr>
        <w:pStyle w:val="ListParagraph"/>
        <w:rPr>
          <w:rFonts w:ascii="Cambria" w:hAnsi="Cambria" w:cs="Times New Roman"/>
        </w:rPr>
      </w:pPr>
    </w:p>
    <w:p w14:paraId="0C186DE7" w14:textId="77777777" w:rsidR="00D656DA" w:rsidRDefault="00D656DA" w:rsidP="00895716">
      <w:pPr>
        <w:pStyle w:val="ListParagraph"/>
        <w:rPr>
          <w:rFonts w:ascii="Cambria" w:hAnsi="Cambria" w:cs="Times New Roman"/>
        </w:rPr>
      </w:pPr>
    </w:p>
    <w:p w14:paraId="5AB704D9" w14:textId="77777777" w:rsidR="00D656DA" w:rsidRPr="0060568E" w:rsidRDefault="00D656DA" w:rsidP="00895716">
      <w:pPr>
        <w:pStyle w:val="ListParagraph"/>
        <w:rPr>
          <w:rFonts w:ascii="Cambria" w:hAnsi="Cambria" w:cs="Times New Roman"/>
        </w:rPr>
      </w:pPr>
    </w:p>
    <w:p w14:paraId="7DD0151D" w14:textId="32C6F8B1"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163F5B38" w14:textId="179B40AC"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3A0CCB58" w14:textId="17E1C60A"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4B7723A8" w14:textId="77777777"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5CD723EC" w14:textId="12E08B1F" w:rsidR="00DC288F" w:rsidRPr="0060568E" w:rsidRDefault="00DC288F" w:rsidP="00895716">
      <w:pPr>
        <w:pStyle w:val="Heading1"/>
        <w:spacing w:line="276" w:lineRule="auto"/>
        <w:ind w:hanging="152"/>
        <w:rPr>
          <w:rFonts w:ascii="Cambria" w:hAnsi="Cambria" w:cs="Times New Roman"/>
          <w:sz w:val="22"/>
          <w:szCs w:val="22"/>
          <w:u w:val="single" w:color="000000"/>
        </w:rPr>
      </w:pPr>
      <w:r w:rsidRPr="0060568E">
        <w:rPr>
          <w:rFonts w:ascii="Cambria" w:hAnsi="Cambria" w:cs="Times New Roman"/>
          <w:sz w:val="22"/>
          <w:szCs w:val="22"/>
          <w:u w:val="single" w:color="000000"/>
        </w:rPr>
        <w:lastRenderedPageBreak/>
        <w:t>Section</w:t>
      </w:r>
      <w:r w:rsidRPr="0060568E">
        <w:rPr>
          <w:rFonts w:ascii="Cambria" w:hAnsi="Cambria" w:cs="Times New Roman"/>
          <w:spacing w:val="21"/>
          <w:sz w:val="22"/>
          <w:szCs w:val="22"/>
          <w:u w:val="single" w:color="000000"/>
        </w:rPr>
        <w:t xml:space="preserve"> </w:t>
      </w:r>
      <w:r w:rsidRPr="0060568E">
        <w:rPr>
          <w:rFonts w:ascii="Cambria" w:hAnsi="Cambria" w:cs="Times New Roman"/>
          <w:sz w:val="22"/>
          <w:szCs w:val="22"/>
          <w:u w:val="single" w:color="000000"/>
        </w:rPr>
        <w:t>I:</w:t>
      </w:r>
      <w:r w:rsidRPr="0060568E">
        <w:rPr>
          <w:rFonts w:ascii="Cambria" w:hAnsi="Cambria" w:cs="Times New Roman"/>
          <w:spacing w:val="20"/>
          <w:sz w:val="22"/>
          <w:szCs w:val="22"/>
          <w:u w:val="single" w:color="000000"/>
        </w:rPr>
        <w:t xml:space="preserve"> </w:t>
      </w:r>
      <w:r w:rsidR="004A36AA">
        <w:rPr>
          <w:rFonts w:ascii="Cambria" w:hAnsi="Cambria" w:cs="Times New Roman"/>
          <w:sz w:val="22"/>
          <w:szCs w:val="22"/>
          <w:u w:val="single" w:color="000000"/>
        </w:rPr>
        <w:t>SHORT QUESTIONS</w:t>
      </w:r>
      <w:r w:rsidR="00476F0C" w:rsidRPr="0060568E">
        <w:rPr>
          <w:rFonts w:ascii="Cambria" w:hAnsi="Cambria" w:cs="Times New Roman"/>
          <w:sz w:val="22"/>
          <w:szCs w:val="22"/>
          <w:u w:val="single" w:color="000000"/>
        </w:rPr>
        <w:t xml:space="preserve"> </w:t>
      </w:r>
      <w:r w:rsidR="004A36AA">
        <w:rPr>
          <w:rFonts w:ascii="Cambria" w:hAnsi="Cambria" w:cs="Times New Roman"/>
          <w:sz w:val="22"/>
          <w:szCs w:val="22"/>
          <w:u w:val="single" w:color="000000"/>
        </w:rPr>
        <w:t>(</w:t>
      </w:r>
      <w:r w:rsidR="005A2CD7">
        <w:rPr>
          <w:rFonts w:ascii="Cambria" w:hAnsi="Cambria" w:cs="Times New Roman"/>
          <w:sz w:val="22"/>
          <w:szCs w:val="22"/>
          <w:u w:val="single" w:color="000000"/>
        </w:rPr>
        <w:t>80</w:t>
      </w:r>
      <w:r w:rsidR="00CF0EDF" w:rsidRPr="0060568E">
        <w:rPr>
          <w:rFonts w:ascii="Cambria" w:hAnsi="Cambria" w:cs="Times New Roman"/>
          <w:sz w:val="22"/>
          <w:szCs w:val="22"/>
          <w:u w:val="single" w:color="000000"/>
        </w:rPr>
        <w:t xml:space="preserve"> points</w:t>
      </w:r>
      <w:r w:rsidR="004A36AA">
        <w:rPr>
          <w:rFonts w:ascii="Cambria" w:hAnsi="Cambria" w:cs="Times New Roman"/>
          <w:sz w:val="22"/>
          <w:szCs w:val="22"/>
          <w:u w:val="single" w:color="000000"/>
        </w:rPr>
        <w:t>)</w:t>
      </w:r>
    </w:p>
    <w:p w14:paraId="24A73185" w14:textId="4B45E526" w:rsidR="00F635CA" w:rsidRPr="0060568E" w:rsidRDefault="00DC288F" w:rsidP="004A36AA">
      <w:pPr>
        <w:pStyle w:val="BodyText"/>
        <w:spacing w:before="77" w:after="240" w:line="276" w:lineRule="auto"/>
        <w:ind w:left="152"/>
        <w:rPr>
          <w:rFonts w:ascii="Cambria" w:hAnsi="Cambria" w:cs="Times New Roman"/>
          <w:sz w:val="22"/>
          <w:szCs w:val="22"/>
        </w:rPr>
      </w:pPr>
      <w:r w:rsidRPr="0060568E">
        <w:rPr>
          <w:rFonts w:ascii="Cambria" w:hAnsi="Cambria" w:cs="Times New Roman"/>
          <w:sz w:val="22"/>
          <w:szCs w:val="22"/>
        </w:rPr>
        <w:t>Please</w:t>
      </w:r>
      <w:r w:rsidRPr="0060568E">
        <w:rPr>
          <w:rFonts w:ascii="Cambria" w:hAnsi="Cambria" w:cs="Times New Roman"/>
          <w:spacing w:val="18"/>
          <w:sz w:val="22"/>
          <w:szCs w:val="22"/>
        </w:rPr>
        <w:t xml:space="preserve"> </w:t>
      </w:r>
      <w:r w:rsidRPr="0060568E">
        <w:rPr>
          <w:rFonts w:ascii="Cambria" w:hAnsi="Cambria" w:cs="Times New Roman"/>
          <w:sz w:val="22"/>
          <w:szCs w:val="22"/>
        </w:rPr>
        <w:t>be</w:t>
      </w:r>
      <w:r w:rsidRPr="0060568E">
        <w:rPr>
          <w:rFonts w:ascii="Cambria" w:hAnsi="Cambria" w:cs="Times New Roman"/>
          <w:spacing w:val="18"/>
          <w:sz w:val="22"/>
          <w:szCs w:val="22"/>
        </w:rPr>
        <w:t xml:space="preserve"> </w:t>
      </w:r>
      <w:r w:rsidRPr="0060568E">
        <w:rPr>
          <w:rFonts w:ascii="Cambria" w:hAnsi="Cambria" w:cs="Times New Roman"/>
          <w:sz w:val="22"/>
          <w:szCs w:val="22"/>
        </w:rPr>
        <w:t>concise.</w:t>
      </w:r>
      <w:r w:rsidRPr="0060568E">
        <w:rPr>
          <w:rFonts w:ascii="Cambria" w:hAnsi="Cambria" w:cs="Times New Roman"/>
          <w:spacing w:val="17"/>
          <w:sz w:val="22"/>
          <w:szCs w:val="22"/>
        </w:rPr>
        <w:t xml:space="preserve"> </w:t>
      </w:r>
      <w:r w:rsidRPr="0060568E">
        <w:rPr>
          <w:rFonts w:ascii="Cambria" w:hAnsi="Cambria" w:cs="Times New Roman"/>
          <w:sz w:val="22"/>
          <w:szCs w:val="22"/>
        </w:rPr>
        <w:t>None</w:t>
      </w:r>
      <w:r w:rsidRPr="0060568E">
        <w:rPr>
          <w:rFonts w:ascii="Cambria" w:hAnsi="Cambria" w:cs="Times New Roman"/>
          <w:spacing w:val="18"/>
          <w:sz w:val="22"/>
          <w:szCs w:val="22"/>
        </w:rPr>
        <w:t xml:space="preserve"> </w:t>
      </w:r>
      <w:r w:rsidRPr="0060568E">
        <w:rPr>
          <w:rFonts w:ascii="Cambria" w:hAnsi="Cambria" w:cs="Times New Roman"/>
          <w:sz w:val="22"/>
          <w:szCs w:val="22"/>
        </w:rPr>
        <w:t>of</w:t>
      </w:r>
      <w:r w:rsidRPr="0060568E">
        <w:rPr>
          <w:rFonts w:ascii="Cambria" w:hAnsi="Cambria" w:cs="Times New Roman"/>
          <w:spacing w:val="16"/>
          <w:sz w:val="22"/>
          <w:szCs w:val="22"/>
        </w:rPr>
        <w:t xml:space="preserve"> </w:t>
      </w:r>
      <w:r w:rsidRPr="0060568E">
        <w:rPr>
          <w:rFonts w:ascii="Cambria" w:hAnsi="Cambria" w:cs="Times New Roman"/>
          <w:sz w:val="22"/>
          <w:szCs w:val="22"/>
        </w:rPr>
        <w:t>the</w:t>
      </w:r>
      <w:r w:rsidRPr="0060568E">
        <w:rPr>
          <w:rFonts w:ascii="Cambria" w:hAnsi="Cambria" w:cs="Times New Roman"/>
          <w:spacing w:val="19"/>
          <w:sz w:val="22"/>
          <w:szCs w:val="22"/>
        </w:rPr>
        <w:t xml:space="preserve"> </w:t>
      </w:r>
      <w:r w:rsidRPr="0060568E">
        <w:rPr>
          <w:rFonts w:ascii="Cambria" w:hAnsi="Cambria" w:cs="Times New Roman"/>
          <w:sz w:val="22"/>
          <w:szCs w:val="22"/>
        </w:rPr>
        <w:t>answers</w:t>
      </w:r>
      <w:r w:rsidRPr="0060568E">
        <w:rPr>
          <w:rFonts w:ascii="Cambria" w:hAnsi="Cambria" w:cs="Times New Roman"/>
          <w:spacing w:val="18"/>
          <w:sz w:val="22"/>
          <w:szCs w:val="22"/>
        </w:rPr>
        <w:t xml:space="preserve"> </w:t>
      </w:r>
      <w:r w:rsidRPr="0060568E">
        <w:rPr>
          <w:rFonts w:ascii="Cambria" w:hAnsi="Cambria" w:cs="Times New Roman"/>
          <w:sz w:val="22"/>
          <w:szCs w:val="22"/>
        </w:rPr>
        <w:t>require</w:t>
      </w:r>
      <w:r w:rsidRPr="0060568E">
        <w:rPr>
          <w:rFonts w:ascii="Cambria" w:hAnsi="Cambria" w:cs="Times New Roman"/>
          <w:spacing w:val="18"/>
          <w:sz w:val="22"/>
          <w:szCs w:val="22"/>
        </w:rPr>
        <w:t xml:space="preserve"> </w:t>
      </w:r>
      <w:r w:rsidRPr="0060568E">
        <w:rPr>
          <w:rFonts w:ascii="Cambria" w:hAnsi="Cambria" w:cs="Times New Roman"/>
          <w:sz w:val="22"/>
          <w:szCs w:val="22"/>
        </w:rPr>
        <w:t>more</w:t>
      </w:r>
      <w:r w:rsidRPr="0060568E">
        <w:rPr>
          <w:rFonts w:ascii="Cambria" w:hAnsi="Cambria" w:cs="Times New Roman"/>
          <w:spacing w:val="15"/>
          <w:sz w:val="22"/>
          <w:szCs w:val="22"/>
        </w:rPr>
        <w:t xml:space="preserve"> </w:t>
      </w:r>
      <w:r w:rsidRPr="0060568E">
        <w:rPr>
          <w:rFonts w:ascii="Cambria" w:hAnsi="Cambria" w:cs="Times New Roman"/>
          <w:sz w:val="22"/>
          <w:szCs w:val="22"/>
        </w:rPr>
        <w:t>than</w:t>
      </w:r>
      <w:r w:rsidRPr="0060568E">
        <w:rPr>
          <w:rFonts w:ascii="Cambria" w:hAnsi="Cambria" w:cs="Times New Roman"/>
          <w:spacing w:val="18"/>
          <w:sz w:val="22"/>
          <w:szCs w:val="22"/>
        </w:rPr>
        <w:t xml:space="preserve"> </w:t>
      </w:r>
      <w:r w:rsidRPr="0060568E">
        <w:rPr>
          <w:rFonts w:ascii="Cambria" w:hAnsi="Cambria" w:cs="Times New Roman"/>
          <w:sz w:val="22"/>
          <w:szCs w:val="22"/>
        </w:rPr>
        <w:t>a</w:t>
      </w:r>
      <w:r w:rsidRPr="0060568E">
        <w:rPr>
          <w:rFonts w:ascii="Cambria" w:hAnsi="Cambria" w:cs="Times New Roman"/>
          <w:spacing w:val="18"/>
          <w:sz w:val="22"/>
          <w:szCs w:val="22"/>
        </w:rPr>
        <w:t xml:space="preserve"> </w:t>
      </w:r>
      <w:r w:rsidRPr="0060568E">
        <w:rPr>
          <w:rFonts w:ascii="Cambria" w:hAnsi="Cambria" w:cs="Times New Roman"/>
          <w:sz w:val="22"/>
          <w:szCs w:val="22"/>
        </w:rPr>
        <w:t>brief</w:t>
      </w:r>
      <w:r w:rsidRPr="0060568E">
        <w:rPr>
          <w:rFonts w:ascii="Cambria" w:hAnsi="Cambria" w:cs="Times New Roman"/>
          <w:spacing w:val="19"/>
          <w:sz w:val="22"/>
          <w:szCs w:val="22"/>
        </w:rPr>
        <w:t xml:space="preserve"> </w:t>
      </w:r>
      <w:r w:rsidRPr="0060568E">
        <w:rPr>
          <w:rFonts w:ascii="Cambria" w:hAnsi="Cambria" w:cs="Times New Roman"/>
          <w:sz w:val="22"/>
          <w:szCs w:val="22"/>
        </w:rPr>
        <w:t>paragraph.</w:t>
      </w:r>
      <w:r w:rsidR="0081105D" w:rsidRPr="0060568E">
        <w:rPr>
          <w:rFonts w:ascii="Cambria" w:hAnsi="Cambria" w:cs="Times New Roman"/>
          <w:sz w:val="22"/>
          <w:szCs w:val="22"/>
        </w:rPr>
        <w:t xml:space="preserve"> All questions are worth </w:t>
      </w:r>
      <w:r w:rsidR="005A2CD7">
        <w:rPr>
          <w:rFonts w:ascii="Cambria" w:hAnsi="Cambria" w:cs="Times New Roman"/>
          <w:sz w:val="22"/>
          <w:szCs w:val="22"/>
        </w:rPr>
        <w:t>10</w:t>
      </w:r>
      <w:r w:rsidR="0081105D" w:rsidRPr="0060568E">
        <w:rPr>
          <w:rFonts w:ascii="Cambria" w:hAnsi="Cambria" w:cs="Times New Roman"/>
          <w:sz w:val="22"/>
          <w:szCs w:val="22"/>
        </w:rPr>
        <w:t xml:space="preserve"> points each.</w:t>
      </w:r>
    </w:p>
    <w:p w14:paraId="0F1D0C19" w14:textId="7B701BAF" w:rsidR="002F313D" w:rsidRDefault="00B753A8" w:rsidP="002F313D">
      <w:pPr>
        <w:pStyle w:val="BodyText"/>
        <w:numPr>
          <w:ilvl w:val="0"/>
          <w:numId w:val="36"/>
        </w:numPr>
        <w:spacing w:before="77"/>
        <w:rPr>
          <w:rFonts w:ascii="Cambria" w:hAnsi="Cambria" w:cs="Times New Roman"/>
          <w:sz w:val="22"/>
          <w:szCs w:val="22"/>
        </w:rPr>
      </w:pPr>
      <w:r w:rsidRPr="0060568E">
        <w:rPr>
          <w:rFonts w:ascii="Cambria" w:hAnsi="Cambria" w:cs="Times New Roman"/>
          <w:sz w:val="22"/>
          <w:szCs w:val="22"/>
        </w:rPr>
        <w:t>(</w:t>
      </w:r>
      <w:r w:rsidR="007F3045">
        <w:rPr>
          <w:rFonts w:ascii="Cambria" w:hAnsi="Cambria" w:cs="Times New Roman"/>
          <w:sz w:val="22"/>
          <w:szCs w:val="22"/>
        </w:rPr>
        <w:t>10</w:t>
      </w:r>
      <w:r w:rsidRPr="0060568E">
        <w:rPr>
          <w:rFonts w:ascii="Cambria" w:hAnsi="Cambria" w:cs="Times New Roman"/>
          <w:sz w:val="22"/>
          <w:szCs w:val="22"/>
        </w:rPr>
        <w:t xml:space="preserve"> points) </w:t>
      </w:r>
      <w:r w:rsidR="002F313D">
        <w:rPr>
          <w:rFonts w:ascii="Cambria" w:hAnsi="Cambria" w:cs="Times New Roman"/>
          <w:sz w:val="22"/>
          <w:szCs w:val="22"/>
        </w:rPr>
        <w:t>True/False</w:t>
      </w:r>
    </w:p>
    <w:p w14:paraId="6865C5DD" w14:textId="70FC94B3" w:rsidR="002F313D" w:rsidRDefault="002F313D" w:rsidP="002F313D">
      <w:pPr>
        <w:pStyle w:val="BodyText"/>
        <w:numPr>
          <w:ilvl w:val="2"/>
          <w:numId w:val="41"/>
        </w:numPr>
        <w:spacing w:before="77"/>
        <w:rPr>
          <w:rFonts w:ascii="Cambria" w:hAnsi="Cambria" w:cs="Times New Roman"/>
          <w:sz w:val="22"/>
          <w:szCs w:val="22"/>
        </w:rPr>
      </w:pPr>
      <w:r>
        <w:rPr>
          <w:rFonts w:ascii="Cambria" w:hAnsi="Cambria" w:cs="Times New Roman"/>
          <w:sz w:val="22"/>
          <w:szCs w:val="22"/>
        </w:rPr>
        <w:t xml:space="preserve">Except for rare cases, the demand curve is always downward sloping.  </w:t>
      </w:r>
    </w:p>
    <w:p w14:paraId="2364A4A0" w14:textId="7D6AE47D" w:rsidR="002F313D" w:rsidRDefault="002F313D" w:rsidP="002F313D">
      <w:pPr>
        <w:pStyle w:val="BodyText"/>
        <w:numPr>
          <w:ilvl w:val="1"/>
          <w:numId w:val="41"/>
        </w:numPr>
        <w:spacing w:before="77"/>
        <w:rPr>
          <w:rFonts w:ascii="Cambria" w:hAnsi="Cambria" w:cs="Times New Roman"/>
          <w:sz w:val="22"/>
          <w:szCs w:val="22"/>
        </w:rPr>
      </w:pPr>
      <w:r>
        <w:rPr>
          <w:rFonts w:ascii="Cambria" w:hAnsi="Cambria" w:cs="Times New Roman"/>
          <w:sz w:val="22"/>
          <w:szCs w:val="22"/>
        </w:rPr>
        <w:t xml:space="preserve">A firm’s average cost curve describes its supply function. </w:t>
      </w:r>
    </w:p>
    <w:p w14:paraId="670C52D5" w14:textId="2C77574C" w:rsidR="002F313D" w:rsidRDefault="002F313D" w:rsidP="002F313D">
      <w:pPr>
        <w:pStyle w:val="BodyText"/>
        <w:numPr>
          <w:ilvl w:val="1"/>
          <w:numId w:val="41"/>
        </w:numPr>
        <w:spacing w:before="77"/>
        <w:rPr>
          <w:rFonts w:ascii="Cambria" w:hAnsi="Cambria" w:cs="Times New Roman"/>
          <w:sz w:val="22"/>
          <w:szCs w:val="22"/>
        </w:rPr>
      </w:pPr>
      <w:r>
        <w:rPr>
          <w:rFonts w:ascii="Cambria" w:hAnsi="Cambria" w:cs="Times New Roman"/>
          <w:sz w:val="22"/>
          <w:szCs w:val="22"/>
        </w:rPr>
        <w:t xml:space="preserve">Membership pricing extracts all surplus from consumers and therefore is always optimal. </w:t>
      </w:r>
    </w:p>
    <w:p w14:paraId="5ED2A4DF" w14:textId="75B855AF" w:rsidR="002F313D" w:rsidRPr="006E4853" w:rsidRDefault="002F313D" w:rsidP="002F313D">
      <w:pPr>
        <w:pStyle w:val="BodyText"/>
        <w:numPr>
          <w:ilvl w:val="1"/>
          <w:numId w:val="41"/>
        </w:numPr>
        <w:spacing w:before="77"/>
        <w:rPr>
          <w:rFonts w:ascii="Cambria" w:hAnsi="Cambria" w:cs="Times New Roman"/>
          <w:sz w:val="22"/>
          <w:szCs w:val="22"/>
        </w:rPr>
      </w:pPr>
      <w:r>
        <w:rPr>
          <w:rFonts w:ascii="Cambria" w:hAnsi="Cambria" w:cs="Times New Roman"/>
          <w:sz w:val="22"/>
          <w:szCs w:val="22"/>
        </w:rPr>
        <w:t xml:space="preserve">The demand for a product is less elastic when there are more substitutes. </w:t>
      </w:r>
    </w:p>
    <w:p w14:paraId="520BE3A4" w14:textId="77777777" w:rsidR="002F313D" w:rsidRDefault="002F313D" w:rsidP="002F313D">
      <w:pPr>
        <w:pStyle w:val="BodyText"/>
        <w:spacing w:before="77"/>
        <w:ind w:left="0"/>
        <w:rPr>
          <w:rFonts w:ascii="Cambria" w:hAnsi="Cambria" w:cs="Times New Roman"/>
          <w:sz w:val="22"/>
          <w:szCs w:val="22"/>
        </w:rPr>
      </w:pPr>
    </w:p>
    <w:p w14:paraId="2D28E23F" w14:textId="73334D0F" w:rsidR="002F313D" w:rsidRDefault="00B753A8" w:rsidP="002F313D">
      <w:pPr>
        <w:pStyle w:val="Default"/>
        <w:numPr>
          <w:ilvl w:val="0"/>
          <w:numId w:val="36"/>
        </w:numPr>
        <w:rPr>
          <w:rFonts w:ascii="Cambria" w:hAnsi="Cambria" w:cs="Times New Roman"/>
          <w:sz w:val="22"/>
          <w:szCs w:val="22"/>
        </w:rPr>
      </w:pPr>
      <w:r w:rsidRPr="0060568E">
        <w:rPr>
          <w:rFonts w:ascii="Cambria" w:eastAsia="Times New Roman" w:hAnsi="Cambria" w:cs="Times New Roman"/>
          <w:sz w:val="22"/>
          <w:szCs w:val="22"/>
        </w:rPr>
        <w:t>(</w:t>
      </w:r>
      <w:r w:rsidR="007F3045">
        <w:rPr>
          <w:rFonts w:ascii="Cambria" w:eastAsia="Times New Roman" w:hAnsi="Cambria" w:cs="Times New Roman"/>
          <w:sz w:val="22"/>
          <w:szCs w:val="22"/>
        </w:rPr>
        <w:t>10</w:t>
      </w:r>
      <w:r w:rsidRPr="0060568E">
        <w:rPr>
          <w:rFonts w:ascii="Cambria" w:eastAsia="Times New Roman" w:hAnsi="Cambria" w:cs="Times New Roman"/>
          <w:sz w:val="22"/>
          <w:szCs w:val="22"/>
        </w:rPr>
        <w:t xml:space="preserve"> points) </w:t>
      </w:r>
      <w:r w:rsidR="002F313D">
        <w:rPr>
          <w:rFonts w:ascii="Cambria" w:hAnsi="Cambria" w:cs="Times New Roman"/>
          <w:sz w:val="22"/>
          <w:szCs w:val="22"/>
        </w:rPr>
        <w:t xml:space="preserve">A local brewery uses both machines </w:t>
      </w:r>
      <m:oMath>
        <m:r>
          <w:rPr>
            <w:rFonts w:ascii="Cambria Math" w:hAnsi="Cambria Math" w:cs="Times New Roman"/>
            <w:sz w:val="22"/>
            <w:szCs w:val="22"/>
          </w:rPr>
          <m:t>(m)</m:t>
        </m:r>
      </m:oMath>
      <w:r w:rsidR="002F313D">
        <w:rPr>
          <w:rFonts w:ascii="Cambria" w:hAnsi="Cambria" w:cs="Times New Roman"/>
          <w:sz w:val="22"/>
          <w:szCs w:val="22"/>
        </w:rPr>
        <w:t xml:space="preserve"> and labor </w:t>
      </w:r>
      <m:oMath>
        <m:r>
          <w:rPr>
            <w:rFonts w:ascii="Cambria Math" w:hAnsi="Cambria Math" w:cs="Times New Roman"/>
            <w:sz w:val="22"/>
            <w:szCs w:val="22"/>
          </w:rPr>
          <m:t>(l)</m:t>
        </m:r>
      </m:oMath>
      <w:r w:rsidR="002F313D">
        <w:rPr>
          <w:rFonts w:ascii="Cambria" w:hAnsi="Cambria" w:cs="Times New Roman"/>
          <w:sz w:val="22"/>
          <w:szCs w:val="22"/>
        </w:rPr>
        <w:t xml:space="preserve"> to make their product. Suppose that they hire a consultant to estimate their marginal return of investments (MPI’s) for machines and labor. They find that their MPI for labor is 0.05 and their MPI for machine is 0.06. How should they adjust their plan? </w:t>
      </w:r>
    </w:p>
    <w:p w14:paraId="12F933D0" w14:textId="77777777" w:rsidR="002F313D" w:rsidRDefault="002F313D" w:rsidP="002F313D">
      <w:pPr>
        <w:pStyle w:val="BodyText"/>
        <w:spacing w:before="77"/>
        <w:ind w:left="0"/>
        <w:rPr>
          <w:rFonts w:ascii="Cambria" w:hAnsi="Cambria" w:cs="Times New Roman"/>
          <w:sz w:val="22"/>
          <w:szCs w:val="22"/>
        </w:rPr>
      </w:pPr>
    </w:p>
    <w:p w14:paraId="7D45715A" w14:textId="3D362295" w:rsidR="002F313D" w:rsidRDefault="00B753A8" w:rsidP="002F313D">
      <w:pPr>
        <w:pStyle w:val="BodyText"/>
        <w:numPr>
          <w:ilvl w:val="0"/>
          <w:numId w:val="36"/>
        </w:numPr>
        <w:spacing w:before="77"/>
        <w:rPr>
          <w:rFonts w:ascii="Cambria" w:hAnsi="Cambria" w:cs="Times New Roman"/>
          <w:sz w:val="22"/>
          <w:szCs w:val="22"/>
        </w:rPr>
      </w:pPr>
      <w:r w:rsidRPr="0060568E">
        <w:rPr>
          <w:rFonts w:ascii="Cambria" w:hAnsi="Cambria" w:cs="Times New Roman"/>
          <w:sz w:val="22"/>
          <w:szCs w:val="22"/>
        </w:rPr>
        <w:t>(</w:t>
      </w:r>
      <w:r w:rsidR="007F3045">
        <w:rPr>
          <w:rFonts w:ascii="Cambria" w:hAnsi="Cambria" w:cs="Times New Roman"/>
          <w:sz w:val="22"/>
          <w:szCs w:val="22"/>
        </w:rPr>
        <w:t>10</w:t>
      </w:r>
      <w:r w:rsidRPr="0060568E">
        <w:rPr>
          <w:rFonts w:ascii="Cambria" w:hAnsi="Cambria" w:cs="Times New Roman"/>
          <w:sz w:val="22"/>
          <w:szCs w:val="22"/>
        </w:rPr>
        <w:t xml:space="preserve"> points) </w:t>
      </w:r>
      <w:r w:rsidR="002F313D">
        <w:rPr>
          <w:rFonts w:ascii="Cambria" w:hAnsi="Cambria" w:cs="Times New Roman"/>
          <w:sz w:val="22"/>
          <w:szCs w:val="22"/>
        </w:rPr>
        <w:t>Dyson’s cordless vacuum costs $599. The average nationwide sales volume is 10K vacuums per day. On Black Friday of 2023, the price fell to $299, and the nationwide sales volume became 20K. What is (approximately) the demand elasticity of Dyson’s cordless vacuum? Suppose that (</w:t>
      </w:r>
      <w:proofErr w:type="spellStart"/>
      <w:r w:rsidR="002F313D">
        <w:rPr>
          <w:rFonts w:ascii="Cambria" w:hAnsi="Cambria" w:cs="Times New Roman"/>
          <w:sz w:val="22"/>
          <w:szCs w:val="22"/>
        </w:rPr>
        <w:t>i</w:t>
      </w:r>
      <w:proofErr w:type="spellEnd"/>
      <w:r w:rsidR="002F313D">
        <w:rPr>
          <w:rFonts w:ascii="Cambria" w:hAnsi="Cambria" w:cs="Times New Roman"/>
          <w:sz w:val="22"/>
          <w:szCs w:val="22"/>
        </w:rPr>
        <w:t xml:space="preserve">) Dyson is a monopoly; (ii) there is a positive constant marginal cost for producing each unit of cordless </w:t>
      </w:r>
      <w:proofErr w:type="gramStart"/>
      <w:r w:rsidR="002F313D">
        <w:rPr>
          <w:rFonts w:ascii="Cambria" w:hAnsi="Cambria" w:cs="Times New Roman"/>
          <w:sz w:val="22"/>
          <w:szCs w:val="22"/>
        </w:rPr>
        <w:t>vacuum;  and</w:t>
      </w:r>
      <w:proofErr w:type="gramEnd"/>
      <w:r w:rsidR="002F313D">
        <w:rPr>
          <w:rFonts w:ascii="Cambria" w:hAnsi="Cambria" w:cs="Times New Roman"/>
          <w:sz w:val="22"/>
          <w:szCs w:val="22"/>
        </w:rPr>
        <w:t xml:space="preserve"> (iii) demand is more elastic when price is lower, is $599 an optimal price? Is it too high or too low? </w:t>
      </w:r>
    </w:p>
    <w:p w14:paraId="1FBF6F1D" w14:textId="77777777" w:rsidR="002F313D" w:rsidRDefault="002F313D" w:rsidP="002F313D">
      <w:pPr>
        <w:pStyle w:val="BodyText"/>
        <w:spacing w:before="77"/>
        <w:ind w:left="0"/>
        <w:rPr>
          <w:rFonts w:ascii="Cambria" w:hAnsi="Cambria" w:cs="Times New Roman"/>
          <w:sz w:val="22"/>
          <w:szCs w:val="22"/>
        </w:rPr>
      </w:pPr>
    </w:p>
    <w:p w14:paraId="0E16689B" w14:textId="2059002A" w:rsidR="002F313D" w:rsidRDefault="00B753A8" w:rsidP="002F313D">
      <w:pPr>
        <w:pStyle w:val="BodyText"/>
        <w:numPr>
          <w:ilvl w:val="0"/>
          <w:numId w:val="36"/>
        </w:numPr>
        <w:spacing w:before="77"/>
        <w:rPr>
          <w:rFonts w:ascii="Cambria" w:hAnsi="Cambria" w:cs="Times New Roman"/>
          <w:sz w:val="22"/>
          <w:szCs w:val="22"/>
        </w:rPr>
      </w:pPr>
      <w:r w:rsidRPr="0060568E">
        <w:rPr>
          <w:rFonts w:ascii="Cambria" w:hAnsi="Cambria" w:cs="Times New Roman"/>
          <w:sz w:val="22"/>
          <w:szCs w:val="22"/>
        </w:rPr>
        <w:t>(</w:t>
      </w:r>
      <w:r w:rsidR="007F3045">
        <w:rPr>
          <w:rFonts w:ascii="Cambria" w:hAnsi="Cambria" w:cs="Times New Roman"/>
          <w:sz w:val="22"/>
          <w:szCs w:val="22"/>
        </w:rPr>
        <w:t>10</w:t>
      </w:r>
      <w:r w:rsidRPr="0060568E">
        <w:rPr>
          <w:rFonts w:ascii="Cambria" w:hAnsi="Cambria" w:cs="Times New Roman"/>
          <w:sz w:val="22"/>
          <w:szCs w:val="22"/>
        </w:rPr>
        <w:t xml:space="preserve"> points) </w:t>
      </w:r>
      <w:r w:rsidR="002F313D">
        <w:rPr>
          <w:rFonts w:ascii="Cambria" w:hAnsi="Cambria" w:cs="Times New Roman"/>
          <w:sz w:val="22"/>
          <w:szCs w:val="22"/>
        </w:rPr>
        <w:t>Orange Theory offers two kinds of membership plans, the Basic plan ($79/</w:t>
      </w:r>
      <w:proofErr w:type="spellStart"/>
      <w:r w:rsidR="002F313D">
        <w:rPr>
          <w:rFonts w:ascii="Cambria" w:hAnsi="Cambria" w:cs="Times New Roman"/>
          <w:sz w:val="22"/>
          <w:szCs w:val="22"/>
        </w:rPr>
        <w:t>mo</w:t>
      </w:r>
      <w:proofErr w:type="spellEnd"/>
      <w:r w:rsidR="002F313D">
        <w:rPr>
          <w:rFonts w:ascii="Cambria" w:hAnsi="Cambria" w:cs="Times New Roman"/>
          <w:sz w:val="22"/>
          <w:szCs w:val="22"/>
        </w:rPr>
        <w:t>) and the Elite plan (119/</w:t>
      </w:r>
      <w:proofErr w:type="spellStart"/>
      <w:r w:rsidR="002F313D">
        <w:rPr>
          <w:rFonts w:ascii="Cambria" w:hAnsi="Cambria" w:cs="Times New Roman"/>
          <w:sz w:val="22"/>
          <w:szCs w:val="22"/>
        </w:rPr>
        <w:t>mo</w:t>
      </w:r>
      <w:proofErr w:type="spellEnd"/>
      <w:r w:rsidR="002F313D">
        <w:rPr>
          <w:rFonts w:ascii="Cambria" w:hAnsi="Cambria" w:cs="Times New Roman"/>
          <w:sz w:val="22"/>
          <w:szCs w:val="22"/>
        </w:rPr>
        <w:t xml:space="preserve">). The Basic plan provides 4 classes a month whereas the Elite plan provides 8 classes a month. Suppose that there are two types of potential customers, beginners and hardcore trainers. The hardcore trainers have higher reservation prices for each class and demand more classes in a month than the beginners. Suppose that the hardcore trainers have a surplus of $20 if they choose the Elite plan, and suppose that Orange Theory is pricing optimally, what would the hardcore trainers’ surplus be if they choose the Basic plan? </w:t>
      </w:r>
    </w:p>
    <w:p w14:paraId="7EFC4F3B" w14:textId="77777777" w:rsidR="002F313D" w:rsidRDefault="002F313D" w:rsidP="002F313D">
      <w:pPr>
        <w:pStyle w:val="BodyText"/>
        <w:spacing w:before="77"/>
        <w:ind w:left="872"/>
        <w:rPr>
          <w:rFonts w:ascii="Cambria" w:hAnsi="Cambria" w:cs="Times New Roman"/>
          <w:sz w:val="22"/>
          <w:szCs w:val="22"/>
        </w:rPr>
      </w:pPr>
    </w:p>
    <w:p w14:paraId="3078889D" w14:textId="7DE3753F" w:rsidR="002F313D" w:rsidRDefault="00B753A8" w:rsidP="002F313D">
      <w:pPr>
        <w:pStyle w:val="BodyText"/>
        <w:numPr>
          <w:ilvl w:val="0"/>
          <w:numId w:val="36"/>
        </w:numPr>
        <w:spacing w:before="77"/>
        <w:rPr>
          <w:rFonts w:ascii="Cambria" w:hAnsi="Cambria" w:cs="Times New Roman"/>
          <w:sz w:val="22"/>
          <w:szCs w:val="22"/>
        </w:rPr>
      </w:pPr>
      <w:r w:rsidRPr="0060568E">
        <w:rPr>
          <w:rFonts w:ascii="Cambria" w:hAnsi="Cambria" w:cs="Times New Roman"/>
          <w:sz w:val="22"/>
          <w:szCs w:val="22"/>
        </w:rPr>
        <w:t>(</w:t>
      </w:r>
      <w:r w:rsidR="007F3045">
        <w:rPr>
          <w:rFonts w:ascii="Cambria" w:hAnsi="Cambria" w:cs="Times New Roman"/>
          <w:sz w:val="22"/>
          <w:szCs w:val="22"/>
        </w:rPr>
        <w:t>10</w:t>
      </w:r>
      <w:r w:rsidRPr="0060568E">
        <w:rPr>
          <w:rFonts w:ascii="Cambria" w:hAnsi="Cambria" w:cs="Times New Roman"/>
          <w:sz w:val="22"/>
          <w:szCs w:val="22"/>
        </w:rPr>
        <w:t xml:space="preserve"> points) </w:t>
      </w:r>
      <w:r w:rsidR="002F313D">
        <w:rPr>
          <w:rFonts w:ascii="Cambria" w:hAnsi="Cambria" w:cs="Times New Roman"/>
          <w:sz w:val="22"/>
          <w:szCs w:val="22"/>
        </w:rPr>
        <w:t xml:space="preserve">In May 2020, a box of surgical mask costs $12, and there were 100K boxes sold nationwide in a day on average. In May 2024, a box of surgical mask costs $10, and there were 20K boxes sold nationwide in a day on average. Comparing the prices and quantities of surgical masks in 2020 and in 2024, higher prices are coupled with higher quantities. Does this mean that the demand for surgical masks is upward sloping? Why or why not? </w:t>
      </w:r>
    </w:p>
    <w:p w14:paraId="05741ED5" w14:textId="77777777" w:rsidR="002F313D" w:rsidRDefault="002F313D" w:rsidP="002F313D">
      <w:pPr>
        <w:pStyle w:val="Default"/>
        <w:rPr>
          <w:rFonts w:ascii="Cambria" w:hAnsi="Cambria" w:cs="Times New Roman"/>
          <w:b/>
          <w:bCs/>
        </w:rPr>
      </w:pPr>
    </w:p>
    <w:p w14:paraId="373228F7" w14:textId="3EB3E494" w:rsidR="00611325" w:rsidRPr="00611325" w:rsidRDefault="00F635CA" w:rsidP="00611325">
      <w:pPr>
        <w:pStyle w:val="BodyText"/>
        <w:numPr>
          <w:ilvl w:val="0"/>
          <w:numId w:val="36"/>
        </w:numPr>
        <w:spacing w:before="77"/>
        <w:rPr>
          <w:rFonts w:ascii="Cambria" w:hAnsi="Cambria" w:cs="Times New Roman"/>
          <w:sz w:val="22"/>
          <w:szCs w:val="22"/>
        </w:rPr>
      </w:pPr>
      <w:r w:rsidRPr="00611325">
        <w:rPr>
          <w:rFonts w:ascii="Cambria" w:hAnsi="Cambria" w:cs="Times New Roman"/>
          <w:sz w:val="22"/>
          <w:szCs w:val="22"/>
        </w:rPr>
        <w:t>(</w:t>
      </w:r>
      <w:r w:rsidR="007F3045">
        <w:rPr>
          <w:rFonts w:ascii="Cambria" w:hAnsi="Cambria" w:cs="Times New Roman"/>
          <w:sz w:val="22"/>
          <w:szCs w:val="22"/>
        </w:rPr>
        <w:t>10</w:t>
      </w:r>
      <w:r w:rsidRPr="00611325">
        <w:rPr>
          <w:rFonts w:ascii="Cambria" w:hAnsi="Cambria" w:cs="Times New Roman"/>
          <w:sz w:val="22"/>
          <w:szCs w:val="22"/>
        </w:rPr>
        <w:t xml:space="preserve"> points) </w:t>
      </w:r>
      <w:r w:rsidR="00611325" w:rsidRPr="00611325">
        <w:rPr>
          <w:rFonts w:ascii="Cambria" w:hAnsi="Cambria" w:cs="Times New Roman"/>
          <w:sz w:val="22"/>
          <w:szCs w:val="22"/>
        </w:rPr>
        <w:t xml:space="preserve">The Government of Japan imposes a very high import duty on copper products from Chile, Peru and Australia. Who do you think would be the gainers and losers in Japan from such legislation?  </w:t>
      </w:r>
    </w:p>
    <w:p w14:paraId="53BD21C2" w14:textId="77777777" w:rsidR="00611325" w:rsidRPr="00611325" w:rsidRDefault="00611325" w:rsidP="00611325">
      <w:pPr>
        <w:pStyle w:val="BodyText"/>
        <w:tabs>
          <w:tab w:val="left" w:pos="513"/>
        </w:tabs>
        <w:spacing w:line="249" w:lineRule="auto"/>
        <w:ind w:left="512" w:right="382"/>
        <w:rPr>
          <w:rFonts w:ascii="Cambria" w:hAnsi="Cambria" w:cs="Times New Roman"/>
          <w:color w:val="FF0000"/>
          <w:sz w:val="22"/>
          <w:szCs w:val="22"/>
        </w:rPr>
      </w:pPr>
    </w:p>
    <w:p w14:paraId="0CAEDD5B" w14:textId="4ED32771" w:rsidR="00F86D8C" w:rsidRDefault="00F635CA" w:rsidP="00F03EAB">
      <w:pPr>
        <w:pStyle w:val="Default"/>
        <w:numPr>
          <w:ilvl w:val="0"/>
          <w:numId w:val="36"/>
        </w:numPr>
        <w:spacing w:after="240" w:line="276" w:lineRule="auto"/>
        <w:rPr>
          <w:rFonts w:ascii="Cambria" w:hAnsi="Cambria" w:cs="Times New Roman"/>
          <w:sz w:val="22"/>
          <w:szCs w:val="22"/>
        </w:rPr>
      </w:pPr>
      <w:r w:rsidRPr="00611325">
        <w:rPr>
          <w:rFonts w:ascii="Cambria" w:eastAsia="Times New Roman" w:hAnsi="Cambria" w:cs="Times New Roman"/>
          <w:sz w:val="22"/>
          <w:szCs w:val="22"/>
        </w:rPr>
        <w:t>(</w:t>
      </w:r>
      <w:r w:rsidR="007F3045">
        <w:rPr>
          <w:rFonts w:ascii="Cambria" w:eastAsia="Times New Roman" w:hAnsi="Cambria" w:cs="Times New Roman"/>
          <w:sz w:val="22"/>
          <w:szCs w:val="22"/>
        </w:rPr>
        <w:t>10</w:t>
      </w:r>
      <w:r w:rsidRPr="00611325">
        <w:rPr>
          <w:rFonts w:ascii="Cambria" w:eastAsia="Times New Roman" w:hAnsi="Cambria" w:cs="Times New Roman"/>
          <w:sz w:val="22"/>
          <w:szCs w:val="22"/>
        </w:rPr>
        <w:t xml:space="preserve"> points) </w:t>
      </w:r>
      <w:r w:rsidR="00235FE7">
        <w:rPr>
          <w:rFonts w:ascii="Cambria" w:hAnsi="Cambria" w:cs="Times New Roman"/>
          <w:sz w:val="22"/>
          <w:szCs w:val="22"/>
        </w:rPr>
        <w:t>The state of Connecticut is considering imposing a tax on carbon emissions. What kind of tax is it and what is its purpose? Under which conditions would the imposition of such a tax lead to an efficient outcome?</w:t>
      </w:r>
    </w:p>
    <w:p w14:paraId="2636066B" w14:textId="77777777" w:rsidR="00D0050A" w:rsidRDefault="00D0050A" w:rsidP="00D0050A">
      <w:pPr>
        <w:pStyle w:val="ListParagraph"/>
        <w:rPr>
          <w:rFonts w:ascii="Cambria" w:hAnsi="Cambria" w:cs="Times New Roman"/>
        </w:rPr>
      </w:pPr>
    </w:p>
    <w:p w14:paraId="01A0FEA8" w14:textId="77777777" w:rsidR="00D0050A" w:rsidRDefault="00D0050A" w:rsidP="00D0050A">
      <w:pPr>
        <w:pStyle w:val="Default"/>
        <w:spacing w:after="240" w:line="276" w:lineRule="auto"/>
        <w:rPr>
          <w:rFonts w:ascii="Cambria" w:hAnsi="Cambria" w:cs="Times New Roman"/>
          <w:sz w:val="22"/>
          <w:szCs w:val="22"/>
        </w:rPr>
      </w:pPr>
    </w:p>
    <w:p w14:paraId="185626F6" w14:textId="5374C82F" w:rsidR="00D0050A" w:rsidRPr="00076FC5" w:rsidRDefault="00D0050A" w:rsidP="00D0050A">
      <w:pPr>
        <w:pStyle w:val="Default"/>
        <w:numPr>
          <w:ilvl w:val="0"/>
          <w:numId w:val="36"/>
        </w:numPr>
        <w:rPr>
          <w:rFonts w:ascii="Cambria" w:hAnsi="Cambria"/>
          <w:bCs/>
          <w:sz w:val="22"/>
          <w:szCs w:val="22"/>
        </w:rPr>
      </w:pPr>
      <w:r w:rsidRPr="00611325">
        <w:rPr>
          <w:rFonts w:ascii="Cambria" w:eastAsia="Times New Roman" w:hAnsi="Cambria" w:cs="Times New Roman"/>
          <w:sz w:val="22"/>
          <w:szCs w:val="22"/>
        </w:rPr>
        <w:t>(</w:t>
      </w:r>
      <w:r w:rsidR="005A2CD7">
        <w:rPr>
          <w:rFonts w:ascii="Cambria" w:eastAsia="Times New Roman" w:hAnsi="Cambria" w:cs="Times New Roman"/>
          <w:sz w:val="22"/>
          <w:szCs w:val="22"/>
        </w:rPr>
        <w:t>10</w:t>
      </w:r>
      <w:r w:rsidRPr="00611325">
        <w:rPr>
          <w:rFonts w:ascii="Cambria" w:eastAsia="Times New Roman" w:hAnsi="Cambria" w:cs="Times New Roman"/>
          <w:sz w:val="22"/>
          <w:szCs w:val="22"/>
        </w:rPr>
        <w:t xml:space="preserve"> points) </w:t>
      </w:r>
      <w:r w:rsidRPr="00076FC5">
        <w:rPr>
          <w:rFonts w:ascii="Cambria" w:hAnsi="Cambria"/>
          <w:bCs/>
          <w:sz w:val="22"/>
          <w:szCs w:val="22"/>
        </w:rPr>
        <w:t xml:space="preserve">In the guessing game we played in the class, each player guesses an </w:t>
      </w:r>
      <w:r w:rsidRPr="00076FC5">
        <w:rPr>
          <w:rFonts w:ascii="Cambria" w:hAnsi="Cambria"/>
          <w:bCs/>
          <w:sz w:val="22"/>
          <w:szCs w:val="22"/>
          <w:u w:val="single"/>
        </w:rPr>
        <w:t>integer</w:t>
      </w:r>
      <w:r w:rsidRPr="00076FC5">
        <w:rPr>
          <w:rFonts w:ascii="Cambria" w:hAnsi="Cambria"/>
          <w:bCs/>
          <w:sz w:val="22"/>
          <w:szCs w:val="22"/>
        </w:rPr>
        <w:t xml:space="preserve"> between 1 and 100, with the target number being 2/3 of the average of all guesses. The players whose guesses were closest to the target number were the winners, and each winner received a reward of $10.</w:t>
      </w:r>
    </w:p>
    <w:p w14:paraId="3C215A20" w14:textId="77777777" w:rsidR="00D0050A" w:rsidRPr="00076FC5" w:rsidRDefault="00D0050A" w:rsidP="00D0050A">
      <w:pPr>
        <w:pStyle w:val="Default"/>
        <w:rPr>
          <w:rFonts w:ascii="Cambria" w:hAnsi="Cambria"/>
          <w:bCs/>
          <w:sz w:val="22"/>
          <w:szCs w:val="22"/>
        </w:rPr>
      </w:pPr>
    </w:p>
    <w:p w14:paraId="668B49CA" w14:textId="77777777" w:rsidR="00D0050A" w:rsidRPr="00076FC5" w:rsidRDefault="00D0050A" w:rsidP="00113165">
      <w:pPr>
        <w:pStyle w:val="Default"/>
        <w:ind w:left="417" w:firstLine="417"/>
        <w:rPr>
          <w:rFonts w:ascii="Cambria" w:hAnsi="Cambria"/>
          <w:bCs/>
          <w:sz w:val="22"/>
          <w:szCs w:val="22"/>
        </w:rPr>
      </w:pPr>
      <w:r w:rsidRPr="00076FC5">
        <w:rPr>
          <w:rFonts w:ascii="Cambria" w:hAnsi="Cambria"/>
          <w:bCs/>
          <w:sz w:val="22"/>
          <w:szCs w:val="22"/>
        </w:rPr>
        <w:t>Now, let’s make TWO changes:</w:t>
      </w:r>
    </w:p>
    <w:p w14:paraId="089AA98C" w14:textId="77777777" w:rsidR="00D0050A" w:rsidRPr="00076FC5" w:rsidRDefault="00D0050A" w:rsidP="00D0050A">
      <w:pPr>
        <w:pStyle w:val="Default"/>
        <w:numPr>
          <w:ilvl w:val="0"/>
          <w:numId w:val="42"/>
        </w:numPr>
        <w:rPr>
          <w:rFonts w:ascii="Cambria" w:hAnsi="Cambria"/>
          <w:bCs/>
          <w:sz w:val="22"/>
          <w:szCs w:val="22"/>
        </w:rPr>
      </w:pPr>
      <w:r w:rsidRPr="00076FC5">
        <w:rPr>
          <w:rFonts w:ascii="Cambria" w:hAnsi="Cambria"/>
          <w:bCs/>
          <w:sz w:val="22"/>
          <w:szCs w:val="22"/>
        </w:rPr>
        <w:t xml:space="preserve">The target number is now </w:t>
      </w:r>
      <w:r w:rsidRPr="00076FC5">
        <w:rPr>
          <w:rFonts w:ascii="Cambria" w:hAnsi="Cambria"/>
          <w:b/>
          <w:sz w:val="22"/>
          <w:szCs w:val="22"/>
        </w:rPr>
        <w:t>the average</w:t>
      </w:r>
      <w:r w:rsidRPr="00076FC5">
        <w:rPr>
          <w:rFonts w:ascii="Cambria" w:hAnsi="Cambria"/>
          <w:bCs/>
          <w:sz w:val="22"/>
          <w:szCs w:val="22"/>
        </w:rPr>
        <w:t xml:space="preserve"> of all the guesses (instead of 2/3 of the average).</w:t>
      </w:r>
    </w:p>
    <w:p w14:paraId="30670733" w14:textId="77777777" w:rsidR="00D0050A" w:rsidRPr="00076FC5" w:rsidRDefault="00D0050A" w:rsidP="00D0050A">
      <w:pPr>
        <w:pStyle w:val="Default"/>
        <w:numPr>
          <w:ilvl w:val="0"/>
          <w:numId w:val="42"/>
        </w:numPr>
        <w:rPr>
          <w:rFonts w:ascii="Cambria" w:hAnsi="Cambria"/>
          <w:bCs/>
          <w:sz w:val="22"/>
          <w:szCs w:val="22"/>
        </w:rPr>
      </w:pPr>
      <w:r w:rsidRPr="00076FC5">
        <w:rPr>
          <w:rFonts w:ascii="Cambria" w:hAnsi="Cambria"/>
          <w:bCs/>
          <w:sz w:val="22"/>
          <w:szCs w:val="22"/>
        </w:rPr>
        <w:t>If there is more than one winner, they will split the reward of $10 equally.</w:t>
      </w:r>
    </w:p>
    <w:p w14:paraId="7B8BF0DD" w14:textId="77777777" w:rsidR="00D0050A" w:rsidRPr="00076FC5" w:rsidRDefault="00D0050A" w:rsidP="00113165">
      <w:pPr>
        <w:pStyle w:val="Default"/>
        <w:ind w:left="720"/>
        <w:rPr>
          <w:rFonts w:ascii="Cambria" w:hAnsi="Cambria"/>
          <w:bCs/>
          <w:sz w:val="22"/>
          <w:szCs w:val="22"/>
        </w:rPr>
      </w:pPr>
      <w:r w:rsidRPr="00076FC5">
        <w:rPr>
          <w:rFonts w:ascii="Cambria" w:hAnsi="Cambria"/>
          <w:bCs/>
          <w:sz w:val="22"/>
          <w:szCs w:val="22"/>
        </w:rPr>
        <w:br/>
        <w:t>Assume there are at least three players in the game, and that each player aims to maximize their own reward. What are the Nash Equilibria of this new guessing game?</w:t>
      </w:r>
    </w:p>
    <w:p w14:paraId="4257326B" w14:textId="77777777" w:rsidR="00D0050A" w:rsidRDefault="00D0050A" w:rsidP="00D0050A">
      <w:pPr>
        <w:pStyle w:val="Default"/>
        <w:spacing w:after="240" w:line="276" w:lineRule="auto"/>
        <w:ind w:left="872"/>
        <w:rPr>
          <w:rFonts w:ascii="Cambria" w:hAnsi="Cambria" w:cs="Times New Roman"/>
          <w:sz w:val="22"/>
          <w:szCs w:val="22"/>
        </w:rPr>
      </w:pPr>
    </w:p>
    <w:p w14:paraId="17543FB8" w14:textId="423083B2" w:rsidR="00FE01E6" w:rsidRPr="004A36AA" w:rsidRDefault="00E44894" w:rsidP="00895716">
      <w:pPr>
        <w:pStyle w:val="Default"/>
        <w:spacing w:line="276" w:lineRule="auto"/>
        <w:rPr>
          <w:rFonts w:ascii="Cambria" w:hAnsi="Cambria" w:cs="Times New Roman"/>
          <w:b/>
          <w:bCs/>
          <w:sz w:val="22"/>
          <w:szCs w:val="22"/>
          <w:u w:val="single"/>
        </w:rPr>
      </w:pPr>
      <w:r w:rsidRPr="004A36AA">
        <w:rPr>
          <w:rFonts w:ascii="Cambria" w:hAnsi="Cambria" w:cs="Times New Roman"/>
          <w:b/>
          <w:bCs/>
          <w:sz w:val="22"/>
          <w:szCs w:val="22"/>
          <w:u w:val="single"/>
        </w:rPr>
        <w:t xml:space="preserve">Section II: </w:t>
      </w:r>
      <w:r w:rsidR="00F11A93" w:rsidRPr="004A36AA">
        <w:rPr>
          <w:rFonts w:ascii="Cambria" w:hAnsi="Cambria" w:cs="Times New Roman"/>
          <w:b/>
          <w:bCs/>
          <w:sz w:val="22"/>
          <w:szCs w:val="22"/>
          <w:u w:val="single"/>
        </w:rPr>
        <w:t xml:space="preserve">LONG </w:t>
      </w:r>
      <w:r w:rsidR="00103601" w:rsidRPr="004A36AA">
        <w:rPr>
          <w:rFonts w:ascii="Cambria" w:hAnsi="Cambria" w:cs="Times New Roman"/>
          <w:b/>
          <w:bCs/>
          <w:sz w:val="22"/>
          <w:szCs w:val="22"/>
          <w:u w:val="single"/>
        </w:rPr>
        <w:t>PROBLEMS</w:t>
      </w:r>
      <w:r w:rsidR="00E04707" w:rsidRPr="004A36AA">
        <w:rPr>
          <w:rFonts w:ascii="Cambria" w:hAnsi="Cambria" w:cs="Times New Roman"/>
          <w:b/>
          <w:bCs/>
          <w:sz w:val="22"/>
          <w:szCs w:val="22"/>
          <w:u w:val="single"/>
        </w:rPr>
        <w:t xml:space="preserve"> (</w:t>
      </w:r>
      <w:r w:rsidR="00F11A93" w:rsidRPr="004A36AA">
        <w:rPr>
          <w:rFonts w:ascii="Cambria" w:hAnsi="Cambria" w:cs="Times New Roman"/>
          <w:b/>
          <w:bCs/>
          <w:sz w:val="22"/>
          <w:szCs w:val="22"/>
          <w:u w:val="single"/>
        </w:rPr>
        <w:t>1</w:t>
      </w:r>
      <w:r w:rsidR="005A2CD7">
        <w:rPr>
          <w:rFonts w:ascii="Cambria" w:hAnsi="Cambria" w:cs="Times New Roman"/>
          <w:b/>
          <w:bCs/>
          <w:sz w:val="22"/>
          <w:szCs w:val="22"/>
          <w:u w:val="single"/>
        </w:rPr>
        <w:t>00</w:t>
      </w:r>
      <w:r w:rsidR="00E04707" w:rsidRPr="004A36AA">
        <w:rPr>
          <w:rFonts w:ascii="Cambria" w:hAnsi="Cambria" w:cs="Times New Roman"/>
          <w:b/>
          <w:bCs/>
          <w:sz w:val="22"/>
          <w:szCs w:val="22"/>
          <w:u w:val="single"/>
        </w:rPr>
        <w:t xml:space="preserve"> points)</w:t>
      </w:r>
    </w:p>
    <w:p w14:paraId="3A09722A" w14:textId="533AD8D4" w:rsidR="00103601" w:rsidRPr="0060568E" w:rsidRDefault="00103601" w:rsidP="00895716">
      <w:pPr>
        <w:pStyle w:val="Default"/>
        <w:spacing w:line="276" w:lineRule="auto"/>
        <w:rPr>
          <w:rFonts w:ascii="Cambria" w:hAnsi="Cambria" w:cs="Times New Roman"/>
          <w:sz w:val="22"/>
          <w:szCs w:val="22"/>
        </w:rPr>
      </w:pPr>
    </w:p>
    <w:p w14:paraId="73EFC04E" w14:textId="77777777" w:rsidR="00076FC5" w:rsidRPr="00421174" w:rsidRDefault="00076FC5" w:rsidP="00076FC5">
      <w:pPr>
        <w:pStyle w:val="Default"/>
        <w:rPr>
          <w:rFonts w:ascii="Cambria" w:hAnsi="Cambria" w:cs="Times New Roman"/>
          <w:b/>
          <w:bCs/>
          <w:sz w:val="22"/>
          <w:szCs w:val="22"/>
          <w:u w:val="single"/>
        </w:rPr>
      </w:pPr>
      <w:r w:rsidRPr="00421174">
        <w:rPr>
          <w:rFonts w:ascii="Cambria" w:hAnsi="Cambria" w:cs="Times New Roman"/>
          <w:b/>
          <w:bCs/>
          <w:sz w:val="22"/>
          <w:szCs w:val="22"/>
          <w:u w:val="single"/>
        </w:rPr>
        <w:t>Problem 1 (</w:t>
      </w:r>
      <w:r>
        <w:rPr>
          <w:rFonts w:ascii="Cambria" w:hAnsi="Cambria" w:cs="Times New Roman"/>
          <w:b/>
          <w:bCs/>
          <w:sz w:val="22"/>
          <w:szCs w:val="22"/>
          <w:u w:val="single"/>
        </w:rPr>
        <w:t>20</w:t>
      </w:r>
      <w:r w:rsidRPr="00421174">
        <w:rPr>
          <w:rFonts w:ascii="Cambria" w:hAnsi="Cambria" w:cs="Times New Roman"/>
          <w:b/>
          <w:bCs/>
          <w:sz w:val="22"/>
          <w:szCs w:val="22"/>
          <w:u w:val="single"/>
        </w:rPr>
        <w:t xml:space="preserve"> points)</w:t>
      </w:r>
    </w:p>
    <w:p w14:paraId="4FB15676" w14:textId="77777777" w:rsidR="00076FC5" w:rsidRDefault="00076FC5" w:rsidP="00076FC5">
      <w:pPr>
        <w:pStyle w:val="Default"/>
        <w:rPr>
          <w:rFonts w:ascii="Cambria" w:hAnsi="Cambria" w:cs="Times New Roman"/>
          <w:sz w:val="22"/>
          <w:szCs w:val="22"/>
        </w:rPr>
      </w:pPr>
    </w:p>
    <w:p w14:paraId="614EDCE2" w14:textId="77777777" w:rsidR="00076FC5" w:rsidRDefault="00076FC5" w:rsidP="00076FC5">
      <w:pPr>
        <w:pStyle w:val="Default"/>
        <w:rPr>
          <w:rFonts w:ascii="Cambria" w:hAnsi="Cambria" w:cs="Times New Roman"/>
          <w:sz w:val="22"/>
          <w:szCs w:val="22"/>
        </w:rPr>
      </w:pPr>
      <w:r>
        <w:rPr>
          <w:rFonts w:ascii="Cambria" w:hAnsi="Cambria" w:cs="Times New Roman"/>
          <w:sz w:val="22"/>
          <w:szCs w:val="22"/>
        </w:rPr>
        <w:t xml:space="preserve">From the second quarter of 2020 to the fourth quarter of 2022, the median home sales price went up by 48%. This question explores a possible explanation for the rising cost of single-family houses. </w:t>
      </w:r>
    </w:p>
    <w:p w14:paraId="297CB926" w14:textId="77777777" w:rsidR="00076FC5" w:rsidRDefault="00076FC5" w:rsidP="00076FC5">
      <w:pPr>
        <w:pStyle w:val="Default"/>
        <w:rPr>
          <w:rFonts w:ascii="Cambria" w:hAnsi="Cambria" w:cs="Times New Roman"/>
          <w:sz w:val="22"/>
          <w:szCs w:val="22"/>
        </w:rPr>
      </w:pPr>
    </w:p>
    <w:p w14:paraId="30D7A1A0" w14:textId="77777777" w:rsidR="00076FC5" w:rsidRDefault="00076FC5" w:rsidP="00076FC5">
      <w:pPr>
        <w:pStyle w:val="Default"/>
        <w:rPr>
          <w:rFonts w:ascii="Cambria" w:hAnsi="Cambria" w:cs="Times New Roman"/>
          <w:sz w:val="22"/>
          <w:szCs w:val="22"/>
        </w:rPr>
      </w:pPr>
      <w:r>
        <w:rPr>
          <w:rFonts w:ascii="Cambria" w:hAnsi="Cambria" w:cs="Times New Roman"/>
          <w:sz w:val="22"/>
          <w:szCs w:val="22"/>
        </w:rPr>
        <w:t>Suppose that, in 2020, the demand for houses was:</w:t>
      </w:r>
    </w:p>
    <w:p w14:paraId="5B604127" w14:textId="77777777" w:rsidR="00076FC5" w:rsidRPr="006E4853" w:rsidRDefault="00000000" w:rsidP="00076FC5">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D</m:t>
              </m:r>
            </m:sub>
          </m:sSub>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=150-100p</m:t>
          </m:r>
        </m:oMath>
      </m:oMathPara>
    </w:p>
    <w:p w14:paraId="16B060B1" w14:textId="77777777" w:rsidR="00076FC5" w:rsidRDefault="00076FC5" w:rsidP="00076FC5">
      <w:pPr>
        <w:pStyle w:val="Default"/>
        <w:rPr>
          <w:rFonts w:ascii="Cambria" w:hAnsi="Cambria" w:cs="Times New Roman"/>
          <w:sz w:val="22"/>
          <w:szCs w:val="22"/>
        </w:rPr>
      </w:pPr>
      <w:r>
        <w:rPr>
          <w:rFonts w:ascii="Cambria" w:hAnsi="Cambria" w:cs="Times New Roman"/>
          <w:sz w:val="22"/>
          <w:szCs w:val="22"/>
        </w:rPr>
        <w:t xml:space="preserve">Meanwhile, the supply of houses in 2020 was: </w:t>
      </w:r>
    </w:p>
    <w:p w14:paraId="077A32E2" w14:textId="77777777" w:rsidR="00076FC5" w:rsidRPr="006E4853" w:rsidRDefault="00000000" w:rsidP="00076FC5">
      <w:pPr>
        <w:pStyle w:val="Default"/>
        <w:rPr>
          <w:rFonts w:ascii="Cambria" w:hAnsi="Cambria" w:cs="Times New Roman"/>
          <w:sz w:val="22"/>
          <w:szCs w:val="22"/>
        </w:rPr>
      </w:pPr>
      <m:oMathPara>
        <m:oMath>
          <m:sSubSup>
            <m:sSubSupPr>
              <m:ctrlPr>
                <w:rPr>
                  <w:rFonts w:ascii="Cambria Math" w:hAnsi="Cambria Math" w:cs="Times New Roman"/>
                  <w:i/>
                  <w:sz w:val="22"/>
                  <w:szCs w:val="22"/>
                </w:rPr>
              </m:ctrlPr>
            </m:sSubSupPr>
            <m:e>
              <m:r>
                <w:rPr>
                  <w:rFonts w:ascii="Cambria Math" w:hAnsi="Cambria Math" w:cs="Times New Roman"/>
                  <w:sz w:val="22"/>
                  <w:szCs w:val="22"/>
                </w:rPr>
                <m:t>Q</m:t>
              </m:r>
            </m:e>
            <m:sub>
              <m:r>
                <w:rPr>
                  <w:rFonts w:ascii="Cambria Math" w:hAnsi="Cambria Math" w:cs="Times New Roman"/>
                  <w:sz w:val="22"/>
                  <w:szCs w:val="22"/>
                </w:rPr>
                <m:t>S</m:t>
              </m:r>
            </m:sub>
            <m:sup/>
          </m:sSubSup>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=50p.</m:t>
          </m:r>
        </m:oMath>
      </m:oMathPara>
    </w:p>
    <w:p w14:paraId="75FEADA3" w14:textId="77777777" w:rsidR="00076FC5" w:rsidRDefault="00076FC5" w:rsidP="00076FC5">
      <w:pPr>
        <w:pStyle w:val="Default"/>
        <w:rPr>
          <w:rFonts w:ascii="Cambria" w:hAnsi="Cambria" w:cs="Times New Roman"/>
          <w:sz w:val="22"/>
          <w:szCs w:val="22"/>
        </w:rPr>
      </w:pPr>
    </w:p>
    <w:p w14:paraId="4658467E" w14:textId="5690FAC9" w:rsidR="00076FC5" w:rsidRPr="006E4853" w:rsidRDefault="00076FC5" w:rsidP="00076FC5">
      <w:pPr>
        <w:pStyle w:val="Default"/>
        <w:numPr>
          <w:ilvl w:val="0"/>
          <w:numId w:val="27"/>
        </w:numPr>
        <w:rPr>
          <w:rFonts w:ascii="Cambria" w:hAnsi="Cambria" w:cs="Times New Roman"/>
          <w:sz w:val="22"/>
          <w:szCs w:val="22"/>
        </w:rPr>
      </w:pPr>
      <w:r>
        <w:rPr>
          <w:rFonts w:ascii="Cambria" w:hAnsi="Cambria" w:cs="Times New Roman"/>
          <w:sz w:val="22"/>
          <w:szCs w:val="22"/>
        </w:rPr>
        <w:t>(</w:t>
      </w:r>
      <w:ins w:id="0" w:author="Biasi, Barbara" w:date="2024-10-09T09:59:00Z" w16du:dateUtc="2024-10-09T13:59:00Z">
        <w:r w:rsidR="006B43F1">
          <w:rPr>
            <w:rFonts w:ascii="Cambria" w:hAnsi="Cambria" w:cs="Times New Roman"/>
            <w:sz w:val="22"/>
            <w:szCs w:val="22"/>
          </w:rPr>
          <w:t>3</w:t>
        </w:r>
      </w:ins>
      <w:del w:id="1" w:author="Biasi, Barbara" w:date="2024-10-09T09:59:00Z" w16du:dateUtc="2024-10-09T13:59:00Z">
        <w:r w:rsidDel="006B43F1">
          <w:rPr>
            <w:rFonts w:ascii="Cambria" w:hAnsi="Cambria" w:cs="Times New Roman"/>
            <w:sz w:val="22"/>
            <w:szCs w:val="22"/>
          </w:rPr>
          <w:delText>2</w:delText>
        </w:r>
      </w:del>
      <w:r>
        <w:rPr>
          <w:rFonts w:ascii="Cambria" w:hAnsi="Cambria" w:cs="Times New Roman"/>
          <w:sz w:val="22"/>
          <w:szCs w:val="22"/>
        </w:rPr>
        <w:t xml:space="preserve"> points) What is the equilibrium price and quantity of the housing market in 2020?</w:t>
      </w:r>
    </w:p>
    <w:p w14:paraId="4395286A" w14:textId="77777777" w:rsidR="00076FC5" w:rsidRDefault="00076FC5" w:rsidP="00076FC5">
      <w:pPr>
        <w:pStyle w:val="Default"/>
        <w:rPr>
          <w:rFonts w:ascii="Cambria" w:hAnsi="Cambria" w:cs="Times New Roman"/>
          <w:sz w:val="22"/>
          <w:szCs w:val="22"/>
        </w:rPr>
      </w:pPr>
    </w:p>
    <w:p w14:paraId="3E6783E5" w14:textId="77777777" w:rsidR="00076FC5" w:rsidRDefault="00076FC5" w:rsidP="00076FC5">
      <w:pPr>
        <w:pStyle w:val="Default"/>
        <w:rPr>
          <w:rFonts w:ascii="Cambria" w:hAnsi="Cambria" w:cs="Times New Roman"/>
          <w:color w:val="000000" w:themeColor="text1"/>
          <w:sz w:val="22"/>
          <w:szCs w:val="22"/>
        </w:rPr>
      </w:pPr>
      <w:r>
        <w:rPr>
          <w:rFonts w:ascii="Cambria" w:hAnsi="Cambria" w:cs="Times New Roman"/>
          <w:color w:val="000000" w:themeColor="text1"/>
          <w:sz w:val="22"/>
          <w:szCs w:val="22"/>
        </w:rPr>
        <w:t xml:space="preserve">In 2020, people started to spend a lot more time at home because of Covid. Therefore, many people wanted to scale up their houses. Moreover, the booming stock market gave a lot of cash to individual investors, causing them to have higher willingness to pay. This leads to an increase in demand. Suppose that the demand for houses in 2022 became: </w:t>
      </w:r>
    </w:p>
    <w:p w14:paraId="243BB06D" w14:textId="77777777" w:rsidR="00076FC5" w:rsidRPr="006E4853" w:rsidRDefault="00000000" w:rsidP="00076FC5">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D</m:t>
              </m:r>
            </m:sub>
          </m:sSub>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=300-50p</m:t>
          </m:r>
        </m:oMath>
      </m:oMathPara>
    </w:p>
    <w:p w14:paraId="20EBFCF9" w14:textId="77777777" w:rsidR="00076FC5" w:rsidRDefault="00076FC5" w:rsidP="00076FC5">
      <w:pPr>
        <w:pStyle w:val="Default"/>
        <w:rPr>
          <w:rFonts w:ascii="Cambria" w:hAnsi="Cambria" w:cs="Times New Roman"/>
          <w:sz w:val="22"/>
          <w:szCs w:val="22"/>
        </w:rPr>
      </w:pPr>
    </w:p>
    <w:p w14:paraId="185498DA" w14:textId="0F40A68D" w:rsidR="00076FC5" w:rsidRDefault="00076FC5" w:rsidP="00076FC5">
      <w:pPr>
        <w:pStyle w:val="Default"/>
        <w:numPr>
          <w:ilvl w:val="0"/>
          <w:numId w:val="27"/>
        </w:numPr>
        <w:rPr>
          <w:rFonts w:ascii="Cambria" w:hAnsi="Cambria" w:cs="Times New Roman"/>
          <w:sz w:val="22"/>
          <w:szCs w:val="22"/>
        </w:rPr>
      </w:pPr>
      <w:r>
        <w:rPr>
          <w:rFonts w:ascii="Cambria" w:hAnsi="Cambria" w:cs="Times New Roman"/>
          <w:sz w:val="22"/>
          <w:szCs w:val="22"/>
        </w:rPr>
        <w:t>(</w:t>
      </w:r>
      <w:ins w:id="2" w:author="Biasi, Barbara" w:date="2024-10-09T09:59:00Z" w16du:dateUtc="2024-10-09T13:59:00Z">
        <w:r w:rsidR="006B43F1">
          <w:rPr>
            <w:rFonts w:ascii="Cambria" w:hAnsi="Cambria" w:cs="Times New Roman"/>
            <w:sz w:val="22"/>
            <w:szCs w:val="22"/>
          </w:rPr>
          <w:t>3</w:t>
        </w:r>
      </w:ins>
      <w:del w:id="3" w:author="Biasi, Barbara" w:date="2024-10-09T09:59:00Z" w16du:dateUtc="2024-10-09T13:59:00Z">
        <w:r w:rsidDel="006B43F1">
          <w:rPr>
            <w:rFonts w:ascii="Cambria" w:hAnsi="Cambria" w:cs="Times New Roman"/>
            <w:sz w:val="22"/>
            <w:szCs w:val="22"/>
          </w:rPr>
          <w:delText>2</w:delText>
        </w:r>
      </w:del>
      <w:r>
        <w:rPr>
          <w:rFonts w:ascii="Cambria" w:hAnsi="Cambria" w:cs="Times New Roman"/>
          <w:sz w:val="22"/>
          <w:szCs w:val="22"/>
        </w:rPr>
        <w:t xml:space="preserve"> points) What would the equilibrium price and quantity be if the supply had stayed the same? </w:t>
      </w:r>
    </w:p>
    <w:p w14:paraId="0078A61C" w14:textId="77777777" w:rsidR="00076FC5" w:rsidRDefault="00076FC5" w:rsidP="00076FC5">
      <w:pPr>
        <w:pStyle w:val="Default"/>
        <w:rPr>
          <w:rFonts w:ascii="Cambria" w:hAnsi="Cambria" w:cs="Times New Roman"/>
          <w:sz w:val="22"/>
          <w:szCs w:val="22"/>
        </w:rPr>
      </w:pPr>
      <w:r>
        <w:rPr>
          <w:rFonts w:ascii="Cambria" w:hAnsi="Cambria" w:cs="Times New Roman"/>
          <w:sz w:val="22"/>
          <w:szCs w:val="22"/>
        </w:rPr>
        <w:br/>
        <w:t xml:space="preserve">Moreover, the supply chain problem made it difficult and more costly for new constructions to gather materials. Social distancing and other Covid prevention measures also made any in-person work in the construction process (e.g., wiring, plumbing, and application of permits </w:t>
      </w:r>
      <w:proofErr w:type="spellStart"/>
      <w:r>
        <w:rPr>
          <w:rFonts w:ascii="Cambria" w:hAnsi="Cambria" w:cs="Times New Roman"/>
          <w:sz w:val="22"/>
          <w:szCs w:val="22"/>
        </w:rPr>
        <w:t>etc</w:t>
      </w:r>
      <w:proofErr w:type="spellEnd"/>
      <w:r>
        <w:rPr>
          <w:rFonts w:ascii="Cambria" w:hAnsi="Cambria" w:cs="Times New Roman"/>
          <w:sz w:val="22"/>
          <w:szCs w:val="22"/>
        </w:rPr>
        <w:t xml:space="preserve">) difficult. These caused the supply to decrease. Suppose that the supply in 2022 became:  </w:t>
      </w:r>
    </w:p>
    <w:p w14:paraId="2F893B84" w14:textId="77777777" w:rsidR="00076FC5" w:rsidRPr="006E4853" w:rsidRDefault="00000000" w:rsidP="00076FC5">
      <w:pPr>
        <w:pStyle w:val="Default"/>
        <w:rPr>
          <w:rFonts w:ascii="Cambria" w:hAnsi="Cambria" w:cs="Times New Roman"/>
          <w:sz w:val="22"/>
          <w:szCs w:val="22"/>
        </w:rPr>
      </w:pPr>
      <m:oMathPara>
        <m:oMath>
          <m:sSubSup>
            <m:sSubSupPr>
              <m:ctrlPr>
                <w:rPr>
                  <w:rFonts w:ascii="Cambria Math" w:hAnsi="Cambria Math" w:cs="Times New Roman"/>
                  <w:i/>
                  <w:sz w:val="22"/>
                  <w:szCs w:val="22"/>
                </w:rPr>
              </m:ctrlPr>
            </m:sSubSupPr>
            <m:e>
              <m:r>
                <w:rPr>
                  <w:rFonts w:ascii="Cambria Math" w:hAnsi="Cambria Math" w:cs="Times New Roman"/>
                  <w:sz w:val="22"/>
                  <w:szCs w:val="22"/>
                </w:rPr>
                <m:t>Q</m:t>
              </m:r>
            </m:e>
            <m:sub>
              <m:r>
                <w:rPr>
                  <w:rFonts w:ascii="Cambria Math" w:hAnsi="Cambria Math" w:cs="Times New Roman"/>
                  <w:sz w:val="22"/>
                  <w:szCs w:val="22"/>
                </w:rPr>
                <m:t>S</m:t>
              </m:r>
            </m:sub>
            <m:sup/>
          </m:sSubSup>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=10p.</m:t>
          </m:r>
        </m:oMath>
      </m:oMathPara>
    </w:p>
    <w:p w14:paraId="3EBD0B66" w14:textId="77777777" w:rsidR="00076FC5" w:rsidRPr="00697FBE" w:rsidRDefault="00076FC5" w:rsidP="00076FC5">
      <w:pPr>
        <w:pStyle w:val="Default"/>
        <w:rPr>
          <w:rFonts w:ascii="Cambria" w:hAnsi="Cambria" w:cs="Times New Roman"/>
          <w:sz w:val="22"/>
          <w:szCs w:val="22"/>
        </w:rPr>
      </w:pPr>
      <w:r>
        <w:rPr>
          <w:rFonts w:ascii="Cambria" w:hAnsi="Cambria" w:cs="Times New Roman"/>
          <w:sz w:val="22"/>
          <w:szCs w:val="22"/>
        </w:rPr>
        <w:br/>
      </w:r>
      <w:r>
        <w:rPr>
          <w:rFonts w:ascii="Cambria" w:hAnsi="Cambria" w:cs="Times New Roman"/>
          <w:sz w:val="22"/>
          <w:szCs w:val="22"/>
        </w:rPr>
        <w:br/>
      </w:r>
    </w:p>
    <w:p w14:paraId="756B223A" w14:textId="0F3DB912" w:rsidR="00076FC5" w:rsidRPr="00697FBE" w:rsidRDefault="00076FC5" w:rsidP="00076FC5">
      <w:pPr>
        <w:pStyle w:val="Default"/>
        <w:numPr>
          <w:ilvl w:val="0"/>
          <w:numId w:val="27"/>
        </w:numPr>
        <w:rPr>
          <w:rFonts w:ascii="Cambria" w:hAnsi="Cambria" w:cs="Times New Roman"/>
          <w:color w:val="000000" w:themeColor="text1"/>
          <w:sz w:val="22"/>
          <w:szCs w:val="22"/>
        </w:rPr>
      </w:pPr>
      <w:r w:rsidRPr="00697FBE">
        <w:rPr>
          <w:rFonts w:ascii="Cambria" w:hAnsi="Cambria" w:cs="Times New Roman"/>
          <w:color w:val="000000" w:themeColor="text1"/>
          <w:sz w:val="22"/>
          <w:szCs w:val="22"/>
        </w:rPr>
        <w:lastRenderedPageBreak/>
        <w:t>(</w:t>
      </w:r>
      <w:r>
        <w:rPr>
          <w:rFonts w:ascii="Cambria" w:hAnsi="Cambria" w:cs="Times New Roman"/>
          <w:color w:val="000000" w:themeColor="text1"/>
          <w:sz w:val="22"/>
          <w:szCs w:val="22"/>
        </w:rPr>
        <w:t>4</w:t>
      </w:r>
      <w:r w:rsidRPr="00697FBE">
        <w:rPr>
          <w:rFonts w:ascii="Cambria" w:hAnsi="Cambria" w:cs="Times New Roman"/>
          <w:color w:val="000000" w:themeColor="text1"/>
          <w:sz w:val="22"/>
          <w:szCs w:val="22"/>
        </w:rPr>
        <w:t xml:space="preserve"> points) What is the equilibrium price and quantity in 2022? </w:t>
      </w:r>
    </w:p>
    <w:p w14:paraId="2A0D0F52" w14:textId="77777777" w:rsidR="00076FC5" w:rsidRDefault="00076FC5" w:rsidP="00076FC5">
      <w:pPr>
        <w:pStyle w:val="Default"/>
        <w:rPr>
          <w:rFonts w:ascii="Cambria" w:hAnsi="Cambria" w:cs="Times New Roman"/>
          <w:color w:val="000000" w:themeColor="text1"/>
          <w:sz w:val="22"/>
          <w:szCs w:val="22"/>
        </w:rPr>
      </w:pPr>
      <w:r>
        <w:rPr>
          <w:rFonts w:ascii="Cambria" w:hAnsi="Cambria" w:cs="Times New Roman"/>
          <w:color w:val="000000" w:themeColor="text1"/>
          <w:sz w:val="22"/>
          <w:szCs w:val="22"/>
        </w:rPr>
        <w:br/>
        <w:t xml:space="preserve">To make housing more affordable, suppose that the government decides to provide subsidies to home buyers. </w:t>
      </w:r>
    </w:p>
    <w:p w14:paraId="52118731" w14:textId="77777777" w:rsidR="00076FC5" w:rsidRPr="00697FBE" w:rsidRDefault="00076FC5" w:rsidP="00076FC5">
      <w:pPr>
        <w:pStyle w:val="Default"/>
        <w:rPr>
          <w:rFonts w:ascii="Cambria" w:hAnsi="Cambria" w:cs="Times New Roman"/>
          <w:color w:val="000000" w:themeColor="text1"/>
          <w:sz w:val="22"/>
          <w:szCs w:val="22"/>
        </w:rPr>
      </w:pPr>
      <w:r>
        <w:rPr>
          <w:rFonts w:ascii="Cambria" w:hAnsi="Cambria" w:cs="Times New Roman"/>
          <w:color w:val="000000" w:themeColor="text1"/>
          <w:sz w:val="22"/>
          <w:szCs w:val="22"/>
        </w:rPr>
        <w:t xml:space="preserve">If there is a $1 per-unit subsidy to home buyers, what would the equilibrium price and quantity be? What is the total expenditure? What is the deadweight loss? </w:t>
      </w:r>
      <w:r>
        <w:rPr>
          <w:rFonts w:ascii="Cambria" w:hAnsi="Cambria" w:cs="Times New Roman"/>
          <w:color w:val="000000" w:themeColor="text1"/>
          <w:sz w:val="22"/>
          <w:szCs w:val="22"/>
        </w:rPr>
        <w:br/>
      </w:r>
    </w:p>
    <w:p w14:paraId="057C4ACE" w14:textId="77777777" w:rsidR="00076FC5" w:rsidRDefault="00076FC5" w:rsidP="00076FC5">
      <w:pPr>
        <w:pStyle w:val="Default"/>
        <w:numPr>
          <w:ilvl w:val="0"/>
          <w:numId w:val="27"/>
        </w:numPr>
        <w:rPr>
          <w:rFonts w:ascii="Cambria" w:hAnsi="Cambria" w:cs="Times New Roman"/>
          <w:sz w:val="22"/>
          <w:szCs w:val="22"/>
        </w:rPr>
      </w:pPr>
      <w:r>
        <w:rPr>
          <w:rFonts w:ascii="Cambria" w:hAnsi="Cambria" w:cs="Times New Roman"/>
          <w:sz w:val="22"/>
          <w:szCs w:val="22"/>
        </w:rPr>
        <w:t xml:space="preserve">(5 points) </w:t>
      </w:r>
      <w:r>
        <w:rPr>
          <w:rFonts w:ascii="Cambria" w:hAnsi="Cambria" w:cs="Times New Roman"/>
          <w:color w:val="000000" w:themeColor="text1"/>
          <w:sz w:val="22"/>
          <w:szCs w:val="22"/>
        </w:rPr>
        <w:t>If there is a $1 per-unit subsidy to home buyers, what would the equilibrium price and quantity be? What is the total expenditure? What is the deadweight loss?</w:t>
      </w:r>
    </w:p>
    <w:p w14:paraId="246A6D54" w14:textId="4DF1A667" w:rsidR="00076FC5" w:rsidRDefault="00076FC5" w:rsidP="00076FC5">
      <w:pPr>
        <w:pStyle w:val="Default"/>
        <w:rPr>
          <w:rFonts w:ascii="Cambria" w:hAnsi="Cambria" w:cs="Times New Roman"/>
          <w:sz w:val="22"/>
          <w:szCs w:val="22"/>
        </w:rPr>
      </w:pPr>
    </w:p>
    <w:p w14:paraId="35CAA8F5" w14:textId="77777777" w:rsidR="00F14FC6" w:rsidRPr="00F14FC6" w:rsidRDefault="00076FC5" w:rsidP="00F14FC6">
      <w:pPr>
        <w:pStyle w:val="Default"/>
        <w:numPr>
          <w:ilvl w:val="0"/>
          <w:numId w:val="27"/>
        </w:numPr>
        <w:rPr>
          <w:rFonts w:ascii="Cambria" w:hAnsi="Cambria" w:cs="Times New Roman"/>
          <w:sz w:val="22"/>
          <w:szCs w:val="22"/>
        </w:rPr>
      </w:pPr>
      <w:r w:rsidRPr="007C32C7">
        <w:rPr>
          <w:rFonts w:ascii="Cambria" w:hAnsi="Cambria" w:cs="Times New Roman"/>
          <w:color w:val="000000" w:themeColor="text1"/>
          <w:sz w:val="22"/>
          <w:szCs w:val="22"/>
        </w:rPr>
        <w:t>(5 points) Would it be better for the producers if they were subsidized $1 per unit instead of the consumers</w:t>
      </w:r>
      <w:r>
        <w:rPr>
          <w:rFonts w:ascii="Cambria" w:hAnsi="Cambria" w:cs="Times New Roman"/>
          <w:sz w:val="22"/>
          <w:szCs w:val="22"/>
        </w:rPr>
        <w:t xml:space="preserve">? Why or why not? Which side of the market benefits more from subsidies? </w:t>
      </w:r>
      <w:r>
        <w:rPr>
          <w:rFonts w:ascii="Cambria" w:hAnsi="Cambria" w:cs="Times New Roman"/>
          <w:sz w:val="22"/>
          <w:szCs w:val="22"/>
        </w:rPr>
        <w:br/>
      </w:r>
    </w:p>
    <w:p w14:paraId="36922399" w14:textId="77777777" w:rsidR="00F635CA" w:rsidRDefault="00F635CA" w:rsidP="00895716">
      <w:pPr>
        <w:pStyle w:val="Default"/>
        <w:spacing w:line="276" w:lineRule="auto"/>
        <w:ind w:left="720"/>
        <w:rPr>
          <w:rFonts w:ascii="Cambria" w:hAnsi="Cambria" w:cs="Times New Roman"/>
          <w:sz w:val="22"/>
          <w:szCs w:val="22"/>
        </w:rPr>
      </w:pPr>
    </w:p>
    <w:p w14:paraId="724EC7CA" w14:textId="77777777" w:rsidR="00D0050A" w:rsidRPr="0060568E" w:rsidRDefault="00D0050A" w:rsidP="00895716">
      <w:pPr>
        <w:pStyle w:val="Default"/>
        <w:spacing w:line="276" w:lineRule="auto"/>
        <w:ind w:left="720"/>
        <w:rPr>
          <w:rFonts w:ascii="Cambria" w:hAnsi="Cambria" w:cs="Times New Roman"/>
          <w:sz w:val="22"/>
          <w:szCs w:val="22"/>
        </w:rPr>
      </w:pPr>
    </w:p>
    <w:p w14:paraId="7FDB9C51" w14:textId="625E3C58" w:rsidR="00076FC5" w:rsidRPr="00421174" w:rsidRDefault="00076FC5" w:rsidP="00076FC5">
      <w:pPr>
        <w:pStyle w:val="Default"/>
        <w:rPr>
          <w:rFonts w:ascii="Cambria" w:hAnsi="Cambria" w:cs="Times New Roman"/>
          <w:b/>
          <w:bCs/>
          <w:sz w:val="22"/>
          <w:szCs w:val="22"/>
          <w:u w:val="single"/>
        </w:rPr>
      </w:pPr>
      <w:r w:rsidRPr="00421174">
        <w:rPr>
          <w:rFonts w:ascii="Cambria" w:hAnsi="Cambria" w:cs="Times New Roman"/>
          <w:b/>
          <w:bCs/>
          <w:sz w:val="22"/>
          <w:szCs w:val="22"/>
          <w:u w:val="single"/>
        </w:rPr>
        <w:t xml:space="preserve">Problem </w:t>
      </w:r>
      <w:r>
        <w:rPr>
          <w:rFonts w:ascii="Cambria" w:hAnsi="Cambria" w:cs="Times New Roman"/>
          <w:b/>
          <w:bCs/>
          <w:sz w:val="22"/>
          <w:szCs w:val="22"/>
          <w:u w:val="single"/>
        </w:rPr>
        <w:t>2</w:t>
      </w:r>
      <w:r w:rsidRPr="00421174">
        <w:rPr>
          <w:rFonts w:ascii="Cambria" w:hAnsi="Cambria" w:cs="Times New Roman"/>
          <w:b/>
          <w:bCs/>
          <w:sz w:val="22"/>
          <w:szCs w:val="22"/>
          <w:u w:val="single"/>
        </w:rPr>
        <w:t xml:space="preserve"> (</w:t>
      </w:r>
      <w:r w:rsidR="007F3045">
        <w:rPr>
          <w:rFonts w:ascii="Cambria" w:hAnsi="Cambria" w:cs="Times New Roman"/>
          <w:b/>
          <w:bCs/>
          <w:sz w:val="22"/>
          <w:szCs w:val="22"/>
          <w:u w:val="single"/>
        </w:rPr>
        <w:t>24</w:t>
      </w:r>
      <w:r w:rsidRPr="00421174">
        <w:rPr>
          <w:rFonts w:ascii="Cambria" w:hAnsi="Cambria" w:cs="Times New Roman"/>
          <w:b/>
          <w:bCs/>
          <w:sz w:val="22"/>
          <w:szCs w:val="22"/>
          <w:u w:val="single"/>
        </w:rPr>
        <w:t xml:space="preserve"> points)</w:t>
      </w:r>
      <w:r>
        <w:rPr>
          <w:rFonts w:ascii="Cambria" w:hAnsi="Cambria" w:cs="Times New Roman"/>
          <w:b/>
          <w:bCs/>
          <w:sz w:val="22"/>
          <w:szCs w:val="22"/>
          <w:u w:val="single"/>
        </w:rPr>
        <w:t xml:space="preserve"> </w:t>
      </w:r>
    </w:p>
    <w:p w14:paraId="726D7279" w14:textId="77777777" w:rsidR="00212850" w:rsidRPr="0060568E" w:rsidRDefault="00212850" w:rsidP="00895716">
      <w:pPr>
        <w:widowControl w:val="0"/>
        <w:tabs>
          <w:tab w:val="left" w:pos="653"/>
        </w:tabs>
        <w:spacing w:before="77" w:after="0"/>
        <w:ind w:left="292"/>
        <w:rPr>
          <w:rFonts w:ascii="Cambria" w:eastAsiaTheme="minorEastAsia" w:hAnsi="Cambria" w:cs="Times New Roman"/>
          <w:color w:val="000000"/>
          <w:lang w:eastAsia="zh-CN"/>
        </w:rPr>
      </w:pPr>
    </w:p>
    <w:p w14:paraId="44481817" w14:textId="12F234B1" w:rsidR="00212850" w:rsidRPr="004A36AA" w:rsidRDefault="007B17B7" w:rsidP="004A36AA">
      <w:pPr>
        <w:widowControl w:val="0"/>
        <w:autoSpaceDE w:val="0"/>
        <w:autoSpaceDN w:val="0"/>
        <w:adjustRightInd w:val="0"/>
        <w:rPr>
          <w:rFonts w:ascii="Cambria" w:hAnsi="Cambria" w:cs="Times New Roman"/>
        </w:rPr>
      </w:pPr>
      <w:proofErr w:type="spellStart"/>
      <w:r>
        <w:rPr>
          <w:rFonts w:ascii="Cambria" w:hAnsi="Cambria" w:cs="Times New Roman"/>
        </w:rPr>
        <w:t>CalTrain</w:t>
      </w:r>
      <w:proofErr w:type="spellEnd"/>
      <w:r>
        <w:rPr>
          <w:rFonts w:ascii="Cambria" w:hAnsi="Cambria" w:cs="Times New Roman"/>
        </w:rPr>
        <w:t xml:space="preserve"> has a local monopoly in the market for railway services between Palo Alto and San Francisco. </w:t>
      </w:r>
      <w:r w:rsidR="00212850" w:rsidRPr="0060568E">
        <w:rPr>
          <w:rFonts w:ascii="Cambria" w:hAnsi="Cambria" w:cs="Times New Roman"/>
        </w:rPr>
        <w:t xml:space="preserve">The inverse demand for </w:t>
      </w:r>
      <w:r>
        <w:rPr>
          <w:rFonts w:ascii="Cambria" w:hAnsi="Cambria" w:cs="Times New Roman"/>
        </w:rPr>
        <w:t>rides</w:t>
      </w:r>
      <w:r w:rsidR="00212850" w:rsidRPr="0060568E">
        <w:rPr>
          <w:rFonts w:ascii="Cambria" w:hAnsi="Cambria" w:cs="Times New Roman"/>
        </w:rPr>
        <w:t xml:space="preserve"> is given by </w:t>
      </w:r>
      <w:r>
        <w:rPr>
          <w:rFonts w:ascii="Cambria" w:hAnsi="Cambria" w:cs="Times New Roman"/>
        </w:rPr>
        <w:t>P(Q)</w:t>
      </w:r>
      <w:r w:rsidR="00212850" w:rsidRPr="0060568E">
        <w:rPr>
          <w:rFonts w:ascii="Cambria" w:hAnsi="Cambria" w:cs="Times New Roman"/>
        </w:rPr>
        <w:t xml:space="preserve"> </w:t>
      </w:r>
      <w:proofErr w:type="gramStart"/>
      <w:r w:rsidR="00212850" w:rsidRPr="0060568E">
        <w:rPr>
          <w:rFonts w:ascii="Cambria" w:hAnsi="Cambria" w:cs="Times New Roman"/>
        </w:rPr>
        <w:t>=</w:t>
      </w:r>
      <w:r w:rsidR="00F8068A">
        <w:rPr>
          <w:rFonts w:ascii="Cambria" w:hAnsi="Cambria" w:cs="Times New Roman"/>
        </w:rPr>
        <w:t>(</w:t>
      </w:r>
      <w:proofErr w:type="gramEnd"/>
      <w:r w:rsidR="00D7682D">
        <w:rPr>
          <w:rFonts w:ascii="Cambria" w:hAnsi="Cambria" w:cs="Times New Roman"/>
        </w:rPr>
        <w:t>12-</w:t>
      </w:r>
      <w:r w:rsidR="004125B4">
        <w:rPr>
          <w:rFonts w:ascii="Cambria" w:hAnsi="Cambria" w:cs="Times New Roman"/>
        </w:rPr>
        <w:t>2</w:t>
      </w:r>
      <w:r w:rsidR="00F8068A">
        <w:rPr>
          <w:rFonts w:ascii="Cambria" w:hAnsi="Cambria" w:cs="Times New Roman"/>
        </w:rPr>
        <w:t>)</w:t>
      </w:r>
      <w:r w:rsidR="004125B4">
        <w:rPr>
          <w:rFonts w:ascii="Cambria" w:hAnsi="Cambria" w:cs="Times New Roman"/>
        </w:rPr>
        <w:t>/25</w:t>
      </w:r>
      <w:r>
        <w:rPr>
          <w:rFonts w:ascii="Cambria" w:hAnsi="Cambria" w:cs="Times New Roman"/>
        </w:rPr>
        <w:t>Q</w:t>
      </w:r>
      <w:r w:rsidR="00212850" w:rsidRPr="0060568E">
        <w:rPr>
          <w:rFonts w:ascii="Cambria" w:hAnsi="Cambria" w:cs="Times New Roman"/>
        </w:rPr>
        <w:t xml:space="preserve">, where Q is the </w:t>
      </w:r>
      <w:r>
        <w:rPr>
          <w:rFonts w:ascii="Cambria" w:hAnsi="Cambria" w:cs="Times New Roman"/>
        </w:rPr>
        <w:t xml:space="preserve">number of tickets sold and P is the price of a ride. </w:t>
      </w:r>
      <w:proofErr w:type="spellStart"/>
      <w:r>
        <w:rPr>
          <w:rFonts w:ascii="Cambria" w:hAnsi="Cambria" w:cs="Times New Roman"/>
        </w:rPr>
        <w:t>CalTrain</w:t>
      </w:r>
      <w:proofErr w:type="spellEnd"/>
      <w:r w:rsidR="00212850" w:rsidRPr="0060568E">
        <w:rPr>
          <w:rFonts w:ascii="Cambria" w:hAnsi="Cambria" w:cs="Times New Roman"/>
        </w:rPr>
        <w:t xml:space="preserve"> incurs </w:t>
      </w:r>
      <w:r w:rsidR="000B6E52">
        <w:rPr>
          <w:rFonts w:ascii="Cambria" w:hAnsi="Cambria" w:cs="Times New Roman"/>
        </w:rPr>
        <w:t xml:space="preserve">in </w:t>
      </w:r>
      <w:r w:rsidR="00212850" w:rsidRPr="0060568E">
        <w:rPr>
          <w:rFonts w:ascii="Cambria" w:hAnsi="Cambria" w:cs="Times New Roman"/>
        </w:rPr>
        <w:t>variable cost of $</w:t>
      </w:r>
      <w:r>
        <w:rPr>
          <w:rFonts w:ascii="Cambria" w:hAnsi="Cambria" w:cs="Times New Roman"/>
        </w:rPr>
        <w:t>2</w:t>
      </w:r>
      <w:r w:rsidR="00212850" w:rsidRPr="0060568E">
        <w:rPr>
          <w:rFonts w:ascii="Cambria" w:hAnsi="Cambria" w:cs="Times New Roman"/>
        </w:rPr>
        <w:t xml:space="preserve"> per </w:t>
      </w:r>
      <w:r>
        <w:rPr>
          <w:rFonts w:ascii="Cambria" w:hAnsi="Cambria" w:cs="Times New Roman"/>
        </w:rPr>
        <w:t>train ride</w:t>
      </w:r>
      <w:r w:rsidR="000B6E52">
        <w:rPr>
          <w:rFonts w:ascii="Cambria" w:hAnsi="Cambria" w:cs="Times New Roman"/>
        </w:rPr>
        <w:t xml:space="preserve"> and has fixed costs of zero</w:t>
      </w:r>
      <w:r>
        <w:rPr>
          <w:rFonts w:ascii="Cambria" w:hAnsi="Cambria" w:cs="Times New Roman"/>
        </w:rPr>
        <w:t>.</w:t>
      </w:r>
    </w:p>
    <w:p w14:paraId="41FD4D71" w14:textId="3D66BDCA" w:rsidR="007B17B7" w:rsidRDefault="00F635CA" w:rsidP="0004135E">
      <w:pPr>
        <w:pStyle w:val="ListParagraph"/>
        <w:numPr>
          <w:ilvl w:val="0"/>
          <w:numId w:val="39"/>
        </w:numPr>
        <w:spacing w:after="0"/>
        <w:rPr>
          <w:rFonts w:ascii="Cambria" w:hAnsi="Cambria" w:cs="Times New Roman"/>
        </w:rPr>
      </w:pPr>
      <w:r w:rsidRPr="007B17B7">
        <w:rPr>
          <w:rFonts w:ascii="Cambria" w:hAnsi="Cambria" w:cs="Times New Roman"/>
        </w:rPr>
        <w:t>(</w:t>
      </w:r>
      <w:r w:rsidR="007B17B7" w:rsidRPr="007B17B7">
        <w:rPr>
          <w:rFonts w:ascii="Cambria" w:hAnsi="Cambria" w:cs="Times New Roman"/>
        </w:rPr>
        <w:t>6</w:t>
      </w:r>
      <w:r w:rsidR="00212850" w:rsidRPr="007B17B7">
        <w:rPr>
          <w:rFonts w:ascii="Cambria" w:hAnsi="Cambria" w:cs="Times New Roman"/>
        </w:rPr>
        <w:t xml:space="preserve"> points</w:t>
      </w:r>
      <w:r w:rsidRPr="007B17B7">
        <w:rPr>
          <w:rFonts w:ascii="Cambria" w:hAnsi="Cambria" w:cs="Times New Roman"/>
        </w:rPr>
        <w:t>)</w:t>
      </w:r>
      <w:r w:rsidR="00212850" w:rsidRPr="007B17B7">
        <w:rPr>
          <w:rFonts w:ascii="Cambria" w:hAnsi="Cambria" w:cs="Times New Roman"/>
        </w:rPr>
        <w:t xml:space="preserve"> </w:t>
      </w:r>
      <w:r w:rsidR="007B17B7" w:rsidRPr="007B17B7">
        <w:rPr>
          <w:rFonts w:ascii="Cambria" w:hAnsi="Cambria" w:cs="Times New Roman"/>
        </w:rPr>
        <w:t xml:space="preserve">Calculate </w:t>
      </w:r>
      <w:r w:rsidR="00212850" w:rsidRPr="007B17B7">
        <w:rPr>
          <w:rFonts w:ascii="Cambria" w:hAnsi="Cambria" w:cs="Times New Roman"/>
        </w:rPr>
        <w:t xml:space="preserve">the profit maximizing price and quantity for </w:t>
      </w:r>
      <w:r w:rsidR="007B17B7" w:rsidRPr="007B17B7">
        <w:rPr>
          <w:rFonts w:ascii="Cambria" w:hAnsi="Cambria" w:cs="Times New Roman"/>
        </w:rPr>
        <w:t xml:space="preserve">Caltrain. </w:t>
      </w:r>
    </w:p>
    <w:p w14:paraId="7B0657E4" w14:textId="77777777" w:rsidR="007B17B7" w:rsidRPr="007B17B7" w:rsidRDefault="007B17B7" w:rsidP="007B17B7">
      <w:pPr>
        <w:pStyle w:val="ListParagraph"/>
        <w:spacing w:after="0"/>
        <w:rPr>
          <w:rFonts w:ascii="Cambria" w:hAnsi="Cambria" w:cs="Times New Roman"/>
        </w:rPr>
      </w:pPr>
    </w:p>
    <w:p w14:paraId="0D2E6F4B" w14:textId="0F8615F1" w:rsidR="007B17B7" w:rsidRDefault="00F635CA" w:rsidP="007B17B7">
      <w:pPr>
        <w:pStyle w:val="ListParagraph"/>
        <w:numPr>
          <w:ilvl w:val="0"/>
          <w:numId w:val="39"/>
        </w:numPr>
        <w:spacing w:after="0"/>
        <w:rPr>
          <w:rFonts w:ascii="Cambria" w:hAnsi="Cambria" w:cs="Times New Roman"/>
        </w:rPr>
      </w:pPr>
      <w:r w:rsidRPr="0060568E">
        <w:rPr>
          <w:rFonts w:ascii="Cambria" w:hAnsi="Cambria" w:cs="Times New Roman"/>
        </w:rPr>
        <w:t>(</w:t>
      </w:r>
      <w:r w:rsidR="007B17B7">
        <w:rPr>
          <w:rFonts w:ascii="Cambria" w:hAnsi="Cambria" w:cs="Times New Roman"/>
        </w:rPr>
        <w:t>6</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What </w:t>
      </w:r>
      <w:r w:rsidR="007B17B7">
        <w:rPr>
          <w:rFonts w:ascii="Cambria" w:hAnsi="Cambria" w:cs="Times New Roman"/>
        </w:rPr>
        <w:t>are</w:t>
      </w:r>
      <w:r w:rsidR="00212850" w:rsidRPr="0060568E">
        <w:rPr>
          <w:rFonts w:ascii="Cambria" w:hAnsi="Cambria" w:cs="Times New Roman"/>
        </w:rPr>
        <w:t xml:space="preserve"> </w:t>
      </w:r>
      <w:r w:rsidR="007B17B7">
        <w:rPr>
          <w:rFonts w:ascii="Cambria" w:hAnsi="Cambria" w:cs="Times New Roman"/>
        </w:rPr>
        <w:t>the company’s profits? What is consumer surplus? What is the deadweight loss?</w:t>
      </w:r>
    </w:p>
    <w:p w14:paraId="2DEE493E" w14:textId="77777777" w:rsidR="007B17B7" w:rsidRPr="0060568E" w:rsidRDefault="007B17B7" w:rsidP="00895716">
      <w:pPr>
        <w:pStyle w:val="BodyText"/>
        <w:tabs>
          <w:tab w:val="left" w:pos="720"/>
        </w:tabs>
        <w:spacing w:line="276" w:lineRule="auto"/>
        <w:ind w:left="0" w:right="486"/>
        <w:rPr>
          <w:rFonts w:ascii="Cambria" w:hAnsi="Cambria" w:cs="Times New Roman"/>
          <w:sz w:val="22"/>
          <w:szCs w:val="22"/>
        </w:rPr>
      </w:pPr>
    </w:p>
    <w:p w14:paraId="55064934" w14:textId="09FB52B3" w:rsidR="007B17B7" w:rsidRPr="00D7682D" w:rsidRDefault="00F635CA" w:rsidP="007B17B7">
      <w:pPr>
        <w:pStyle w:val="ListParagraph"/>
        <w:numPr>
          <w:ilvl w:val="0"/>
          <w:numId w:val="39"/>
        </w:numPr>
        <w:spacing w:after="0"/>
        <w:rPr>
          <w:rFonts w:ascii="Cambria" w:hAnsi="Cambria" w:cs="Times New Roman"/>
        </w:rPr>
      </w:pPr>
      <w:r w:rsidRPr="0060568E">
        <w:rPr>
          <w:rFonts w:ascii="Cambria" w:hAnsi="Cambria" w:cs="Times New Roman"/>
        </w:rPr>
        <w:t>(</w:t>
      </w:r>
      <w:r w:rsidR="007B17B7">
        <w:rPr>
          <w:rFonts w:ascii="Cambria" w:hAnsi="Cambria" w:cs="Times New Roman"/>
        </w:rPr>
        <w:t>6</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w:t>
      </w:r>
      <w:r w:rsidR="007B17B7">
        <w:rPr>
          <w:rFonts w:ascii="Cambria" w:hAnsi="Cambria" w:cs="Times New Roman"/>
        </w:rPr>
        <w:t xml:space="preserve">Suppose that, upon further market research, </w:t>
      </w:r>
      <w:proofErr w:type="spellStart"/>
      <w:r w:rsidR="007B17B7">
        <w:rPr>
          <w:rFonts w:ascii="Cambria" w:hAnsi="Cambria" w:cs="Times New Roman"/>
        </w:rPr>
        <w:t>CalTrain</w:t>
      </w:r>
      <w:proofErr w:type="spellEnd"/>
      <w:r w:rsidR="007B17B7">
        <w:rPr>
          <w:rFonts w:ascii="Cambria" w:hAnsi="Cambria" w:cs="Times New Roman"/>
        </w:rPr>
        <w:t xml:space="preserve"> finds out that they are serving two distinct groups of customers: </w:t>
      </w:r>
      <w:r w:rsidR="00D7682D">
        <w:rPr>
          <w:rFonts w:ascii="Cambria" w:hAnsi="Cambria" w:cs="Times New Roman"/>
        </w:rPr>
        <w:t>Business</w:t>
      </w:r>
      <w:r w:rsidR="007B17B7">
        <w:rPr>
          <w:rFonts w:ascii="Cambria" w:hAnsi="Cambria" w:cs="Times New Roman"/>
        </w:rPr>
        <w:t xml:space="preserve">, with an inverse demand of P(Q) = </w:t>
      </w:r>
      <w:r w:rsidR="007F083C">
        <w:rPr>
          <w:rFonts w:ascii="Cambria" w:hAnsi="Cambria" w:cs="Times New Roman"/>
        </w:rPr>
        <w:t>20</w:t>
      </w:r>
      <w:r w:rsidR="00D7682D">
        <w:rPr>
          <w:rFonts w:ascii="Cambria" w:hAnsi="Cambria" w:cs="Times New Roman"/>
        </w:rPr>
        <w:t>-0.</w:t>
      </w:r>
      <w:r w:rsidR="007F083C">
        <w:rPr>
          <w:rFonts w:ascii="Cambria" w:hAnsi="Cambria" w:cs="Times New Roman"/>
        </w:rPr>
        <w:t>4</w:t>
      </w:r>
      <w:r w:rsidR="00D7682D">
        <w:rPr>
          <w:rFonts w:ascii="Cambria" w:hAnsi="Cambria" w:cs="Times New Roman"/>
        </w:rPr>
        <w:t>Q</w:t>
      </w:r>
      <w:r w:rsidR="007B17B7">
        <w:rPr>
          <w:rFonts w:ascii="Cambria" w:hAnsi="Cambria" w:cs="Times New Roman"/>
        </w:rPr>
        <w:t xml:space="preserve">, and </w:t>
      </w:r>
      <w:r w:rsidR="00D7682D">
        <w:rPr>
          <w:rFonts w:ascii="Cambria" w:hAnsi="Cambria" w:cs="Times New Roman"/>
        </w:rPr>
        <w:t>Students</w:t>
      </w:r>
      <w:r w:rsidR="007B17B7">
        <w:rPr>
          <w:rFonts w:ascii="Cambria" w:hAnsi="Cambria" w:cs="Times New Roman"/>
        </w:rPr>
        <w:t xml:space="preserve">, with an inverse demand of </w:t>
      </w:r>
      <w:r w:rsidR="00D7682D">
        <w:rPr>
          <w:rFonts w:ascii="Cambria" w:hAnsi="Cambria" w:cs="Times New Roman"/>
        </w:rPr>
        <w:t>P(Q) = 10-0.1Q</w:t>
      </w:r>
      <w:r w:rsidR="007B17B7">
        <w:rPr>
          <w:rFonts w:ascii="Cambria" w:hAnsi="Cambria" w:cs="Times New Roman"/>
        </w:rPr>
        <w:t xml:space="preserve">. If </w:t>
      </w:r>
      <w:proofErr w:type="spellStart"/>
      <w:r w:rsidR="007B17B7">
        <w:rPr>
          <w:rFonts w:ascii="Cambria" w:hAnsi="Cambria" w:cs="Times New Roman"/>
        </w:rPr>
        <w:t>CalTrain</w:t>
      </w:r>
      <w:proofErr w:type="spellEnd"/>
      <w:r w:rsidR="007B17B7">
        <w:rPr>
          <w:rFonts w:ascii="Cambria" w:hAnsi="Cambria" w:cs="Times New Roman"/>
        </w:rPr>
        <w:t xml:space="preserve"> can price-discriminate, what would be the prices offered to the two groups of customers? What is the total number of tickets sold? </w:t>
      </w:r>
      <w:r w:rsidR="00D7682D">
        <w:rPr>
          <w:rFonts w:ascii="Cambria" w:hAnsi="Cambria" w:cs="Times New Roman"/>
        </w:rPr>
        <w:t>What is the profit?</w:t>
      </w:r>
    </w:p>
    <w:p w14:paraId="0A0C0D65" w14:textId="13327FEF" w:rsidR="00D7682D" w:rsidRDefault="00D7682D" w:rsidP="00D7682D">
      <w:pPr>
        <w:spacing w:after="0"/>
        <w:rPr>
          <w:rFonts w:ascii="Cambria" w:hAnsi="Cambria" w:cs="Times New Roman"/>
        </w:rPr>
      </w:pPr>
    </w:p>
    <w:p w14:paraId="2BE6C46C" w14:textId="67DE097B" w:rsidR="007B17B7" w:rsidRDefault="007B17B7" w:rsidP="007B17B7">
      <w:pPr>
        <w:pStyle w:val="ListParagraph"/>
        <w:numPr>
          <w:ilvl w:val="0"/>
          <w:numId w:val="39"/>
        </w:numPr>
        <w:spacing w:after="0"/>
        <w:rPr>
          <w:rFonts w:ascii="Cambria" w:hAnsi="Cambria" w:cs="Times New Roman"/>
        </w:rPr>
      </w:pPr>
      <w:r>
        <w:rPr>
          <w:rFonts w:ascii="Cambria" w:hAnsi="Cambria" w:cs="Times New Roman"/>
        </w:rPr>
        <w:t>(</w:t>
      </w:r>
      <w:r w:rsidR="00EC3BB3">
        <w:rPr>
          <w:rFonts w:ascii="Cambria" w:hAnsi="Cambria" w:cs="Times New Roman"/>
        </w:rPr>
        <w:t>2</w:t>
      </w:r>
      <w:r>
        <w:rPr>
          <w:rFonts w:ascii="Cambria" w:hAnsi="Cambria" w:cs="Times New Roman"/>
        </w:rPr>
        <w:t xml:space="preserve"> points) Given your answers to points </w:t>
      </w:r>
      <w:r w:rsidR="000C3C34">
        <w:rPr>
          <w:rFonts w:ascii="Cambria" w:hAnsi="Cambria" w:cs="Times New Roman"/>
        </w:rPr>
        <w:t>a), b), and c)</w:t>
      </w:r>
      <w:r>
        <w:rPr>
          <w:rFonts w:ascii="Cambria" w:hAnsi="Cambria" w:cs="Times New Roman"/>
        </w:rPr>
        <w:t xml:space="preserve">, should </w:t>
      </w:r>
      <w:proofErr w:type="spellStart"/>
      <w:r>
        <w:rPr>
          <w:rFonts w:ascii="Cambria" w:hAnsi="Cambria" w:cs="Times New Roman"/>
        </w:rPr>
        <w:t>CalTrain</w:t>
      </w:r>
      <w:proofErr w:type="spellEnd"/>
      <w:r>
        <w:rPr>
          <w:rFonts w:ascii="Cambria" w:hAnsi="Cambria" w:cs="Times New Roman"/>
        </w:rPr>
        <w:t xml:space="preserve"> price-discriminate or not? Explain</w:t>
      </w:r>
      <w:r w:rsidR="00D35E8F">
        <w:rPr>
          <w:rFonts w:ascii="Cambria" w:hAnsi="Cambria" w:cs="Times New Roman"/>
        </w:rPr>
        <w:t>.</w:t>
      </w:r>
    </w:p>
    <w:p w14:paraId="370D62AC" w14:textId="77777777" w:rsidR="004A36AA" w:rsidRPr="0060568E" w:rsidRDefault="004A36AA" w:rsidP="00F14FC6">
      <w:pPr>
        <w:pStyle w:val="BodyText"/>
        <w:tabs>
          <w:tab w:val="left" w:pos="1733"/>
        </w:tabs>
        <w:spacing w:line="276" w:lineRule="auto"/>
        <w:ind w:left="0" w:right="486"/>
        <w:rPr>
          <w:rFonts w:ascii="Cambria" w:hAnsi="Cambria" w:cs="Times New Roman"/>
          <w:sz w:val="22"/>
          <w:szCs w:val="22"/>
        </w:rPr>
      </w:pPr>
    </w:p>
    <w:p w14:paraId="3B361F67" w14:textId="3F3CAB65" w:rsidR="00212850" w:rsidRDefault="00F635CA" w:rsidP="00895716">
      <w:pPr>
        <w:pStyle w:val="ListParagraph"/>
        <w:numPr>
          <w:ilvl w:val="0"/>
          <w:numId w:val="39"/>
        </w:numPr>
        <w:spacing w:after="0"/>
        <w:rPr>
          <w:rFonts w:ascii="Cambria" w:hAnsi="Cambria" w:cs="Times New Roman"/>
        </w:rPr>
      </w:pPr>
      <w:r w:rsidRPr="0060568E">
        <w:rPr>
          <w:rFonts w:ascii="Cambria" w:hAnsi="Cambria" w:cs="Times New Roman"/>
        </w:rPr>
        <w:t>(</w:t>
      </w:r>
      <w:r w:rsidR="007F3045">
        <w:rPr>
          <w:rFonts w:ascii="Cambria" w:hAnsi="Cambria" w:cs="Times New Roman"/>
        </w:rPr>
        <w:t>4</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w:t>
      </w:r>
      <w:r w:rsidR="007B17B7">
        <w:rPr>
          <w:rFonts w:ascii="Cambria" w:hAnsi="Cambria" w:cs="Times New Roman"/>
        </w:rPr>
        <w:t>Suppose</w:t>
      </w:r>
      <w:r w:rsidR="00EC3BB3">
        <w:rPr>
          <w:rFonts w:ascii="Cambria" w:hAnsi="Cambria" w:cs="Times New Roman"/>
        </w:rPr>
        <w:t xml:space="preserve"> </w:t>
      </w:r>
      <w:proofErr w:type="spellStart"/>
      <w:r w:rsidR="00EC3BB3">
        <w:rPr>
          <w:rFonts w:ascii="Cambria" w:hAnsi="Cambria" w:cs="Times New Roman"/>
        </w:rPr>
        <w:t>CalTrain</w:t>
      </w:r>
      <w:proofErr w:type="spellEnd"/>
      <w:r w:rsidR="00EC3BB3">
        <w:rPr>
          <w:rFonts w:ascii="Cambria" w:hAnsi="Cambria" w:cs="Times New Roman"/>
        </w:rPr>
        <w:t xml:space="preserve"> is now able to engage in perfect price discrimination. Considering the total inverse demand of point (a), what would be the company’s profits and what would be consumer surplus?</w:t>
      </w:r>
    </w:p>
    <w:p w14:paraId="56252F2F" w14:textId="77777777" w:rsidR="0070457A" w:rsidRPr="00E47156" w:rsidRDefault="0070457A" w:rsidP="0070457A">
      <w:pPr>
        <w:spacing w:after="0"/>
        <w:rPr>
          <w:rFonts w:ascii="Cambria" w:hAnsi="Cambria" w:cs="Times New Roman"/>
          <w:color w:val="FF0000"/>
        </w:rPr>
      </w:pPr>
    </w:p>
    <w:p w14:paraId="4D4AB2D5" w14:textId="77777777" w:rsidR="00076FC5" w:rsidRDefault="00076FC5" w:rsidP="00895716">
      <w:pPr>
        <w:pStyle w:val="Default"/>
        <w:spacing w:line="276" w:lineRule="auto"/>
        <w:rPr>
          <w:rFonts w:ascii="Cambria" w:hAnsi="Cambria" w:cs="Times New Roman"/>
          <w:sz w:val="22"/>
          <w:szCs w:val="22"/>
          <w:u w:val="single"/>
        </w:rPr>
      </w:pPr>
    </w:p>
    <w:p w14:paraId="6944DB6E" w14:textId="77777777" w:rsidR="00D0050A" w:rsidRDefault="00D0050A" w:rsidP="00895716">
      <w:pPr>
        <w:pStyle w:val="Default"/>
        <w:spacing w:line="276" w:lineRule="auto"/>
        <w:rPr>
          <w:rFonts w:ascii="Cambria" w:hAnsi="Cambria" w:cs="Times New Roman"/>
          <w:sz w:val="22"/>
          <w:szCs w:val="22"/>
          <w:u w:val="single"/>
        </w:rPr>
      </w:pPr>
    </w:p>
    <w:p w14:paraId="31DCD663" w14:textId="77777777" w:rsidR="00D0050A" w:rsidRDefault="00D0050A" w:rsidP="00895716">
      <w:pPr>
        <w:pStyle w:val="Default"/>
        <w:spacing w:line="276" w:lineRule="auto"/>
        <w:rPr>
          <w:rFonts w:ascii="Cambria" w:hAnsi="Cambria" w:cs="Times New Roman"/>
          <w:sz w:val="22"/>
          <w:szCs w:val="22"/>
          <w:u w:val="single"/>
        </w:rPr>
      </w:pPr>
    </w:p>
    <w:p w14:paraId="67F5A7C5" w14:textId="77777777" w:rsidR="00D0050A" w:rsidRDefault="00D0050A" w:rsidP="00895716">
      <w:pPr>
        <w:pStyle w:val="Default"/>
        <w:spacing w:line="276" w:lineRule="auto"/>
        <w:rPr>
          <w:rFonts w:ascii="Cambria" w:hAnsi="Cambria" w:cs="Times New Roman"/>
          <w:sz w:val="22"/>
          <w:szCs w:val="22"/>
          <w:u w:val="single"/>
        </w:rPr>
      </w:pPr>
    </w:p>
    <w:p w14:paraId="597E0ED0" w14:textId="77777777" w:rsidR="00D0050A" w:rsidRDefault="00D0050A" w:rsidP="00895716">
      <w:pPr>
        <w:pStyle w:val="Default"/>
        <w:spacing w:line="276" w:lineRule="auto"/>
        <w:rPr>
          <w:rFonts w:ascii="Cambria" w:hAnsi="Cambria" w:cs="Times New Roman"/>
          <w:sz w:val="22"/>
          <w:szCs w:val="22"/>
          <w:u w:val="single"/>
        </w:rPr>
      </w:pPr>
    </w:p>
    <w:p w14:paraId="4A2404B5" w14:textId="77777777" w:rsidR="00D0050A" w:rsidRDefault="00D0050A" w:rsidP="00895716">
      <w:pPr>
        <w:pStyle w:val="Default"/>
        <w:spacing w:line="276" w:lineRule="auto"/>
        <w:rPr>
          <w:rFonts w:ascii="Cambria" w:hAnsi="Cambria" w:cs="Times New Roman"/>
          <w:sz w:val="22"/>
          <w:szCs w:val="22"/>
          <w:u w:val="single"/>
        </w:rPr>
      </w:pPr>
    </w:p>
    <w:p w14:paraId="45BB8672" w14:textId="050B5561" w:rsidR="00076FC5" w:rsidRPr="00421174" w:rsidRDefault="00076FC5" w:rsidP="00076FC5">
      <w:pPr>
        <w:pStyle w:val="Default"/>
        <w:rPr>
          <w:rFonts w:ascii="Cambria" w:hAnsi="Cambria" w:cs="Times New Roman"/>
          <w:b/>
          <w:bCs/>
          <w:sz w:val="22"/>
          <w:szCs w:val="22"/>
          <w:u w:val="single"/>
        </w:rPr>
      </w:pPr>
      <w:r w:rsidRPr="00421174">
        <w:rPr>
          <w:rFonts w:ascii="Cambria" w:hAnsi="Cambria" w:cs="Times New Roman"/>
          <w:b/>
          <w:bCs/>
          <w:sz w:val="22"/>
          <w:szCs w:val="22"/>
          <w:u w:val="single"/>
        </w:rPr>
        <w:t xml:space="preserve">Problem </w:t>
      </w:r>
      <w:r>
        <w:rPr>
          <w:rFonts w:ascii="Cambria" w:hAnsi="Cambria" w:cs="Times New Roman"/>
          <w:b/>
          <w:bCs/>
          <w:sz w:val="22"/>
          <w:szCs w:val="22"/>
          <w:u w:val="single"/>
        </w:rPr>
        <w:t>3</w:t>
      </w:r>
      <w:r w:rsidRPr="00421174">
        <w:rPr>
          <w:rFonts w:ascii="Cambria" w:hAnsi="Cambria" w:cs="Times New Roman"/>
          <w:b/>
          <w:bCs/>
          <w:sz w:val="22"/>
          <w:szCs w:val="22"/>
          <w:u w:val="single"/>
        </w:rPr>
        <w:t xml:space="preserve"> (</w:t>
      </w:r>
      <w:r>
        <w:rPr>
          <w:rFonts w:ascii="Cambria" w:hAnsi="Cambria" w:cs="Times New Roman"/>
          <w:b/>
          <w:bCs/>
          <w:sz w:val="22"/>
          <w:szCs w:val="22"/>
          <w:u w:val="single"/>
        </w:rPr>
        <w:t>2</w:t>
      </w:r>
      <w:r w:rsidR="007F3045">
        <w:rPr>
          <w:rFonts w:ascii="Cambria" w:hAnsi="Cambria" w:cs="Times New Roman"/>
          <w:b/>
          <w:bCs/>
          <w:sz w:val="22"/>
          <w:szCs w:val="22"/>
          <w:u w:val="single"/>
        </w:rPr>
        <w:t>1</w:t>
      </w:r>
      <w:r w:rsidRPr="00421174">
        <w:rPr>
          <w:rFonts w:ascii="Cambria" w:hAnsi="Cambria" w:cs="Times New Roman"/>
          <w:b/>
          <w:bCs/>
          <w:sz w:val="22"/>
          <w:szCs w:val="22"/>
          <w:u w:val="single"/>
        </w:rPr>
        <w:t xml:space="preserve"> points)</w:t>
      </w:r>
      <w:r>
        <w:rPr>
          <w:rFonts w:ascii="Cambria" w:hAnsi="Cambria" w:cs="Times New Roman"/>
          <w:b/>
          <w:bCs/>
          <w:sz w:val="22"/>
          <w:szCs w:val="22"/>
          <w:u w:val="single"/>
        </w:rPr>
        <w:t xml:space="preserve"> </w:t>
      </w:r>
    </w:p>
    <w:p w14:paraId="285601C8" w14:textId="77777777" w:rsidR="00AC2AD0" w:rsidRPr="0060568E" w:rsidRDefault="00AC2AD0" w:rsidP="00895716">
      <w:pPr>
        <w:pStyle w:val="Default"/>
        <w:spacing w:line="276" w:lineRule="auto"/>
        <w:rPr>
          <w:rFonts w:ascii="Cambria" w:hAnsi="Cambria" w:cs="Times New Roman"/>
          <w:sz w:val="22"/>
          <w:szCs w:val="22"/>
        </w:rPr>
      </w:pPr>
    </w:p>
    <w:p w14:paraId="47ED651F" w14:textId="1F525D42" w:rsidR="00076FC5" w:rsidRDefault="00076FC5" w:rsidP="00895716">
      <w:pPr>
        <w:pStyle w:val="Default"/>
        <w:spacing w:line="276" w:lineRule="auto"/>
        <w:rPr>
          <w:rFonts w:ascii="Cambria" w:hAnsi="Cambria" w:cs="Times New Roman"/>
          <w:sz w:val="22"/>
          <w:szCs w:val="22"/>
        </w:rPr>
      </w:pPr>
      <w:r>
        <w:rPr>
          <w:rFonts w:ascii="Cambria" w:hAnsi="Cambria" w:cs="Times New Roman"/>
          <w:sz w:val="22"/>
          <w:szCs w:val="22"/>
        </w:rPr>
        <w:t xml:space="preserve">A friend is deciding between two job offers: one from firm Flat, which pays a flat wage of $95,000, and one from firm P4P, which pays a base salary of $75,000 and a bonus of $45,000 upon reaching a performance target. Suppose your friend assigns a </w:t>
      </w:r>
      <w:r w:rsidR="003C5F4B">
        <w:rPr>
          <w:rFonts w:ascii="Cambria" w:hAnsi="Cambria" w:cs="Times New Roman"/>
          <w:sz w:val="22"/>
          <w:szCs w:val="22"/>
        </w:rPr>
        <w:t>5</w:t>
      </w:r>
      <w:r>
        <w:rPr>
          <w:rFonts w:ascii="Cambria" w:hAnsi="Cambria" w:cs="Times New Roman"/>
          <w:sz w:val="22"/>
          <w:szCs w:val="22"/>
        </w:rPr>
        <w:t>0% probability to reaching the performance target.</w:t>
      </w:r>
    </w:p>
    <w:p w14:paraId="1AFCFA0F" w14:textId="77777777" w:rsidR="00076FC5" w:rsidRDefault="00076FC5" w:rsidP="00895716">
      <w:pPr>
        <w:pStyle w:val="Default"/>
        <w:spacing w:line="276" w:lineRule="auto"/>
        <w:rPr>
          <w:rFonts w:ascii="Cambria" w:hAnsi="Cambria" w:cs="Times New Roman"/>
          <w:sz w:val="22"/>
          <w:szCs w:val="22"/>
        </w:rPr>
      </w:pPr>
    </w:p>
    <w:p w14:paraId="7C690B91" w14:textId="4297E8E3" w:rsidR="00076FC5" w:rsidRPr="0060568E"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(2 points) What is the expected value of the two jobs</w:t>
      </w:r>
      <w:r w:rsidR="00042C23" w:rsidRPr="00042C23">
        <w:rPr>
          <w:rFonts w:ascii="Cambria" w:hAnsi="Cambria" w:cs="Times New Roman"/>
          <w:sz w:val="22"/>
          <w:szCs w:val="22"/>
        </w:rPr>
        <w:t xml:space="preserve"> </w:t>
      </w:r>
      <w:r w:rsidR="00042C23">
        <w:rPr>
          <w:rFonts w:ascii="Cambria" w:hAnsi="Cambria" w:cs="Times New Roman"/>
          <w:sz w:val="22"/>
          <w:szCs w:val="22"/>
        </w:rPr>
        <w:t>to your friend</w:t>
      </w:r>
      <w:r w:rsidRPr="0060568E">
        <w:rPr>
          <w:rFonts w:ascii="Cambria" w:hAnsi="Cambria" w:cs="Times New Roman"/>
          <w:sz w:val="22"/>
          <w:szCs w:val="22"/>
        </w:rPr>
        <w:t xml:space="preserve">? </w:t>
      </w:r>
    </w:p>
    <w:p w14:paraId="2F15D155" w14:textId="77777777" w:rsidR="003C5F4B" w:rsidRPr="0060568E" w:rsidRDefault="003C5F4B" w:rsidP="00F14FC6">
      <w:pPr>
        <w:pStyle w:val="Default"/>
        <w:spacing w:line="276" w:lineRule="auto"/>
        <w:rPr>
          <w:rFonts w:ascii="Cambria" w:hAnsi="Cambria" w:cs="Times New Roman"/>
          <w:sz w:val="22"/>
          <w:szCs w:val="22"/>
        </w:rPr>
      </w:pPr>
    </w:p>
    <w:p w14:paraId="110EC6BF" w14:textId="306D6DA4" w:rsidR="00076FC5"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2</w:t>
      </w:r>
      <w:r w:rsidRPr="0060568E">
        <w:rPr>
          <w:rFonts w:ascii="Cambria" w:hAnsi="Cambria" w:cs="Times New Roman"/>
          <w:sz w:val="22"/>
          <w:szCs w:val="22"/>
        </w:rPr>
        <w:t xml:space="preserve"> points) </w:t>
      </w:r>
      <w:r>
        <w:rPr>
          <w:rFonts w:ascii="Cambria" w:hAnsi="Cambria" w:cs="Times New Roman"/>
          <w:sz w:val="22"/>
          <w:szCs w:val="22"/>
        </w:rPr>
        <w:t>If your friend is risk-neutral, what job would they pick?</w:t>
      </w:r>
    </w:p>
    <w:p w14:paraId="7EEB4D86" w14:textId="77777777" w:rsidR="00076FC5" w:rsidRPr="0060568E" w:rsidRDefault="00076FC5" w:rsidP="00076FC5">
      <w:pPr>
        <w:pStyle w:val="Default"/>
        <w:spacing w:line="276" w:lineRule="auto"/>
        <w:rPr>
          <w:rFonts w:ascii="Cambria" w:hAnsi="Cambria" w:cs="Times New Roman"/>
          <w:sz w:val="22"/>
          <w:szCs w:val="22"/>
        </w:rPr>
      </w:pPr>
    </w:p>
    <w:p w14:paraId="378274CC" w14:textId="43648B0F" w:rsidR="00076FC5"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w:t>
      </w:r>
      <w:r w:rsidR="007F3045">
        <w:rPr>
          <w:rFonts w:ascii="Cambria" w:hAnsi="Cambria" w:cs="Times New Roman"/>
          <w:sz w:val="22"/>
          <w:szCs w:val="22"/>
        </w:rPr>
        <w:t>3</w:t>
      </w:r>
      <w:r w:rsidRPr="0060568E">
        <w:rPr>
          <w:rFonts w:ascii="Cambria" w:hAnsi="Cambria" w:cs="Times New Roman"/>
          <w:sz w:val="22"/>
          <w:szCs w:val="22"/>
        </w:rPr>
        <w:t xml:space="preserve"> points) </w:t>
      </w:r>
      <w:r>
        <w:rPr>
          <w:rFonts w:ascii="Cambria" w:hAnsi="Cambria" w:cs="Times New Roman"/>
          <w:sz w:val="22"/>
          <w:szCs w:val="22"/>
        </w:rPr>
        <w:t>Would your answer change if your friend is risk-averse, with a utility function u(x)=</w:t>
      </w:r>
      <w:r w:rsidRPr="00076FC5">
        <w:rPr>
          <w:rFonts w:ascii="Cambria Math" w:hAnsi="Cambria Math" w:cs="Times New Roman"/>
          <w:i/>
          <w:sz w:val="22"/>
          <w:szCs w:val="22"/>
        </w:rPr>
        <w:t xml:space="preserve"> </w:t>
      </w:r>
      <m:oMath>
        <m:rad>
          <m:radPr>
            <m:degHide m:val="1"/>
            <m:ctrlPr>
              <w:rPr>
                <w:rFonts w:ascii="Cambria Math" w:hAnsi="Cambria Math" w:cs="Times New Roman"/>
                <w:i/>
                <w:sz w:val="22"/>
                <w:szCs w:val="22"/>
              </w:rPr>
            </m:ctrlPr>
          </m:radPr>
          <m:deg/>
          <m:e>
            <m:r>
              <w:rPr>
                <w:rFonts w:ascii="Cambria Math" w:hAnsi="Cambria Math" w:cs="Times New Roman"/>
                <w:sz w:val="22"/>
                <w:szCs w:val="22"/>
              </w:rPr>
              <m:t>x</m:t>
            </m:r>
          </m:e>
        </m:rad>
      </m:oMath>
      <w:r>
        <w:rPr>
          <w:rFonts w:ascii="Cambria Math" w:hAnsi="Cambria Math" w:cs="Times New Roman"/>
          <w:i/>
          <w:sz w:val="22"/>
          <w:szCs w:val="22"/>
        </w:rPr>
        <w:t xml:space="preserve"> </w:t>
      </w:r>
      <w:r>
        <w:rPr>
          <w:rFonts w:ascii="Cambria Math" w:hAnsi="Cambria Math" w:cs="Times New Roman"/>
          <w:iCs/>
          <w:sz w:val="22"/>
          <w:szCs w:val="22"/>
        </w:rPr>
        <w:t>?</w:t>
      </w:r>
    </w:p>
    <w:p w14:paraId="7B19FD9E" w14:textId="77777777" w:rsidR="00076FC5" w:rsidRDefault="00076FC5" w:rsidP="00076FC5">
      <w:pPr>
        <w:pStyle w:val="ListParagraph"/>
        <w:rPr>
          <w:rFonts w:ascii="Cambria" w:hAnsi="Cambria" w:cs="Times New Roman"/>
        </w:rPr>
      </w:pPr>
    </w:p>
    <w:p w14:paraId="620BD5E8" w14:textId="33B546E9" w:rsidR="00076FC5" w:rsidRDefault="00076FC5" w:rsidP="00076FC5">
      <w:pPr>
        <w:pStyle w:val="Default"/>
        <w:spacing w:line="276" w:lineRule="auto"/>
        <w:rPr>
          <w:rFonts w:ascii="Cambria" w:hAnsi="Cambria" w:cs="Times New Roman"/>
          <w:sz w:val="22"/>
          <w:szCs w:val="22"/>
        </w:rPr>
      </w:pPr>
      <w:r>
        <w:rPr>
          <w:rFonts w:ascii="Cambria" w:hAnsi="Cambria" w:cs="Times New Roman"/>
          <w:sz w:val="22"/>
          <w:szCs w:val="22"/>
        </w:rPr>
        <w:t>Suppose now that you are a HR manager at firm P4P and are deciding whether to change your compensation scheme. Namely, you are considering adjusting your base salary and bonus to incentivize employees to work hard. Suppose your employees can choose two levels of effort: “low”, which gives them a chance equal to 30% of meeting the performance target, and “high”, which gives them a chance equal to 70%. The cost of effort is equal to $30,000. Assume, as above, that your main competitor – firm Flat – is paying employees a flat wage of $95,000.</w:t>
      </w:r>
    </w:p>
    <w:p w14:paraId="3C204FD5" w14:textId="77777777" w:rsidR="00076FC5" w:rsidRPr="00076FC5" w:rsidRDefault="00076FC5" w:rsidP="00076FC5">
      <w:pPr>
        <w:pStyle w:val="Default"/>
        <w:spacing w:line="276" w:lineRule="auto"/>
        <w:rPr>
          <w:rFonts w:ascii="Cambria" w:hAnsi="Cambria" w:cs="Times New Roman"/>
          <w:sz w:val="22"/>
          <w:szCs w:val="22"/>
        </w:rPr>
      </w:pPr>
    </w:p>
    <w:p w14:paraId="221F1A78" w14:textId="798B506A" w:rsidR="00B00357" w:rsidRPr="00F14FC6" w:rsidRDefault="00076FC5" w:rsidP="00B00357">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6</w:t>
      </w:r>
      <w:r w:rsidRPr="0060568E">
        <w:rPr>
          <w:rFonts w:ascii="Cambria" w:hAnsi="Cambria" w:cs="Times New Roman"/>
          <w:sz w:val="22"/>
          <w:szCs w:val="22"/>
        </w:rPr>
        <w:t xml:space="preserve"> points) </w:t>
      </w:r>
      <w:r>
        <w:rPr>
          <w:rFonts w:ascii="Cambria" w:hAnsi="Cambria" w:cs="Times New Roman"/>
          <w:sz w:val="22"/>
          <w:szCs w:val="22"/>
        </w:rPr>
        <w:t>Assuming all employees are risk</w:t>
      </w:r>
      <w:r w:rsidR="00576C2A">
        <w:rPr>
          <w:rFonts w:ascii="Cambria" w:hAnsi="Cambria" w:cs="Times New Roman"/>
          <w:sz w:val="22"/>
          <w:szCs w:val="22"/>
        </w:rPr>
        <w:t>-neutral</w:t>
      </w:r>
      <w:r>
        <w:rPr>
          <w:rFonts w:ascii="Cambria" w:hAnsi="Cambria" w:cs="Times New Roman"/>
          <w:sz w:val="22"/>
          <w:szCs w:val="22"/>
        </w:rPr>
        <w:t>, find the optimal base salary and bonus you would have to pay if you wanted to implement the bonus scheme.</w:t>
      </w:r>
    </w:p>
    <w:p w14:paraId="1E473DC5" w14:textId="77777777" w:rsidR="00B00357" w:rsidRDefault="00B00357" w:rsidP="00B00357">
      <w:pPr>
        <w:pStyle w:val="Default"/>
        <w:spacing w:line="276" w:lineRule="auto"/>
        <w:ind w:left="360"/>
        <w:rPr>
          <w:rFonts w:ascii="Cambria" w:hAnsi="Cambria" w:cs="Times New Roman"/>
          <w:sz w:val="22"/>
          <w:szCs w:val="22"/>
        </w:rPr>
      </w:pPr>
    </w:p>
    <w:p w14:paraId="20DE3A22" w14:textId="451404A8" w:rsidR="00B00357" w:rsidRDefault="00B00357" w:rsidP="00F14FC6">
      <w:pPr>
        <w:pStyle w:val="Default"/>
        <w:numPr>
          <w:ilvl w:val="0"/>
          <w:numId w:val="46"/>
        </w:numPr>
        <w:spacing w:line="276" w:lineRule="auto"/>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2</w:t>
      </w:r>
      <w:r w:rsidRPr="0060568E">
        <w:rPr>
          <w:rFonts w:ascii="Cambria" w:hAnsi="Cambria" w:cs="Times New Roman"/>
          <w:sz w:val="22"/>
          <w:szCs w:val="22"/>
        </w:rPr>
        <w:t xml:space="preserve"> points) </w:t>
      </w:r>
      <w:r>
        <w:rPr>
          <w:rFonts w:ascii="Cambria" w:hAnsi="Cambria" w:cs="Times New Roman"/>
          <w:sz w:val="22"/>
          <w:szCs w:val="22"/>
        </w:rPr>
        <w:t>Would your answers to point d) change if you found out your employees where risk averse? Why?</w:t>
      </w:r>
    </w:p>
    <w:p w14:paraId="18986B34" w14:textId="77777777" w:rsidR="00F14FC6" w:rsidRPr="00F14FC6" w:rsidRDefault="00F14FC6" w:rsidP="00F14FC6">
      <w:pPr>
        <w:pStyle w:val="Default"/>
        <w:spacing w:line="276" w:lineRule="auto"/>
        <w:ind w:left="720"/>
        <w:rPr>
          <w:rFonts w:ascii="Cambria" w:hAnsi="Cambria" w:cs="Times New Roman"/>
          <w:sz w:val="22"/>
          <w:szCs w:val="22"/>
        </w:rPr>
      </w:pPr>
    </w:p>
    <w:p w14:paraId="3C96C2B8" w14:textId="2771ABFF" w:rsidR="00B00357" w:rsidRDefault="00B00357" w:rsidP="00B00357">
      <w:pPr>
        <w:pStyle w:val="Default"/>
        <w:numPr>
          <w:ilvl w:val="0"/>
          <w:numId w:val="46"/>
        </w:numPr>
        <w:spacing w:line="276" w:lineRule="auto"/>
        <w:rPr>
          <w:rFonts w:ascii="Cambria" w:hAnsi="Cambria" w:cs="Times New Roman"/>
          <w:sz w:val="22"/>
          <w:szCs w:val="22"/>
        </w:rPr>
      </w:pPr>
      <w:r>
        <w:rPr>
          <w:rFonts w:ascii="Cambria" w:hAnsi="Cambria" w:cs="Times New Roman"/>
          <w:sz w:val="22"/>
          <w:szCs w:val="22"/>
        </w:rPr>
        <w:t xml:space="preserve">(6 points) Suppose that, upon further research, you </w:t>
      </w:r>
      <w:r w:rsidR="00042C23">
        <w:rPr>
          <w:rFonts w:ascii="Cambria" w:hAnsi="Cambria" w:cs="Times New Roman"/>
          <w:sz w:val="22"/>
          <w:szCs w:val="22"/>
        </w:rPr>
        <w:t>find</w:t>
      </w:r>
      <w:r>
        <w:rPr>
          <w:rFonts w:ascii="Cambria" w:hAnsi="Cambria" w:cs="Times New Roman"/>
          <w:sz w:val="22"/>
          <w:szCs w:val="22"/>
        </w:rPr>
        <w:t xml:space="preserve"> out that the profit margins from meeting the performance target </w:t>
      </w:r>
      <w:r w:rsidR="00042C23">
        <w:rPr>
          <w:rFonts w:ascii="Cambria" w:hAnsi="Cambria" w:cs="Times New Roman"/>
          <w:sz w:val="22"/>
          <w:szCs w:val="22"/>
        </w:rPr>
        <w:t>is</w:t>
      </w:r>
      <w:r>
        <w:rPr>
          <w:rFonts w:ascii="Cambria" w:hAnsi="Cambria" w:cs="Times New Roman"/>
          <w:sz w:val="22"/>
          <w:szCs w:val="22"/>
        </w:rPr>
        <w:t xml:space="preserve"> $60,000 per worker (that is, each worker meeting the target increases your profits, net of all non-labor costs, by $60,000). Would it be worth it for your company to stick with the bonus scheme, or would it be better off to switch to the flat wage scheme? (For this point, assume again workers are risk-neutral). Explain.</w:t>
      </w:r>
    </w:p>
    <w:p w14:paraId="1AC303A7" w14:textId="77777777" w:rsidR="00576C2A" w:rsidRDefault="00576C2A" w:rsidP="00576C2A">
      <w:pPr>
        <w:pStyle w:val="Default"/>
        <w:spacing w:line="276" w:lineRule="auto"/>
        <w:rPr>
          <w:rFonts w:ascii="Cambria" w:hAnsi="Cambria" w:cs="Times New Roman"/>
          <w:sz w:val="22"/>
          <w:szCs w:val="22"/>
        </w:rPr>
      </w:pPr>
    </w:p>
    <w:p w14:paraId="2636A7F4" w14:textId="77777777" w:rsidR="00561027" w:rsidRDefault="00561027" w:rsidP="00895716">
      <w:pPr>
        <w:pStyle w:val="Default"/>
        <w:spacing w:line="276" w:lineRule="auto"/>
        <w:rPr>
          <w:rFonts w:ascii="Cambria" w:hAnsi="Cambria" w:cs="Times New Roman"/>
          <w:sz w:val="22"/>
          <w:szCs w:val="22"/>
        </w:rPr>
      </w:pPr>
    </w:p>
    <w:p w14:paraId="33EDCE75" w14:textId="77777777" w:rsidR="00D0050A" w:rsidRDefault="00D0050A" w:rsidP="00895716">
      <w:pPr>
        <w:pStyle w:val="Default"/>
        <w:spacing w:line="276" w:lineRule="auto"/>
        <w:rPr>
          <w:rFonts w:ascii="Cambria" w:hAnsi="Cambria" w:cs="Times New Roman"/>
          <w:sz w:val="22"/>
          <w:szCs w:val="22"/>
        </w:rPr>
      </w:pPr>
    </w:p>
    <w:p w14:paraId="7DECF720" w14:textId="77777777" w:rsidR="00D0050A" w:rsidRDefault="00D0050A" w:rsidP="00895716">
      <w:pPr>
        <w:pStyle w:val="Default"/>
        <w:spacing w:line="276" w:lineRule="auto"/>
        <w:rPr>
          <w:rFonts w:ascii="Cambria" w:hAnsi="Cambria" w:cs="Times New Roman"/>
          <w:sz w:val="22"/>
          <w:szCs w:val="22"/>
        </w:rPr>
      </w:pPr>
    </w:p>
    <w:p w14:paraId="2C31A72A" w14:textId="77777777" w:rsidR="00D0050A" w:rsidRDefault="00D0050A" w:rsidP="00895716">
      <w:pPr>
        <w:pStyle w:val="Default"/>
        <w:spacing w:line="276" w:lineRule="auto"/>
        <w:rPr>
          <w:rFonts w:ascii="Cambria" w:hAnsi="Cambria" w:cs="Times New Roman"/>
          <w:sz w:val="22"/>
          <w:szCs w:val="22"/>
        </w:rPr>
      </w:pPr>
    </w:p>
    <w:p w14:paraId="3B5191B2" w14:textId="77777777" w:rsidR="00D0050A" w:rsidRDefault="00D0050A" w:rsidP="00895716">
      <w:pPr>
        <w:pStyle w:val="Default"/>
        <w:spacing w:line="276" w:lineRule="auto"/>
        <w:rPr>
          <w:rFonts w:ascii="Cambria" w:hAnsi="Cambria" w:cs="Times New Roman"/>
          <w:sz w:val="22"/>
          <w:szCs w:val="22"/>
        </w:rPr>
      </w:pPr>
    </w:p>
    <w:p w14:paraId="50D0C986" w14:textId="77777777" w:rsidR="00D0050A" w:rsidRDefault="00D0050A" w:rsidP="00895716">
      <w:pPr>
        <w:pStyle w:val="Default"/>
        <w:spacing w:line="276" w:lineRule="auto"/>
        <w:rPr>
          <w:rFonts w:ascii="Cambria" w:hAnsi="Cambria" w:cs="Times New Roman"/>
          <w:sz w:val="22"/>
          <w:szCs w:val="22"/>
        </w:rPr>
      </w:pPr>
    </w:p>
    <w:p w14:paraId="6C86BB67" w14:textId="77777777" w:rsidR="00D0050A" w:rsidRDefault="00D0050A" w:rsidP="00895716">
      <w:pPr>
        <w:pStyle w:val="Default"/>
        <w:spacing w:line="276" w:lineRule="auto"/>
        <w:rPr>
          <w:rFonts w:ascii="Cambria" w:hAnsi="Cambria" w:cs="Times New Roman"/>
          <w:sz w:val="22"/>
          <w:szCs w:val="22"/>
        </w:rPr>
      </w:pPr>
    </w:p>
    <w:p w14:paraId="5E945979" w14:textId="77777777" w:rsidR="00D0050A" w:rsidRDefault="00D0050A" w:rsidP="00895716">
      <w:pPr>
        <w:pStyle w:val="Default"/>
        <w:spacing w:line="276" w:lineRule="auto"/>
        <w:rPr>
          <w:rFonts w:ascii="Cambria" w:hAnsi="Cambria" w:cs="Times New Roman"/>
          <w:sz w:val="22"/>
          <w:szCs w:val="22"/>
        </w:rPr>
      </w:pPr>
    </w:p>
    <w:p w14:paraId="479A0705" w14:textId="77777777" w:rsidR="00D0050A" w:rsidRPr="00076FC5" w:rsidRDefault="00D0050A" w:rsidP="00D0050A">
      <w:pPr>
        <w:pStyle w:val="Default"/>
        <w:spacing w:line="276" w:lineRule="auto"/>
        <w:rPr>
          <w:rFonts w:ascii="Cambria" w:hAnsi="Cambria" w:cs="Times New Roman"/>
          <w:sz w:val="22"/>
          <w:szCs w:val="22"/>
        </w:rPr>
      </w:pPr>
    </w:p>
    <w:p w14:paraId="7B0C14FE" w14:textId="5A392E96" w:rsidR="00D0050A" w:rsidRDefault="00D0050A" w:rsidP="00D0050A">
      <w:pPr>
        <w:pStyle w:val="Default"/>
        <w:rPr>
          <w:rFonts w:ascii="Cambria" w:hAnsi="Cambria"/>
          <w:b/>
          <w:sz w:val="22"/>
          <w:szCs w:val="22"/>
          <w:u w:val="single"/>
        </w:rPr>
      </w:pPr>
      <w:r w:rsidRPr="00076FC5">
        <w:rPr>
          <w:rFonts w:ascii="Cambria" w:hAnsi="Cambria"/>
          <w:b/>
          <w:sz w:val="22"/>
          <w:szCs w:val="22"/>
          <w:u w:val="single"/>
        </w:rPr>
        <w:lastRenderedPageBreak/>
        <w:t xml:space="preserve">Game theory </w:t>
      </w:r>
      <w:r>
        <w:rPr>
          <w:rFonts w:ascii="Cambria" w:hAnsi="Cambria"/>
          <w:b/>
          <w:sz w:val="22"/>
          <w:szCs w:val="22"/>
          <w:u w:val="single"/>
        </w:rPr>
        <w:t>long</w:t>
      </w:r>
      <w:r w:rsidRPr="00076FC5">
        <w:rPr>
          <w:rFonts w:ascii="Cambria" w:hAnsi="Cambria"/>
          <w:b/>
          <w:sz w:val="22"/>
          <w:szCs w:val="22"/>
          <w:u w:val="single"/>
        </w:rPr>
        <w:t xml:space="preserve"> question</w:t>
      </w:r>
      <w:r>
        <w:rPr>
          <w:rFonts w:ascii="Cambria" w:hAnsi="Cambria"/>
          <w:b/>
          <w:sz w:val="22"/>
          <w:szCs w:val="22"/>
          <w:u w:val="single"/>
        </w:rPr>
        <w:t>s</w:t>
      </w:r>
      <w:r w:rsidRPr="00076FC5">
        <w:rPr>
          <w:rFonts w:ascii="Cambria" w:hAnsi="Cambria"/>
          <w:b/>
          <w:sz w:val="22"/>
          <w:szCs w:val="22"/>
          <w:u w:val="single"/>
        </w:rPr>
        <w:t xml:space="preserve"> </w:t>
      </w:r>
      <w:r>
        <w:rPr>
          <w:rFonts w:ascii="Cambria" w:hAnsi="Cambria"/>
          <w:b/>
          <w:sz w:val="22"/>
          <w:szCs w:val="22"/>
          <w:u w:val="single"/>
        </w:rPr>
        <w:t>(3</w:t>
      </w:r>
      <w:r w:rsidR="005A2CD7">
        <w:rPr>
          <w:rFonts w:ascii="Cambria" w:hAnsi="Cambria"/>
          <w:b/>
          <w:sz w:val="22"/>
          <w:szCs w:val="22"/>
          <w:u w:val="single"/>
        </w:rPr>
        <w:t>5</w:t>
      </w:r>
      <w:r w:rsidRPr="00076FC5">
        <w:rPr>
          <w:rFonts w:ascii="Cambria" w:hAnsi="Cambria"/>
          <w:b/>
          <w:sz w:val="22"/>
          <w:szCs w:val="22"/>
          <w:u w:val="single"/>
        </w:rPr>
        <w:t xml:space="preserve"> points</w:t>
      </w:r>
      <w:r>
        <w:rPr>
          <w:rFonts w:ascii="Cambria" w:hAnsi="Cambria"/>
          <w:b/>
          <w:sz w:val="22"/>
          <w:szCs w:val="22"/>
          <w:u w:val="single"/>
        </w:rPr>
        <w:t>)</w:t>
      </w:r>
    </w:p>
    <w:p w14:paraId="34BCFA1B" w14:textId="77777777" w:rsidR="005A2CD7" w:rsidRPr="00076FC5" w:rsidRDefault="005A2CD7" w:rsidP="00D0050A">
      <w:pPr>
        <w:pStyle w:val="Default"/>
        <w:rPr>
          <w:rFonts w:ascii="Cambria" w:hAnsi="Cambria"/>
          <w:bCs/>
          <w:sz w:val="22"/>
          <w:szCs w:val="22"/>
          <w:u w:val="single"/>
        </w:rPr>
      </w:pPr>
    </w:p>
    <w:p w14:paraId="20A4BF17" w14:textId="77777777" w:rsidR="00076FC5" w:rsidRPr="00076FC5" w:rsidRDefault="00076FC5" w:rsidP="00076FC5">
      <w:pPr>
        <w:pStyle w:val="Default"/>
        <w:rPr>
          <w:rFonts w:ascii="Cambria" w:hAnsi="Cambria"/>
          <w:bCs/>
          <w:sz w:val="22"/>
          <w:szCs w:val="22"/>
        </w:rPr>
      </w:pPr>
    </w:p>
    <w:p w14:paraId="7DCE7842" w14:textId="05A2055B" w:rsidR="00076FC5" w:rsidRPr="00076FC5" w:rsidRDefault="005A2CD7" w:rsidP="00076FC5">
      <w:pPr>
        <w:rPr>
          <w:rFonts w:ascii="Cambria" w:hAnsi="Cambria"/>
          <w:b/>
        </w:rPr>
      </w:pPr>
      <w:r>
        <w:rPr>
          <w:rFonts w:ascii="Cambria" w:hAnsi="Cambria"/>
          <w:b/>
        </w:rPr>
        <w:t>Problem</w:t>
      </w:r>
      <w:r w:rsidR="00076FC5" w:rsidRPr="00076FC5">
        <w:rPr>
          <w:rFonts w:ascii="Cambria" w:hAnsi="Cambria"/>
          <w:b/>
        </w:rPr>
        <w:t xml:space="preserve"> </w:t>
      </w:r>
      <w:r>
        <w:rPr>
          <w:rFonts w:ascii="Cambria" w:hAnsi="Cambria"/>
          <w:b/>
        </w:rPr>
        <w:t>4</w:t>
      </w:r>
      <w:r w:rsidR="00076FC5" w:rsidRPr="00076FC5">
        <w:rPr>
          <w:rFonts w:ascii="Cambria" w:hAnsi="Cambria"/>
          <w:b/>
        </w:rPr>
        <w:t>: Price Competition and Capacity [2</w:t>
      </w:r>
      <w:r>
        <w:rPr>
          <w:rFonts w:ascii="Cambria" w:hAnsi="Cambria"/>
          <w:b/>
        </w:rPr>
        <w:t>0</w:t>
      </w:r>
      <w:r w:rsidR="00076FC5" w:rsidRPr="00076FC5">
        <w:rPr>
          <w:rFonts w:ascii="Cambria" w:hAnsi="Cambria"/>
          <w:b/>
        </w:rPr>
        <w:t xml:space="preserve"> points]</w:t>
      </w:r>
    </w:p>
    <w:p w14:paraId="74E8700A" w14:textId="77777777" w:rsidR="00076FC5" w:rsidRPr="00076FC5" w:rsidRDefault="00076FC5" w:rsidP="00076FC5">
      <w:pPr>
        <w:rPr>
          <w:rFonts w:ascii="Cambria" w:hAnsi="Cambria"/>
        </w:rPr>
      </w:pPr>
      <w:r w:rsidRPr="00076FC5">
        <w:rPr>
          <w:rFonts w:ascii="Cambria" w:hAnsi="Cambria"/>
        </w:rPr>
        <w:t xml:space="preserve">Consider a one-shot price competition between Apple and Samsung for their new smartphones. Each company can </w:t>
      </w:r>
      <w:proofErr w:type="gramStart"/>
      <w:r w:rsidRPr="00076FC5">
        <w:rPr>
          <w:rFonts w:ascii="Cambria" w:hAnsi="Cambria"/>
        </w:rPr>
        <w:t>chose</w:t>
      </w:r>
      <w:proofErr w:type="gramEnd"/>
      <w:r w:rsidRPr="00076FC5">
        <w:rPr>
          <w:rFonts w:ascii="Cambria" w:hAnsi="Cambria"/>
        </w:rPr>
        <w:t xml:space="preserve"> to charge either $800 or $1,000. The following is the DEMAND matrix (not the profit matrix):</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1438"/>
        <w:gridCol w:w="1890"/>
        <w:gridCol w:w="1890"/>
      </w:tblGrid>
      <w:tr w:rsidR="00076FC5" w:rsidRPr="00076FC5" w14:paraId="07D1E0A7" w14:textId="77777777" w:rsidTr="006B718D">
        <w:trPr>
          <w:trHeight w:val="432"/>
          <w:jc w:val="center"/>
        </w:trPr>
        <w:tc>
          <w:tcPr>
            <w:tcW w:w="6210" w:type="dxa"/>
            <w:gridSpan w:val="4"/>
            <w:vAlign w:val="center"/>
          </w:tcPr>
          <w:p w14:paraId="141F1769" w14:textId="77777777" w:rsidR="00076FC5" w:rsidRPr="00076FC5" w:rsidRDefault="00076FC5" w:rsidP="006B718D">
            <w:pPr>
              <w:jc w:val="center"/>
              <w:rPr>
                <w:rFonts w:ascii="Cambria" w:hAnsi="Cambria"/>
                <w:b/>
              </w:rPr>
            </w:pPr>
            <w:r w:rsidRPr="00076FC5">
              <w:rPr>
                <w:rFonts w:ascii="Cambria" w:hAnsi="Cambria"/>
                <w:b/>
              </w:rPr>
              <w:t xml:space="preserve">                                        Samsung</w:t>
            </w:r>
          </w:p>
        </w:tc>
      </w:tr>
      <w:tr w:rsidR="00076FC5" w:rsidRPr="00076FC5" w14:paraId="67E424B2" w14:textId="77777777" w:rsidTr="006B718D">
        <w:trPr>
          <w:trHeight w:val="432"/>
          <w:jc w:val="center"/>
        </w:trPr>
        <w:tc>
          <w:tcPr>
            <w:tcW w:w="992" w:type="dxa"/>
            <w:vMerge w:val="restart"/>
            <w:vAlign w:val="center"/>
          </w:tcPr>
          <w:p w14:paraId="19A4216A" w14:textId="77777777" w:rsidR="00076FC5" w:rsidRPr="00076FC5" w:rsidRDefault="00076FC5" w:rsidP="006B718D">
            <w:pPr>
              <w:jc w:val="center"/>
              <w:rPr>
                <w:rFonts w:ascii="Cambria" w:hAnsi="Cambria"/>
                <w:b/>
              </w:rPr>
            </w:pPr>
            <w:r w:rsidRPr="00076FC5">
              <w:rPr>
                <w:rFonts w:ascii="Cambria" w:hAnsi="Cambria"/>
              </w:rPr>
              <w:br/>
            </w:r>
            <w:r w:rsidRPr="00076FC5">
              <w:rPr>
                <w:rFonts w:ascii="Cambria" w:hAnsi="Cambria"/>
                <w:b/>
              </w:rPr>
              <w:t>Apple</w:t>
            </w:r>
          </w:p>
        </w:tc>
        <w:tc>
          <w:tcPr>
            <w:tcW w:w="1438" w:type="dxa"/>
            <w:vAlign w:val="center"/>
          </w:tcPr>
          <w:p w14:paraId="48A2A292" w14:textId="77777777" w:rsidR="00076FC5" w:rsidRPr="00076FC5" w:rsidRDefault="00076FC5" w:rsidP="006B718D">
            <w:pPr>
              <w:jc w:val="center"/>
              <w:rPr>
                <w:rFonts w:ascii="Cambria" w:hAnsi="Cambria"/>
              </w:rPr>
            </w:pPr>
          </w:p>
        </w:tc>
        <w:tc>
          <w:tcPr>
            <w:tcW w:w="1890" w:type="dxa"/>
            <w:tcBorders>
              <w:bottom w:val="single" w:sz="4" w:space="0" w:color="auto"/>
            </w:tcBorders>
            <w:vAlign w:val="center"/>
          </w:tcPr>
          <w:p w14:paraId="22438452" w14:textId="77777777" w:rsidR="00076FC5" w:rsidRPr="00076FC5" w:rsidRDefault="00076FC5" w:rsidP="006B718D">
            <w:pPr>
              <w:jc w:val="center"/>
              <w:rPr>
                <w:rFonts w:ascii="Cambria" w:hAnsi="Cambria"/>
              </w:rPr>
            </w:pPr>
            <w:r w:rsidRPr="00076FC5">
              <w:rPr>
                <w:rFonts w:ascii="Cambria" w:hAnsi="Cambria"/>
              </w:rPr>
              <w:t>$800</w:t>
            </w:r>
          </w:p>
        </w:tc>
        <w:tc>
          <w:tcPr>
            <w:tcW w:w="1890" w:type="dxa"/>
            <w:tcBorders>
              <w:bottom w:val="single" w:sz="4" w:space="0" w:color="auto"/>
            </w:tcBorders>
            <w:vAlign w:val="center"/>
          </w:tcPr>
          <w:p w14:paraId="133809FF" w14:textId="77777777" w:rsidR="00076FC5" w:rsidRPr="00076FC5" w:rsidRDefault="00076FC5" w:rsidP="006B718D">
            <w:pPr>
              <w:jc w:val="center"/>
              <w:rPr>
                <w:rFonts w:ascii="Cambria" w:hAnsi="Cambria"/>
              </w:rPr>
            </w:pPr>
            <w:r w:rsidRPr="00076FC5">
              <w:rPr>
                <w:rFonts w:ascii="Cambria" w:hAnsi="Cambria"/>
              </w:rPr>
              <w:t>$1000</w:t>
            </w:r>
          </w:p>
        </w:tc>
      </w:tr>
      <w:tr w:rsidR="00076FC5" w:rsidRPr="00076FC5" w14:paraId="31648ADC" w14:textId="77777777" w:rsidTr="006B718D">
        <w:trPr>
          <w:trHeight w:val="432"/>
          <w:jc w:val="center"/>
        </w:trPr>
        <w:tc>
          <w:tcPr>
            <w:tcW w:w="992" w:type="dxa"/>
            <w:vMerge/>
            <w:vAlign w:val="center"/>
          </w:tcPr>
          <w:p w14:paraId="3660AF2F" w14:textId="77777777" w:rsidR="00076FC5" w:rsidRPr="00076FC5" w:rsidRDefault="00076FC5" w:rsidP="006B718D">
            <w:pPr>
              <w:jc w:val="center"/>
              <w:rPr>
                <w:rFonts w:ascii="Cambria" w:hAnsi="Cambria"/>
              </w:rPr>
            </w:pPr>
          </w:p>
        </w:tc>
        <w:tc>
          <w:tcPr>
            <w:tcW w:w="1438" w:type="dxa"/>
            <w:tcBorders>
              <w:right w:val="single" w:sz="4" w:space="0" w:color="auto"/>
            </w:tcBorders>
            <w:vAlign w:val="center"/>
          </w:tcPr>
          <w:p w14:paraId="362D74D8" w14:textId="77777777" w:rsidR="00076FC5" w:rsidRPr="00076FC5" w:rsidRDefault="00076FC5" w:rsidP="006B718D">
            <w:pPr>
              <w:jc w:val="center"/>
              <w:rPr>
                <w:rFonts w:ascii="Cambria" w:hAnsi="Cambria"/>
              </w:rPr>
            </w:pPr>
            <w:r w:rsidRPr="00076FC5">
              <w:rPr>
                <w:rFonts w:ascii="Cambria" w:hAnsi="Cambria"/>
              </w:rPr>
              <w:t>$800</w:t>
            </w:r>
          </w:p>
        </w:tc>
        <w:tc>
          <w:tcPr>
            <w:tcW w:w="1890" w:type="dxa"/>
            <w:tcBorders>
              <w:top w:val="single" w:sz="4" w:space="0" w:color="auto"/>
              <w:left w:val="single" w:sz="4" w:space="0" w:color="auto"/>
              <w:bottom w:val="single" w:sz="4" w:space="0" w:color="auto"/>
              <w:right w:val="single" w:sz="4" w:space="0" w:color="auto"/>
            </w:tcBorders>
            <w:vAlign w:val="center"/>
          </w:tcPr>
          <w:p w14:paraId="08E842FC" w14:textId="77777777" w:rsidR="00076FC5" w:rsidRPr="00076FC5" w:rsidRDefault="00076FC5" w:rsidP="006B718D">
            <w:pPr>
              <w:jc w:val="center"/>
              <w:rPr>
                <w:rFonts w:ascii="Cambria" w:hAnsi="Cambria"/>
              </w:rPr>
            </w:pPr>
            <w:r w:rsidRPr="00076FC5">
              <w:rPr>
                <w:rFonts w:ascii="Cambria" w:hAnsi="Cambria"/>
              </w:rPr>
              <w:t>30, 20</w:t>
            </w:r>
          </w:p>
        </w:tc>
        <w:tc>
          <w:tcPr>
            <w:tcW w:w="1890" w:type="dxa"/>
            <w:tcBorders>
              <w:top w:val="single" w:sz="4" w:space="0" w:color="auto"/>
              <w:left w:val="single" w:sz="4" w:space="0" w:color="auto"/>
              <w:bottom w:val="single" w:sz="4" w:space="0" w:color="auto"/>
              <w:right w:val="single" w:sz="4" w:space="0" w:color="auto"/>
            </w:tcBorders>
            <w:vAlign w:val="center"/>
          </w:tcPr>
          <w:p w14:paraId="515E8015" w14:textId="77777777" w:rsidR="00076FC5" w:rsidRPr="00076FC5" w:rsidRDefault="00076FC5" w:rsidP="006B718D">
            <w:pPr>
              <w:jc w:val="center"/>
              <w:rPr>
                <w:rFonts w:ascii="Cambria" w:hAnsi="Cambria"/>
              </w:rPr>
            </w:pPr>
            <w:r w:rsidRPr="00076FC5">
              <w:rPr>
                <w:rFonts w:ascii="Cambria" w:hAnsi="Cambria"/>
              </w:rPr>
              <w:t>35, 10</w:t>
            </w:r>
          </w:p>
        </w:tc>
      </w:tr>
      <w:tr w:rsidR="00076FC5" w:rsidRPr="00076FC5" w14:paraId="6B903AC4" w14:textId="77777777" w:rsidTr="006B718D">
        <w:trPr>
          <w:trHeight w:val="432"/>
          <w:jc w:val="center"/>
        </w:trPr>
        <w:tc>
          <w:tcPr>
            <w:tcW w:w="992" w:type="dxa"/>
            <w:vMerge/>
            <w:vAlign w:val="center"/>
          </w:tcPr>
          <w:p w14:paraId="792FDC9B" w14:textId="77777777" w:rsidR="00076FC5" w:rsidRPr="00076FC5" w:rsidRDefault="00076FC5" w:rsidP="006B718D">
            <w:pPr>
              <w:jc w:val="center"/>
              <w:rPr>
                <w:rFonts w:ascii="Cambria" w:hAnsi="Cambria"/>
              </w:rPr>
            </w:pPr>
          </w:p>
        </w:tc>
        <w:tc>
          <w:tcPr>
            <w:tcW w:w="1438" w:type="dxa"/>
            <w:tcBorders>
              <w:right w:val="single" w:sz="4" w:space="0" w:color="auto"/>
            </w:tcBorders>
            <w:vAlign w:val="center"/>
          </w:tcPr>
          <w:p w14:paraId="3C2F1979" w14:textId="77777777" w:rsidR="00076FC5" w:rsidRPr="00076FC5" w:rsidRDefault="00076FC5" w:rsidP="006B718D">
            <w:pPr>
              <w:jc w:val="center"/>
              <w:rPr>
                <w:rFonts w:ascii="Cambria" w:hAnsi="Cambria"/>
              </w:rPr>
            </w:pPr>
            <w:r w:rsidRPr="00076FC5">
              <w:rPr>
                <w:rFonts w:ascii="Cambria" w:hAnsi="Cambria"/>
              </w:rPr>
              <w:t>$1000</w:t>
            </w:r>
          </w:p>
        </w:tc>
        <w:tc>
          <w:tcPr>
            <w:tcW w:w="1890" w:type="dxa"/>
            <w:tcBorders>
              <w:top w:val="single" w:sz="4" w:space="0" w:color="auto"/>
              <w:left w:val="single" w:sz="4" w:space="0" w:color="auto"/>
              <w:bottom w:val="single" w:sz="4" w:space="0" w:color="auto"/>
              <w:right w:val="single" w:sz="4" w:space="0" w:color="auto"/>
            </w:tcBorders>
            <w:vAlign w:val="center"/>
          </w:tcPr>
          <w:p w14:paraId="75F117D6" w14:textId="77777777" w:rsidR="00076FC5" w:rsidRPr="00076FC5" w:rsidRDefault="00076FC5" w:rsidP="006B718D">
            <w:pPr>
              <w:jc w:val="center"/>
              <w:rPr>
                <w:rFonts w:ascii="Cambria" w:hAnsi="Cambria"/>
              </w:rPr>
            </w:pPr>
            <w:r w:rsidRPr="00076FC5">
              <w:rPr>
                <w:rFonts w:ascii="Cambria" w:hAnsi="Cambria"/>
              </w:rPr>
              <w:t>18, 22</w:t>
            </w:r>
          </w:p>
        </w:tc>
        <w:tc>
          <w:tcPr>
            <w:tcW w:w="1890" w:type="dxa"/>
            <w:tcBorders>
              <w:top w:val="single" w:sz="4" w:space="0" w:color="auto"/>
              <w:left w:val="single" w:sz="4" w:space="0" w:color="auto"/>
              <w:bottom w:val="single" w:sz="4" w:space="0" w:color="auto"/>
              <w:right w:val="single" w:sz="4" w:space="0" w:color="auto"/>
            </w:tcBorders>
            <w:vAlign w:val="center"/>
          </w:tcPr>
          <w:p w14:paraId="3D2C67A0" w14:textId="77777777" w:rsidR="00076FC5" w:rsidRPr="00076FC5" w:rsidRDefault="00076FC5" w:rsidP="006B718D">
            <w:pPr>
              <w:jc w:val="center"/>
              <w:rPr>
                <w:rFonts w:ascii="Cambria" w:hAnsi="Cambria"/>
              </w:rPr>
            </w:pPr>
            <w:r w:rsidRPr="00076FC5">
              <w:rPr>
                <w:rFonts w:ascii="Cambria" w:hAnsi="Cambria"/>
              </w:rPr>
              <w:t>21, 18</w:t>
            </w:r>
          </w:p>
        </w:tc>
      </w:tr>
    </w:tbl>
    <w:p w14:paraId="172B62A6" w14:textId="77777777" w:rsidR="00076FC5" w:rsidRPr="00076FC5" w:rsidRDefault="00076FC5" w:rsidP="00076FC5">
      <w:pPr>
        <w:rPr>
          <w:rFonts w:ascii="Cambria" w:hAnsi="Cambria"/>
        </w:rPr>
      </w:pPr>
    </w:p>
    <w:p w14:paraId="76742DED" w14:textId="77777777" w:rsidR="00076FC5" w:rsidRPr="00076FC5" w:rsidRDefault="00076FC5" w:rsidP="00076FC5">
      <w:pPr>
        <w:rPr>
          <w:rFonts w:ascii="Cambria" w:hAnsi="Cambria"/>
        </w:rPr>
      </w:pPr>
      <w:r w:rsidRPr="00076FC5">
        <w:rPr>
          <w:rFonts w:ascii="Cambria" w:hAnsi="Cambria"/>
        </w:rPr>
        <w:t xml:space="preserve">For example, if both firms set a price of $800, Apple will have a demand of 30 million units and Samsung will have a demand of 20 million units. (While the demand numbers are in Millions, you don’t need to account for that in your calculations.) Suppose </w:t>
      </w:r>
      <w:r w:rsidRPr="00076FC5">
        <w:rPr>
          <w:rFonts w:ascii="Cambria" w:hAnsi="Cambria"/>
          <w:b/>
          <w:bCs/>
        </w:rPr>
        <w:t>the production cost per unit is $400</w:t>
      </w:r>
      <w:r w:rsidRPr="00076FC5">
        <w:rPr>
          <w:rFonts w:ascii="Cambria" w:hAnsi="Cambria"/>
        </w:rPr>
        <w:t>, the same for both companies. (We don’t consider fixed costs as they usually don’t impact price competition.) Assume each company aims to maximize its own profits.</w:t>
      </w:r>
    </w:p>
    <w:p w14:paraId="6212E311" w14:textId="1FA8981A" w:rsidR="00076FC5" w:rsidRPr="00076FC5" w:rsidRDefault="00B604E2" w:rsidP="00076FC5">
      <w:pPr>
        <w:rPr>
          <w:rFonts w:ascii="Cambria" w:hAnsi="Cambria"/>
        </w:rPr>
      </w:pPr>
      <w:r>
        <w:rPr>
          <w:rFonts w:ascii="Cambria" w:hAnsi="Cambria"/>
        </w:rPr>
        <w:t>a)</w:t>
      </w:r>
      <w:r w:rsidR="00076FC5" w:rsidRPr="00076FC5">
        <w:rPr>
          <w:rFonts w:ascii="Cambria" w:hAnsi="Cambria"/>
        </w:rPr>
        <w:t xml:space="preserve"> Suppose first that the two companies set their prices </w:t>
      </w:r>
      <w:r w:rsidR="00076FC5" w:rsidRPr="00076FC5">
        <w:rPr>
          <w:rFonts w:ascii="Cambria" w:hAnsi="Cambria"/>
          <w:u w:val="single"/>
        </w:rPr>
        <w:t>simultaneously</w:t>
      </w:r>
      <w:r w:rsidR="00076FC5" w:rsidRPr="00076FC5">
        <w:rPr>
          <w:rFonts w:ascii="Cambria" w:hAnsi="Cambria"/>
        </w:rPr>
        <w:t>. Please answer the following questions.</w:t>
      </w:r>
      <w:r w:rsidR="00076FC5" w:rsidRPr="00076FC5">
        <w:rPr>
          <w:rFonts w:ascii="Cambria" w:hAnsi="Cambria"/>
          <w:b/>
        </w:rPr>
        <w:t xml:space="preserve"> </w:t>
      </w:r>
      <w:r w:rsidR="00076FC5" w:rsidRPr="00076FC5">
        <w:rPr>
          <w:rFonts w:ascii="Cambria" w:hAnsi="Cambria"/>
        </w:rPr>
        <w:t xml:space="preserve">[Hint: Start by constructing the game matrix with profit numbers. Don’t forget to include </w:t>
      </w:r>
      <w:proofErr w:type="gramStart"/>
      <w:r w:rsidR="00076FC5" w:rsidRPr="00076FC5">
        <w:rPr>
          <w:rFonts w:ascii="Cambria" w:hAnsi="Cambria"/>
        </w:rPr>
        <w:t>costs, and</w:t>
      </w:r>
      <w:proofErr w:type="gramEnd"/>
      <w:r w:rsidR="00076FC5" w:rsidRPr="00076FC5">
        <w:rPr>
          <w:rFonts w:ascii="Cambria" w:hAnsi="Cambria"/>
        </w:rPr>
        <w:t xml:space="preserve"> be sure to double check your calculations before proceeding.]</w:t>
      </w:r>
    </w:p>
    <w:p w14:paraId="0CA700EA" w14:textId="77777777" w:rsidR="00076FC5" w:rsidRPr="00076FC5" w:rsidRDefault="00076FC5" w:rsidP="00076FC5">
      <w:pPr>
        <w:rPr>
          <w:rFonts w:ascii="Cambria" w:hAnsi="Cambria"/>
          <w:b/>
        </w:rPr>
      </w:pPr>
      <w:r w:rsidRPr="00076FC5">
        <w:rPr>
          <w:rFonts w:ascii="Cambria" w:hAnsi="Cambria"/>
        </w:rPr>
        <w:t xml:space="preserve">(a-1) Does Samsung have a dominant strategy? If so, please specify. </w:t>
      </w:r>
      <w:r w:rsidRPr="00076FC5">
        <w:rPr>
          <w:rFonts w:ascii="Cambria" w:hAnsi="Cambria"/>
          <w:b/>
        </w:rPr>
        <w:t>[4 points]</w:t>
      </w:r>
    </w:p>
    <w:p w14:paraId="7DDAD5B7" w14:textId="77777777" w:rsidR="00076FC5" w:rsidRPr="00076FC5" w:rsidRDefault="00076FC5" w:rsidP="00076FC5">
      <w:pPr>
        <w:rPr>
          <w:rFonts w:ascii="Cambria" w:hAnsi="Cambria"/>
          <w:b/>
        </w:rPr>
      </w:pPr>
      <w:r w:rsidRPr="00076FC5">
        <w:rPr>
          <w:rFonts w:ascii="Cambria" w:hAnsi="Cambria"/>
        </w:rPr>
        <w:t xml:space="preserve">(a-2) What prices will the two companies set in the Nash Equilibrium? </w:t>
      </w:r>
      <w:r w:rsidRPr="00076FC5">
        <w:rPr>
          <w:rFonts w:ascii="Cambria" w:hAnsi="Cambria"/>
          <w:b/>
        </w:rPr>
        <w:t>[4 points]</w:t>
      </w:r>
    </w:p>
    <w:p w14:paraId="3FD8361E" w14:textId="77777777" w:rsidR="00076FC5" w:rsidRPr="00076FC5" w:rsidRDefault="00076FC5" w:rsidP="00076FC5">
      <w:pPr>
        <w:rPr>
          <w:rFonts w:ascii="Cambria" w:hAnsi="Cambria"/>
        </w:rPr>
      </w:pPr>
    </w:p>
    <w:p w14:paraId="2EDCC769" w14:textId="21DFDD10" w:rsidR="00076FC5" w:rsidRPr="00076FC5" w:rsidRDefault="00076FC5" w:rsidP="00076FC5">
      <w:pPr>
        <w:rPr>
          <w:rFonts w:ascii="Cambria" w:hAnsi="Cambria"/>
        </w:rPr>
      </w:pPr>
      <w:r w:rsidRPr="00076FC5">
        <w:rPr>
          <w:rFonts w:ascii="Cambria" w:hAnsi="Cambria"/>
        </w:rPr>
        <w:t>b</w:t>
      </w:r>
      <w:r w:rsidR="00B604E2">
        <w:rPr>
          <w:rFonts w:ascii="Cambria" w:hAnsi="Cambria"/>
        </w:rPr>
        <w:t>)</w:t>
      </w:r>
      <w:r w:rsidRPr="00076FC5">
        <w:rPr>
          <w:rFonts w:ascii="Cambria" w:hAnsi="Cambria"/>
        </w:rPr>
        <w:t xml:space="preserve"> Suppose now that Apple announces its price first, and then Samsung responds. Please answer the following questions. [Hint: Start by drawing the game tree.]</w:t>
      </w:r>
    </w:p>
    <w:p w14:paraId="66DAE4A7" w14:textId="77777777" w:rsidR="00076FC5" w:rsidRPr="00076FC5" w:rsidRDefault="00076FC5" w:rsidP="00076FC5">
      <w:pPr>
        <w:rPr>
          <w:rFonts w:ascii="Cambria" w:hAnsi="Cambria"/>
          <w:b/>
        </w:rPr>
      </w:pPr>
      <w:r w:rsidRPr="00076FC5">
        <w:rPr>
          <w:rFonts w:ascii="Cambria" w:hAnsi="Cambria"/>
        </w:rPr>
        <w:t xml:space="preserve">(b-1) What prices will the two companies set? </w:t>
      </w:r>
      <w:r w:rsidRPr="00076FC5">
        <w:rPr>
          <w:rFonts w:ascii="Cambria" w:hAnsi="Cambria"/>
          <w:b/>
        </w:rPr>
        <w:t>[4 points]</w:t>
      </w:r>
    </w:p>
    <w:p w14:paraId="13478361" w14:textId="7070D475" w:rsidR="00076FC5" w:rsidRPr="00076FC5" w:rsidRDefault="00076FC5" w:rsidP="00076FC5">
      <w:pPr>
        <w:rPr>
          <w:rFonts w:ascii="Cambria" w:hAnsi="Cambria"/>
          <w:b/>
        </w:rPr>
      </w:pPr>
      <w:r w:rsidRPr="00076FC5">
        <w:rPr>
          <w:rFonts w:ascii="Cambria" w:hAnsi="Cambria"/>
        </w:rPr>
        <w:t>(b-2) If</w:t>
      </w:r>
      <w:r w:rsidR="008C3B17">
        <w:rPr>
          <w:rFonts w:ascii="Cambria" w:hAnsi="Cambria"/>
        </w:rPr>
        <w:t xml:space="preserve"> </w:t>
      </w:r>
      <w:r w:rsidRPr="00076FC5">
        <w:rPr>
          <w:rFonts w:ascii="Cambria" w:hAnsi="Cambria"/>
        </w:rPr>
        <w:t xml:space="preserve">Samsung announces its price first, how will each company’s profit change? </w:t>
      </w:r>
      <w:r w:rsidRPr="00076FC5">
        <w:rPr>
          <w:rFonts w:ascii="Cambria" w:hAnsi="Cambria"/>
          <w:b/>
        </w:rPr>
        <w:t>[4 points]</w:t>
      </w:r>
      <w:r w:rsidR="0098689E">
        <w:rPr>
          <w:rFonts w:ascii="Cambria" w:hAnsi="Cambria"/>
          <w:b/>
        </w:rPr>
        <w:br/>
      </w:r>
    </w:p>
    <w:p w14:paraId="3D79F305" w14:textId="34E9B418" w:rsidR="00076FC5" w:rsidRPr="00076FC5" w:rsidRDefault="00076FC5" w:rsidP="00076FC5">
      <w:pPr>
        <w:rPr>
          <w:rFonts w:ascii="Cambria" w:hAnsi="Cambria"/>
        </w:rPr>
      </w:pPr>
      <w:r w:rsidRPr="00076FC5">
        <w:rPr>
          <w:rFonts w:ascii="Cambria" w:hAnsi="Cambria"/>
        </w:rPr>
        <w:t>c</w:t>
      </w:r>
      <w:r w:rsidR="00B604E2">
        <w:rPr>
          <w:rFonts w:ascii="Cambria" w:hAnsi="Cambria"/>
        </w:rPr>
        <w:t>)</w:t>
      </w:r>
      <w:r w:rsidRPr="00076FC5">
        <w:rPr>
          <w:rFonts w:ascii="Cambria" w:hAnsi="Cambria"/>
        </w:rPr>
        <w:t xml:space="preserve"> Return to </w:t>
      </w:r>
      <w:r w:rsidRPr="00076FC5">
        <w:rPr>
          <w:rFonts w:ascii="Cambria" w:hAnsi="Cambria"/>
          <w:u w:val="single"/>
        </w:rPr>
        <w:t>the simultaneous-move game,</w:t>
      </w:r>
      <w:r w:rsidRPr="00076FC5">
        <w:rPr>
          <w:rFonts w:ascii="Cambria" w:hAnsi="Cambria"/>
        </w:rPr>
        <w:t xml:space="preserve"> but now suppose Apple has a capacity constraint of 25 million units, while Samsung does not. In other words, Apple cannot serve more than 25 million customers, and </w:t>
      </w:r>
      <w:r w:rsidRPr="00076FC5">
        <w:rPr>
          <w:rFonts w:ascii="Cambria" w:hAnsi="Cambria"/>
          <w:u w:val="single"/>
        </w:rPr>
        <w:t>any unserved customers will buy from Samsung.</w:t>
      </w:r>
      <w:r w:rsidRPr="00076FC5">
        <w:rPr>
          <w:rFonts w:ascii="Cambria" w:hAnsi="Cambria"/>
        </w:rPr>
        <w:t xml:space="preserve"> Please answer the following questions. [Hint: You need to re-draw a game matrix.]</w:t>
      </w:r>
    </w:p>
    <w:p w14:paraId="0A6CCF80" w14:textId="77777777" w:rsidR="00076FC5" w:rsidRPr="00076FC5" w:rsidRDefault="00076FC5" w:rsidP="00076FC5">
      <w:pPr>
        <w:rPr>
          <w:rFonts w:ascii="Cambria" w:hAnsi="Cambria"/>
        </w:rPr>
      </w:pPr>
      <w:r w:rsidRPr="00076FC5">
        <w:rPr>
          <w:rFonts w:ascii="Cambria" w:hAnsi="Cambria"/>
        </w:rPr>
        <w:t xml:space="preserve">(c-1) What prices will the two companies now set in the Nash Equilibrium? </w:t>
      </w:r>
      <w:r w:rsidRPr="00076FC5">
        <w:rPr>
          <w:rFonts w:ascii="Cambria" w:hAnsi="Cambria"/>
          <w:b/>
        </w:rPr>
        <w:t>[2 points]</w:t>
      </w:r>
    </w:p>
    <w:p w14:paraId="0B611C52" w14:textId="04AEDD01" w:rsidR="00076FC5" w:rsidRPr="00076FC5" w:rsidRDefault="00076FC5" w:rsidP="00076FC5">
      <w:pPr>
        <w:rPr>
          <w:rFonts w:ascii="Cambria" w:hAnsi="Cambria"/>
        </w:rPr>
      </w:pPr>
      <w:r w:rsidRPr="00076FC5">
        <w:rPr>
          <w:rFonts w:ascii="Cambria" w:hAnsi="Cambria"/>
        </w:rPr>
        <w:lastRenderedPageBreak/>
        <w:t xml:space="preserve">(c-2) Compared to the situation in question (a), does Apple suffer or benefit from its capacity constraint, and by how much? </w:t>
      </w:r>
      <w:r w:rsidRPr="00076FC5">
        <w:rPr>
          <w:rFonts w:ascii="Cambria" w:hAnsi="Cambria"/>
          <w:b/>
        </w:rPr>
        <w:t>[</w:t>
      </w:r>
      <w:r w:rsidR="005A2CD7">
        <w:rPr>
          <w:rFonts w:ascii="Cambria" w:hAnsi="Cambria"/>
          <w:b/>
        </w:rPr>
        <w:t>2</w:t>
      </w:r>
      <w:r w:rsidRPr="00076FC5">
        <w:rPr>
          <w:rFonts w:ascii="Cambria" w:hAnsi="Cambria"/>
          <w:b/>
        </w:rPr>
        <w:t xml:space="preserve"> points]</w:t>
      </w:r>
    </w:p>
    <w:p w14:paraId="235FFD6E" w14:textId="77777777" w:rsidR="00076FC5" w:rsidRPr="00076FC5" w:rsidRDefault="00076FC5" w:rsidP="00076FC5">
      <w:pPr>
        <w:pStyle w:val="Default"/>
        <w:rPr>
          <w:rFonts w:ascii="Cambria" w:hAnsi="Cambria"/>
          <w:bCs/>
          <w:sz w:val="22"/>
          <w:szCs w:val="22"/>
        </w:rPr>
      </w:pPr>
    </w:p>
    <w:p w14:paraId="348A191D" w14:textId="43613280" w:rsidR="00076FC5" w:rsidRPr="00076FC5" w:rsidRDefault="0098689E" w:rsidP="00076FC5">
      <w:pPr>
        <w:pStyle w:val="Default"/>
        <w:rPr>
          <w:rFonts w:ascii="Cambria" w:hAnsi="Cambria" w:cstheme="minorHAnsi"/>
          <w:b/>
          <w:sz w:val="22"/>
          <w:szCs w:val="22"/>
        </w:rPr>
      </w:pPr>
      <w:r>
        <w:rPr>
          <w:rFonts w:ascii="Cambria" w:hAnsi="Cambria" w:cstheme="minorHAnsi"/>
          <w:b/>
          <w:sz w:val="22"/>
          <w:szCs w:val="22"/>
        </w:rPr>
        <w:t>Problem 5</w:t>
      </w:r>
      <w:r w:rsidR="00076FC5" w:rsidRPr="00076FC5">
        <w:rPr>
          <w:rFonts w:ascii="Cambria" w:hAnsi="Cambria" w:cstheme="minorHAnsi"/>
          <w:b/>
          <w:sz w:val="22"/>
          <w:szCs w:val="22"/>
        </w:rPr>
        <w:t>: A game with some unknown payoffs [15 points]</w:t>
      </w:r>
    </w:p>
    <w:p w14:paraId="30F23132" w14:textId="77777777" w:rsidR="00076FC5" w:rsidRPr="00076FC5" w:rsidRDefault="00076FC5" w:rsidP="00076FC5">
      <w:pPr>
        <w:pStyle w:val="Default"/>
        <w:rPr>
          <w:rFonts w:ascii="Cambria" w:hAnsi="Cambria" w:cstheme="minorHAnsi"/>
          <w:b/>
          <w:sz w:val="22"/>
          <w:szCs w:val="22"/>
        </w:rPr>
      </w:pPr>
    </w:p>
    <w:p w14:paraId="565625D4" w14:textId="77777777" w:rsidR="00076FC5" w:rsidRPr="00076FC5" w:rsidRDefault="00076FC5" w:rsidP="00076FC5">
      <w:pPr>
        <w:pStyle w:val="Default"/>
        <w:rPr>
          <w:rFonts w:ascii="Cambria" w:hAnsi="Cambria" w:cstheme="minorHAnsi"/>
          <w:bCs/>
          <w:sz w:val="22"/>
          <w:szCs w:val="22"/>
        </w:rPr>
      </w:pPr>
      <w:r w:rsidRPr="00076FC5">
        <w:rPr>
          <w:rFonts w:ascii="Cambria" w:hAnsi="Cambria" w:cstheme="minorHAnsi"/>
          <w:bCs/>
          <w:sz w:val="22"/>
          <w:szCs w:val="22"/>
        </w:rPr>
        <w:t>Consider the following simultaneous-move game with two unknown payoff numbers X and Y. X≠3, Y≠7, and they are integers.</w:t>
      </w:r>
    </w:p>
    <w:p w14:paraId="41F6079D" w14:textId="77777777" w:rsidR="00076FC5" w:rsidRPr="00076FC5" w:rsidRDefault="00076FC5" w:rsidP="00076FC5">
      <w:pPr>
        <w:pStyle w:val="Default"/>
        <w:rPr>
          <w:rFonts w:ascii="Cambria" w:hAnsi="Cambria" w:cstheme="minorHAnsi"/>
          <w:bCs/>
          <w:sz w:val="22"/>
          <w:szCs w:val="22"/>
        </w:rPr>
      </w:pPr>
    </w:p>
    <w:tbl>
      <w:tblPr>
        <w:tblStyle w:val="TableGrid"/>
        <w:tblW w:w="0" w:type="auto"/>
        <w:tblInd w:w="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046"/>
        <w:gridCol w:w="1170"/>
        <w:gridCol w:w="1260"/>
        <w:gridCol w:w="1256"/>
      </w:tblGrid>
      <w:tr w:rsidR="00076FC5" w:rsidRPr="00076FC5" w14:paraId="02DF2EDB" w14:textId="77777777" w:rsidTr="006B718D">
        <w:trPr>
          <w:trHeight w:val="432"/>
        </w:trPr>
        <w:tc>
          <w:tcPr>
            <w:tcW w:w="5945" w:type="dxa"/>
            <w:gridSpan w:val="5"/>
            <w:vAlign w:val="center"/>
          </w:tcPr>
          <w:p w14:paraId="168EE476" w14:textId="77777777" w:rsidR="00076FC5" w:rsidRPr="00076FC5" w:rsidRDefault="00076FC5" w:rsidP="006B718D">
            <w:pPr>
              <w:jc w:val="center"/>
              <w:rPr>
                <w:rFonts w:ascii="Cambria" w:hAnsi="Cambria" w:cstheme="minorHAnsi"/>
              </w:rPr>
            </w:pPr>
            <w:r w:rsidRPr="00076FC5">
              <w:rPr>
                <w:rFonts w:ascii="Cambria" w:hAnsi="Cambria" w:cstheme="minorHAnsi"/>
              </w:rPr>
              <w:t xml:space="preserve">                                    Player 2</w:t>
            </w:r>
          </w:p>
        </w:tc>
      </w:tr>
      <w:tr w:rsidR="00076FC5" w:rsidRPr="00076FC5" w14:paraId="0BE7F5B9" w14:textId="77777777" w:rsidTr="006B718D">
        <w:trPr>
          <w:trHeight w:val="432"/>
        </w:trPr>
        <w:tc>
          <w:tcPr>
            <w:tcW w:w="1213" w:type="dxa"/>
            <w:vMerge w:val="restart"/>
            <w:vAlign w:val="center"/>
          </w:tcPr>
          <w:p w14:paraId="47152C93" w14:textId="77777777" w:rsidR="00076FC5" w:rsidRPr="00076FC5" w:rsidRDefault="00076FC5" w:rsidP="006B718D">
            <w:pPr>
              <w:jc w:val="center"/>
              <w:rPr>
                <w:rFonts w:ascii="Cambria" w:hAnsi="Cambria" w:cstheme="minorHAnsi"/>
              </w:rPr>
            </w:pPr>
            <w:r w:rsidRPr="00076FC5">
              <w:rPr>
                <w:rFonts w:ascii="Cambria" w:hAnsi="Cambria" w:cstheme="minorHAnsi"/>
              </w:rPr>
              <w:t>Player 1</w:t>
            </w:r>
          </w:p>
        </w:tc>
        <w:tc>
          <w:tcPr>
            <w:tcW w:w="1046" w:type="dxa"/>
            <w:vAlign w:val="bottom"/>
          </w:tcPr>
          <w:p w14:paraId="125BD2E8" w14:textId="77777777" w:rsidR="00076FC5" w:rsidRPr="00076FC5" w:rsidRDefault="00076FC5" w:rsidP="006B718D">
            <w:pPr>
              <w:jc w:val="center"/>
              <w:rPr>
                <w:rFonts w:ascii="Cambria" w:hAnsi="Cambria" w:cstheme="minorHAnsi"/>
              </w:rPr>
            </w:pPr>
          </w:p>
        </w:tc>
        <w:tc>
          <w:tcPr>
            <w:tcW w:w="1170" w:type="dxa"/>
            <w:tcBorders>
              <w:bottom w:val="single" w:sz="4" w:space="0" w:color="auto"/>
            </w:tcBorders>
            <w:vAlign w:val="bottom"/>
          </w:tcPr>
          <w:p w14:paraId="67B6CE0B" w14:textId="77777777" w:rsidR="00076FC5" w:rsidRPr="00076FC5" w:rsidRDefault="00076FC5" w:rsidP="006B718D">
            <w:pPr>
              <w:jc w:val="center"/>
              <w:rPr>
                <w:rFonts w:ascii="Cambria" w:hAnsi="Cambria" w:cstheme="minorHAnsi"/>
              </w:rPr>
            </w:pPr>
            <w:r w:rsidRPr="00076FC5">
              <w:rPr>
                <w:rFonts w:ascii="Cambria" w:hAnsi="Cambria" w:cstheme="minorHAnsi"/>
              </w:rPr>
              <w:t>L</w:t>
            </w:r>
          </w:p>
        </w:tc>
        <w:tc>
          <w:tcPr>
            <w:tcW w:w="1260" w:type="dxa"/>
            <w:tcBorders>
              <w:bottom w:val="single" w:sz="4" w:space="0" w:color="auto"/>
            </w:tcBorders>
            <w:vAlign w:val="bottom"/>
          </w:tcPr>
          <w:p w14:paraId="6B0B6BF0" w14:textId="77777777" w:rsidR="00076FC5" w:rsidRPr="00076FC5" w:rsidRDefault="00076FC5" w:rsidP="006B718D">
            <w:pPr>
              <w:jc w:val="center"/>
              <w:rPr>
                <w:rFonts w:ascii="Cambria" w:hAnsi="Cambria" w:cstheme="minorHAnsi"/>
              </w:rPr>
            </w:pPr>
            <w:r w:rsidRPr="00076FC5">
              <w:rPr>
                <w:rFonts w:ascii="Cambria" w:hAnsi="Cambria" w:cstheme="minorHAnsi"/>
              </w:rPr>
              <w:t>C</w:t>
            </w:r>
          </w:p>
        </w:tc>
        <w:tc>
          <w:tcPr>
            <w:tcW w:w="1256" w:type="dxa"/>
            <w:tcBorders>
              <w:bottom w:val="single" w:sz="4" w:space="0" w:color="auto"/>
            </w:tcBorders>
            <w:vAlign w:val="bottom"/>
          </w:tcPr>
          <w:p w14:paraId="3038BE44" w14:textId="77777777" w:rsidR="00076FC5" w:rsidRPr="00076FC5" w:rsidRDefault="00076FC5" w:rsidP="006B718D">
            <w:pPr>
              <w:jc w:val="center"/>
              <w:rPr>
                <w:rFonts w:ascii="Cambria" w:hAnsi="Cambria" w:cstheme="minorHAnsi"/>
              </w:rPr>
            </w:pPr>
            <w:r w:rsidRPr="00076FC5">
              <w:rPr>
                <w:rFonts w:ascii="Cambria" w:hAnsi="Cambria" w:cstheme="minorHAnsi"/>
              </w:rPr>
              <w:t>R</w:t>
            </w:r>
          </w:p>
        </w:tc>
      </w:tr>
      <w:tr w:rsidR="00076FC5" w:rsidRPr="00076FC5" w14:paraId="201FDE87" w14:textId="77777777" w:rsidTr="006B718D">
        <w:trPr>
          <w:trHeight w:val="432"/>
        </w:trPr>
        <w:tc>
          <w:tcPr>
            <w:tcW w:w="1213" w:type="dxa"/>
            <w:vMerge/>
            <w:vAlign w:val="center"/>
          </w:tcPr>
          <w:p w14:paraId="5CCA6477" w14:textId="77777777" w:rsidR="00076FC5" w:rsidRPr="00076FC5" w:rsidRDefault="00076FC5" w:rsidP="006B718D">
            <w:pPr>
              <w:rPr>
                <w:rFonts w:ascii="Cambria" w:hAnsi="Cambria" w:cstheme="minorHAnsi"/>
              </w:rPr>
            </w:pPr>
          </w:p>
        </w:tc>
        <w:tc>
          <w:tcPr>
            <w:tcW w:w="1046" w:type="dxa"/>
            <w:tcBorders>
              <w:right w:val="single" w:sz="4" w:space="0" w:color="auto"/>
            </w:tcBorders>
            <w:vAlign w:val="bottom"/>
          </w:tcPr>
          <w:p w14:paraId="5B7D1427" w14:textId="77777777" w:rsidR="00076FC5" w:rsidRPr="00076FC5" w:rsidRDefault="00076FC5" w:rsidP="006B718D">
            <w:pPr>
              <w:jc w:val="center"/>
              <w:rPr>
                <w:rFonts w:ascii="Cambria" w:hAnsi="Cambria" w:cstheme="minorHAnsi"/>
              </w:rPr>
            </w:pPr>
            <w:r w:rsidRPr="00076FC5">
              <w:rPr>
                <w:rFonts w:ascii="Cambria" w:hAnsi="Cambria" w:cstheme="minorHAnsi"/>
              </w:rPr>
              <w:t>T</w:t>
            </w:r>
          </w:p>
        </w:tc>
        <w:tc>
          <w:tcPr>
            <w:tcW w:w="1170" w:type="dxa"/>
            <w:tcBorders>
              <w:top w:val="single" w:sz="4" w:space="0" w:color="auto"/>
              <w:left w:val="single" w:sz="4" w:space="0" w:color="auto"/>
              <w:bottom w:val="single" w:sz="4" w:space="0" w:color="auto"/>
              <w:right w:val="single" w:sz="4" w:space="0" w:color="auto"/>
            </w:tcBorders>
            <w:vAlign w:val="bottom"/>
          </w:tcPr>
          <w:p w14:paraId="687AFDB9" w14:textId="77777777" w:rsidR="00076FC5" w:rsidRPr="00076FC5" w:rsidRDefault="00076FC5" w:rsidP="006B718D">
            <w:pPr>
              <w:jc w:val="center"/>
              <w:rPr>
                <w:rFonts w:ascii="Cambria" w:hAnsi="Cambria" w:cstheme="minorHAnsi"/>
              </w:rPr>
            </w:pPr>
            <w:r w:rsidRPr="00076FC5">
              <w:rPr>
                <w:rFonts w:ascii="Cambria" w:hAnsi="Cambria" w:cstheme="minorHAnsi"/>
              </w:rPr>
              <w:t>9, 5</w:t>
            </w:r>
          </w:p>
        </w:tc>
        <w:tc>
          <w:tcPr>
            <w:tcW w:w="1260" w:type="dxa"/>
            <w:tcBorders>
              <w:top w:val="single" w:sz="4" w:space="0" w:color="auto"/>
              <w:left w:val="single" w:sz="4" w:space="0" w:color="auto"/>
              <w:bottom w:val="single" w:sz="4" w:space="0" w:color="auto"/>
              <w:right w:val="single" w:sz="4" w:space="0" w:color="auto"/>
            </w:tcBorders>
            <w:vAlign w:val="bottom"/>
          </w:tcPr>
          <w:p w14:paraId="51648F14" w14:textId="77777777" w:rsidR="00076FC5" w:rsidRPr="00076FC5" w:rsidRDefault="00076FC5" w:rsidP="006B718D">
            <w:pPr>
              <w:jc w:val="center"/>
              <w:rPr>
                <w:rFonts w:ascii="Cambria" w:hAnsi="Cambria" w:cstheme="minorHAnsi"/>
              </w:rPr>
            </w:pPr>
            <w:r w:rsidRPr="00076FC5">
              <w:rPr>
                <w:rFonts w:ascii="Cambria" w:hAnsi="Cambria" w:cstheme="minorHAnsi"/>
              </w:rPr>
              <w:t>X, 6</w:t>
            </w:r>
          </w:p>
        </w:tc>
        <w:tc>
          <w:tcPr>
            <w:tcW w:w="1256" w:type="dxa"/>
            <w:tcBorders>
              <w:top w:val="single" w:sz="4" w:space="0" w:color="auto"/>
              <w:left w:val="single" w:sz="4" w:space="0" w:color="auto"/>
              <w:bottom w:val="single" w:sz="4" w:space="0" w:color="auto"/>
              <w:right w:val="single" w:sz="4" w:space="0" w:color="auto"/>
            </w:tcBorders>
            <w:vAlign w:val="bottom"/>
          </w:tcPr>
          <w:p w14:paraId="19D1C92F" w14:textId="77777777" w:rsidR="00076FC5" w:rsidRPr="00076FC5" w:rsidRDefault="00076FC5" w:rsidP="006B718D">
            <w:pPr>
              <w:jc w:val="center"/>
              <w:rPr>
                <w:rFonts w:ascii="Cambria" w:hAnsi="Cambria" w:cstheme="minorHAnsi"/>
              </w:rPr>
            </w:pPr>
            <w:r w:rsidRPr="00076FC5">
              <w:rPr>
                <w:rFonts w:ascii="Cambria" w:hAnsi="Cambria" w:cstheme="minorHAnsi"/>
              </w:rPr>
              <w:t>2, 4</w:t>
            </w:r>
          </w:p>
        </w:tc>
      </w:tr>
      <w:tr w:rsidR="00076FC5" w:rsidRPr="00076FC5" w14:paraId="0F5431E5" w14:textId="77777777" w:rsidTr="006B718D">
        <w:trPr>
          <w:trHeight w:val="432"/>
        </w:trPr>
        <w:tc>
          <w:tcPr>
            <w:tcW w:w="1213" w:type="dxa"/>
            <w:vMerge/>
            <w:vAlign w:val="center"/>
          </w:tcPr>
          <w:p w14:paraId="01A89B57" w14:textId="77777777" w:rsidR="00076FC5" w:rsidRPr="00076FC5" w:rsidRDefault="00076FC5" w:rsidP="006B718D">
            <w:pPr>
              <w:rPr>
                <w:rFonts w:ascii="Cambria" w:hAnsi="Cambria" w:cstheme="minorHAnsi"/>
              </w:rPr>
            </w:pPr>
          </w:p>
        </w:tc>
        <w:tc>
          <w:tcPr>
            <w:tcW w:w="1046" w:type="dxa"/>
            <w:tcBorders>
              <w:right w:val="single" w:sz="4" w:space="0" w:color="auto"/>
            </w:tcBorders>
            <w:vAlign w:val="bottom"/>
          </w:tcPr>
          <w:p w14:paraId="3C5C1838" w14:textId="77777777" w:rsidR="00076FC5" w:rsidRPr="00076FC5" w:rsidRDefault="00076FC5" w:rsidP="006B718D">
            <w:pPr>
              <w:jc w:val="center"/>
              <w:rPr>
                <w:rFonts w:ascii="Cambria" w:hAnsi="Cambria" w:cstheme="minorHAnsi"/>
              </w:rPr>
            </w:pPr>
            <w:r w:rsidRPr="00076FC5">
              <w:rPr>
                <w:rFonts w:ascii="Cambria" w:hAnsi="Cambria" w:cstheme="minorHAnsi"/>
              </w:rPr>
              <w:t>M</w:t>
            </w:r>
          </w:p>
        </w:tc>
        <w:tc>
          <w:tcPr>
            <w:tcW w:w="1170" w:type="dxa"/>
            <w:tcBorders>
              <w:top w:val="single" w:sz="4" w:space="0" w:color="auto"/>
              <w:left w:val="single" w:sz="4" w:space="0" w:color="auto"/>
              <w:bottom w:val="single" w:sz="4" w:space="0" w:color="auto"/>
              <w:right w:val="single" w:sz="4" w:space="0" w:color="auto"/>
            </w:tcBorders>
            <w:vAlign w:val="bottom"/>
          </w:tcPr>
          <w:p w14:paraId="3419FE5A" w14:textId="77777777" w:rsidR="00076FC5" w:rsidRPr="00076FC5" w:rsidRDefault="00076FC5" w:rsidP="006B718D">
            <w:pPr>
              <w:jc w:val="center"/>
              <w:rPr>
                <w:rFonts w:ascii="Cambria" w:hAnsi="Cambria" w:cstheme="minorHAnsi"/>
              </w:rPr>
            </w:pPr>
            <w:r w:rsidRPr="00076FC5">
              <w:rPr>
                <w:rFonts w:ascii="Cambria" w:hAnsi="Cambria" w:cstheme="minorHAnsi"/>
              </w:rPr>
              <w:t>6, 5</w:t>
            </w:r>
          </w:p>
        </w:tc>
        <w:tc>
          <w:tcPr>
            <w:tcW w:w="1260" w:type="dxa"/>
            <w:tcBorders>
              <w:top w:val="single" w:sz="4" w:space="0" w:color="auto"/>
              <w:left w:val="single" w:sz="4" w:space="0" w:color="auto"/>
              <w:bottom w:val="single" w:sz="4" w:space="0" w:color="auto"/>
              <w:right w:val="single" w:sz="4" w:space="0" w:color="auto"/>
            </w:tcBorders>
            <w:vAlign w:val="bottom"/>
          </w:tcPr>
          <w:p w14:paraId="643F981D" w14:textId="77777777" w:rsidR="00076FC5" w:rsidRPr="00076FC5" w:rsidRDefault="00076FC5" w:rsidP="006B718D">
            <w:pPr>
              <w:jc w:val="center"/>
              <w:rPr>
                <w:rFonts w:ascii="Cambria" w:hAnsi="Cambria" w:cstheme="minorHAnsi"/>
              </w:rPr>
            </w:pPr>
            <w:r w:rsidRPr="00076FC5">
              <w:rPr>
                <w:rFonts w:ascii="Cambria" w:hAnsi="Cambria" w:cstheme="minorHAnsi"/>
              </w:rPr>
              <w:t>2, 4</w:t>
            </w:r>
          </w:p>
        </w:tc>
        <w:tc>
          <w:tcPr>
            <w:tcW w:w="1256" w:type="dxa"/>
            <w:tcBorders>
              <w:top w:val="single" w:sz="4" w:space="0" w:color="auto"/>
              <w:left w:val="single" w:sz="4" w:space="0" w:color="auto"/>
              <w:bottom w:val="single" w:sz="4" w:space="0" w:color="auto"/>
              <w:right w:val="single" w:sz="4" w:space="0" w:color="auto"/>
            </w:tcBorders>
            <w:vAlign w:val="bottom"/>
          </w:tcPr>
          <w:p w14:paraId="76BB6D12" w14:textId="77777777" w:rsidR="00076FC5" w:rsidRPr="00076FC5" w:rsidRDefault="00076FC5" w:rsidP="006B718D">
            <w:pPr>
              <w:jc w:val="center"/>
              <w:rPr>
                <w:rFonts w:ascii="Cambria" w:hAnsi="Cambria" w:cstheme="minorHAnsi"/>
              </w:rPr>
            </w:pPr>
            <w:r w:rsidRPr="00076FC5">
              <w:rPr>
                <w:rFonts w:ascii="Cambria" w:hAnsi="Cambria" w:cstheme="minorHAnsi"/>
              </w:rPr>
              <w:t>1 ,3</w:t>
            </w:r>
          </w:p>
        </w:tc>
      </w:tr>
      <w:tr w:rsidR="00076FC5" w:rsidRPr="00076FC5" w14:paraId="0B57D884" w14:textId="77777777" w:rsidTr="006B718D">
        <w:trPr>
          <w:trHeight w:val="432"/>
        </w:trPr>
        <w:tc>
          <w:tcPr>
            <w:tcW w:w="1213" w:type="dxa"/>
            <w:vMerge/>
            <w:vAlign w:val="center"/>
          </w:tcPr>
          <w:p w14:paraId="2C0AD650" w14:textId="77777777" w:rsidR="00076FC5" w:rsidRPr="00076FC5" w:rsidRDefault="00076FC5" w:rsidP="006B718D">
            <w:pPr>
              <w:rPr>
                <w:rFonts w:ascii="Cambria" w:hAnsi="Cambria" w:cstheme="minorHAnsi"/>
              </w:rPr>
            </w:pPr>
          </w:p>
        </w:tc>
        <w:tc>
          <w:tcPr>
            <w:tcW w:w="1046" w:type="dxa"/>
            <w:tcBorders>
              <w:right w:val="single" w:sz="4" w:space="0" w:color="auto"/>
            </w:tcBorders>
            <w:vAlign w:val="bottom"/>
          </w:tcPr>
          <w:p w14:paraId="36CC96C7" w14:textId="77777777" w:rsidR="00076FC5" w:rsidRPr="00076FC5" w:rsidRDefault="00076FC5" w:rsidP="006B718D">
            <w:pPr>
              <w:jc w:val="center"/>
              <w:rPr>
                <w:rFonts w:ascii="Cambria" w:hAnsi="Cambria" w:cstheme="minorHAnsi"/>
              </w:rPr>
            </w:pPr>
            <w:r w:rsidRPr="00076FC5">
              <w:rPr>
                <w:rFonts w:ascii="Cambria" w:hAnsi="Cambria" w:cstheme="minorHAnsi"/>
              </w:rPr>
              <w:t>B</w:t>
            </w:r>
          </w:p>
        </w:tc>
        <w:tc>
          <w:tcPr>
            <w:tcW w:w="1170" w:type="dxa"/>
            <w:tcBorders>
              <w:top w:val="single" w:sz="4" w:space="0" w:color="auto"/>
              <w:left w:val="single" w:sz="4" w:space="0" w:color="auto"/>
              <w:bottom w:val="single" w:sz="4" w:space="0" w:color="auto"/>
              <w:right w:val="single" w:sz="4" w:space="0" w:color="auto"/>
            </w:tcBorders>
            <w:vAlign w:val="bottom"/>
          </w:tcPr>
          <w:p w14:paraId="61C1105B" w14:textId="77777777" w:rsidR="00076FC5" w:rsidRPr="00076FC5" w:rsidRDefault="00076FC5" w:rsidP="006B718D">
            <w:pPr>
              <w:jc w:val="center"/>
              <w:rPr>
                <w:rFonts w:ascii="Cambria" w:hAnsi="Cambria" w:cstheme="minorHAnsi"/>
              </w:rPr>
            </w:pPr>
            <w:r w:rsidRPr="00076FC5">
              <w:rPr>
                <w:rFonts w:ascii="Cambria" w:hAnsi="Cambria" w:cstheme="minorHAnsi"/>
              </w:rPr>
              <w:t>2, 7</w:t>
            </w:r>
          </w:p>
        </w:tc>
        <w:tc>
          <w:tcPr>
            <w:tcW w:w="1260" w:type="dxa"/>
            <w:tcBorders>
              <w:top w:val="single" w:sz="4" w:space="0" w:color="auto"/>
              <w:left w:val="single" w:sz="4" w:space="0" w:color="auto"/>
              <w:bottom w:val="single" w:sz="4" w:space="0" w:color="auto"/>
              <w:right w:val="single" w:sz="4" w:space="0" w:color="auto"/>
            </w:tcBorders>
            <w:vAlign w:val="bottom"/>
          </w:tcPr>
          <w:p w14:paraId="469D5883" w14:textId="77777777" w:rsidR="00076FC5" w:rsidRPr="00076FC5" w:rsidRDefault="00076FC5" w:rsidP="006B718D">
            <w:pPr>
              <w:jc w:val="center"/>
              <w:rPr>
                <w:rFonts w:ascii="Cambria" w:hAnsi="Cambria" w:cstheme="minorHAnsi"/>
              </w:rPr>
            </w:pPr>
            <w:r w:rsidRPr="00076FC5">
              <w:rPr>
                <w:rFonts w:ascii="Cambria" w:hAnsi="Cambria" w:cstheme="minorHAnsi"/>
              </w:rPr>
              <w:t>3, 6</w:t>
            </w:r>
          </w:p>
        </w:tc>
        <w:tc>
          <w:tcPr>
            <w:tcW w:w="1256" w:type="dxa"/>
            <w:tcBorders>
              <w:top w:val="single" w:sz="4" w:space="0" w:color="auto"/>
              <w:left w:val="single" w:sz="4" w:space="0" w:color="auto"/>
              <w:bottom w:val="single" w:sz="4" w:space="0" w:color="auto"/>
              <w:right w:val="single" w:sz="4" w:space="0" w:color="auto"/>
            </w:tcBorders>
            <w:vAlign w:val="bottom"/>
          </w:tcPr>
          <w:p w14:paraId="1D59712F" w14:textId="77777777" w:rsidR="00076FC5" w:rsidRPr="00076FC5" w:rsidRDefault="00076FC5" w:rsidP="006B718D">
            <w:pPr>
              <w:jc w:val="center"/>
              <w:rPr>
                <w:rFonts w:ascii="Cambria" w:hAnsi="Cambria" w:cstheme="minorHAnsi"/>
              </w:rPr>
            </w:pPr>
            <w:r w:rsidRPr="00076FC5">
              <w:rPr>
                <w:rFonts w:ascii="Cambria" w:hAnsi="Cambria" w:cstheme="minorHAnsi"/>
              </w:rPr>
              <w:t>4, Y</w:t>
            </w:r>
          </w:p>
        </w:tc>
      </w:tr>
    </w:tbl>
    <w:p w14:paraId="4419FB85" w14:textId="77777777" w:rsidR="00076FC5" w:rsidRPr="00076FC5" w:rsidRDefault="00076FC5" w:rsidP="00076FC5">
      <w:pPr>
        <w:pStyle w:val="Default"/>
        <w:rPr>
          <w:rFonts w:ascii="Cambria" w:hAnsi="Cambria" w:cstheme="minorHAnsi"/>
          <w:bCs/>
          <w:sz w:val="22"/>
          <w:szCs w:val="22"/>
        </w:rPr>
      </w:pPr>
    </w:p>
    <w:p w14:paraId="33D306AB" w14:textId="77777777" w:rsidR="00076FC5" w:rsidRPr="00076FC5" w:rsidRDefault="00076FC5" w:rsidP="00076FC5">
      <w:pPr>
        <w:pStyle w:val="Default"/>
        <w:numPr>
          <w:ilvl w:val="0"/>
          <w:numId w:val="43"/>
        </w:numPr>
        <w:rPr>
          <w:rFonts w:ascii="Cambria" w:hAnsi="Cambria" w:cstheme="minorHAnsi"/>
          <w:bCs/>
          <w:sz w:val="22"/>
          <w:szCs w:val="22"/>
        </w:rPr>
      </w:pPr>
      <w:r w:rsidRPr="00076FC5">
        <w:rPr>
          <w:rFonts w:ascii="Cambria" w:hAnsi="Cambria" w:cstheme="minorHAnsi"/>
          <w:bCs/>
          <w:sz w:val="22"/>
          <w:szCs w:val="22"/>
        </w:rPr>
        <w:t xml:space="preserve">If X=5 and Y=8, does any player have a dominant or dominated strategy? </w:t>
      </w:r>
      <w:r w:rsidRPr="00076FC5">
        <w:rPr>
          <w:rFonts w:ascii="Cambria" w:hAnsi="Cambria" w:cstheme="minorHAnsi"/>
          <w:b/>
          <w:sz w:val="22"/>
          <w:szCs w:val="22"/>
        </w:rPr>
        <w:t>[3 points]</w:t>
      </w:r>
    </w:p>
    <w:p w14:paraId="6B10295A" w14:textId="77777777" w:rsidR="00076FC5" w:rsidRDefault="00076FC5" w:rsidP="00076FC5">
      <w:pPr>
        <w:pStyle w:val="Default"/>
        <w:rPr>
          <w:rFonts w:ascii="Cambria" w:hAnsi="Cambria" w:cstheme="minorHAnsi"/>
          <w:bCs/>
          <w:color w:val="FF0000"/>
          <w:sz w:val="22"/>
          <w:szCs w:val="22"/>
        </w:rPr>
      </w:pPr>
    </w:p>
    <w:p w14:paraId="46102997" w14:textId="77777777" w:rsidR="00F14FC6" w:rsidRPr="00076FC5" w:rsidRDefault="00F14FC6" w:rsidP="00076FC5">
      <w:pPr>
        <w:pStyle w:val="Default"/>
        <w:rPr>
          <w:rFonts w:ascii="Cambria" w:hAnsi="Cambria" w:cstheme="minorHAnsi"/>
          <w:bCs/>
          <w:color w:val="FF0000"/>
          <w:sz w:val="22"/>
          <w:szCs w:val="22"/>
        </w:rPr>
      </w:pPr>
    </w:p>
    <w:p w14:paraId="660F53BC" w14:textId="77777777" w:rsidR="00076FC5" w:rsidRPr="00076FC5" w:rsidRDefault="00076FC5" w:rsidP="00076FC5">
      <w:pPr>
        <w:pStyle w:val="Default"/>
        <w:numPr>
          <w:ilvl w:val="0"/>
          <w:numId w:val="43"/>
        </w:numPr>
        <w:rPr>
          <w:rFonts w:ascii="Cambria" w:hAnsi="Cambria" w:cstheme="minorHAnsi"/>
          <w:bCs/>
          <w:sz w:val="22"/>
          <w:szCs w:val="22"/>
        </w:rPr>
      </w:pPr>
      <w:r w:rsidRPr="00076FC5">
        <w:rPr>
          <w:rFonts w:ascii="Cambria" w:hAnsi="Cambria" w:cstheme="minorHAnsi"/>
          <w:bCs/>
          <w:sz w:val="22"/>
          <w:szCs w:val="22"/>
        </w:rPr>
        <w:t xml:space="preserve">For what values of X and Y does the game have </w:t>
      </w:r>
      <w:r w:rsidRPr="00076FC5">
        <w:rPr>
          <w:rFonts w:ascii="Cambria" w:hAnsi="Cambria" w:cstheme="minorHAnsi"/>
          <w:b/>
          <w:sz w:val="22"/>
          <w:szCs w:val="22"/>
          <w:u w:val="single"/>
        </w:rPr>
        <w:t>two</w:t>
      </w:r>
      <w:r w:rsidRPr="00076FC5">
        <w:rPr>
          <w:rFonts w:ascii="Cambria" w:hAnsi="Cambria" w:cstheme="minorHAnsi"/>
          <w:bCs/>
          <w:sz w:val="22"/>
          <w:szCs w:val="22"/>
        </w:rPr>
        <w:t xml:space="preserve"> Nash equilibria (NE)? </w:t>
      </w:r>
      <w:r w:rsidRPr="00076FC5">
        <w:rPr>
          <w:rFonts w:ascii="Cambria" w:hAnsi="Cambria" w:cstheme="minorHAnsi"/>
          <w:b/>
          <w:sz w:val="22"/>
          <w:szCs w:val="22"/>
        </w:rPr>
        <w:t>[6 points]</w:t>
      </w:r>
      <w:r w:rsidRPr="00076FC5">
        <w:rPr>
          <w:rFonts w:ascii="Cambria" w:hAnsi="Cambria" w:cstheme="minorHAnsi"/>
          <w:bCs/>
          <w:sz w:val="22"/>
          <w:szCs w:val="22"/>
        </w:rPr>
        <w:br/>
        <w:t xml:space="preserve">[Hint: find all possible values of X and </w:t>
      </w:r>
      <w:proofErr w:type="gramStart"/>
      <w:r w:rsidRPr="00076FC5">
        <w:rPr>
          <w:rFonts w:ascii="Cambria" w:hAnsi="Cambria" w:cstheme="minorHAnsi"/>
          <w:bCs/>
          <w:sz w:val="22"/>
          <w:szCs w:val="22"/>
        </w:rPr>
        <w:t>Y, and</w:t>
      </w:r>
      <w:proofErr w:type="gramEnd"/>
      <w:r w:rsidRPr="00076FC5">
        <w:rPr>
          <w:rFonts w:ascii="Cambria" w:hAnsi="Cambria" w:cstheme="minorHAnsi"/>
          <w:bCs/>
          <w:sz w:val="22"/>
          <w:szCs w:val="22"/>
        </w:rPr>
        <w:t xml:space="preserve"> express your answers in inequalities.]</w:t>
      </w:r>
    </w:p>
    <w:p w14:paraId="750C3EAB" w14:textId="77777777" w:rsidR="00076FC5" w:rsidRPr="00076FC5" w:rsidRDefault="00076FC5" w:rsidP="00076FC5">
      <w:pPr>
        <w:pStyle w:val="Default"/>
        <w:rPr>
          <w:rFonts w:ascii="Cambria" w:hAnsi="Cambria" w:cstheme="minorHAnsi"/>
          <w:bCs/>
          <w:sz w:val="22"/>
          <w:szCs w:val="22"/>
        </w:rPr>
      </w:pPr>
    </w:p>
    <w:p w14:paraId="4951A59C" w14:textId="77777777" w:rsidR="00F14FC6" w:rsidRPr="00076FC5" w:rsidRDefault="00F14FC6" w:rsidP="00076FC5">
      <w:pPr>
        <w:pStyle w:val="Default"/>
        <w:rPr>
          <w:rFonts w:ascii="Cambria" w:hAnsi="Cambria" w:cstheme="minorHAnsi"/>
          <w:bCs/>
          <w:color w:val="FF0000"/>
          <w:sz w:val="22"/>
          <w:szCs w:val="22"/>
        </w:rPr>
      </w:pPr>
    </w:p>
    <w:p w14:paraId="7E47C4CD" w14:textId="77777777" w:rsidR="00076FC5" w:rsidRPr="00076FC5" w:rsidRDefault="00076FC5" w:rsidP="00076FC5">
      <w:pPr>
        <w:pStyle w:val="Default"/>
        <w:numPr>
          <w:ilvl w:val="0"/>
          <w:numId w:val="43"/>
        </w:numPr>
        <w:rPr>
          <w:rFonts w:ascii="Cambria" w:hAnsi="Cambria" w:cstheme="minorHAnsi"/>
          <w:bCs/>
          <w:sz w:val="22"/>
          <w:szCs w:val="22"/>
        </w:rPr>
      </w:pPr>
      <w:r w:rsidRPr="00076FC5">
        <w:rPr>
          <w:rFonts w:ascii="Cambria" w:hAnsi="Cambria" w:cstheme="minorHAnsi"/>
          <w:bCs/>
          <w:sz w:val="22"/>
          <w:szCs w:val="22"/>
        </w:rPr>
        <w:t xml:space="preserve">For what values of X and Y does the game have a </w:t>
      </w:r>
      <w:r w:rsidRPr="00076FC5">
        <w:rPr>
          <w:rFonts w:ascii="Cambria" w:hAnsi="Cambria" w:cstheme="minorHAnsi"/>
          <w:b/>
          <w:sz w:val="22"/>
          <w:szCs w:val="22"/>
          <w:u w:val="single"/>
        </w:rPr>
        <w:t>unique</w:t>
      </w:r>
      <w:r w:rsidRPr="00076FC5">
        <w:rPr>
          <w:rFonts w:ascii="Cambria" w:hAnsi="Cambria" w:cstheme="minorHAnsi"/>
          <w:bCs/>
          <w:sz w:val="22"/>
          <w:szCs w:val="22"/>
        </w:rPr>
        <w:t xml:space="preserve"> NE that predicts the same outcome as in the sequential-move version of this game, where player 1 moves first? </w:t>
      </w:r>
      <w:r w:rsidRPr="00076FC5">
        <w:rPr>
          <w:rFonts w:ascii="Cambria" w:hAnsi="Cambria" w:cstheme="minorHAnsi"/>
          <w:b/>
          <w:sz w:val="22"/>
          <w:szCs w:val="22"/>
        </w:rPr>
        <w:t>[6 points]</w:t>
      </w:r>
    </w:p>
    <w:p w14:paraId="2255F97D" w14:textId="283B6F04" w:rsidR="00076FC5" w:rsidRPr="00076FC5" w:rsidRDefault="00076FC5" w:rsidP="00076FC5">
      <w:pPr>
        <w:pStyle w:val="Default"/>
        <w:ind w:left="720"/>
        <w:rPr>
          <w:rFonts w:ascii="Cambria" w:hAnsi="Cambria" w:cstheme="minorHAnsi"/>
          <w:bCs/>
          <w:sz w:val="22"/>
          <w:szCs w:val="22"/>
        </w:rPr>
      </w:pPr>
      <w:r w:rsidRPr="00076FC5">
        <w:rPr>
          <w:rFonts w:ascii="Cambria" w:hAnsi="Cambria" w:cstheme="minorHAnsi"/>
          <w:bCs/>
          <w:sz w:val="22"/>
          <w:szCs w:val="22"/>
        </w:rPr>
        <w:t xml:space="preserve">[Hint: find all possible </w:t>
      </w:r>
      <w:r w:rsidR="00B604E2">
        <w:rPr>
          <w:rFonts w:ascii="Cambria" w:hAnsi="Cambria" w:cstheme="minorHAnsi"/>
          <w:bCs/>
          <w:sz w:val="22"/>
          <w:szCs w:val="22"/>
        </w:rPr>
        <w:t xml:space="preserve">values of </w:t>
      </w:r>
      <w:r w:rsidRPr="00076FC5">
        <w:rPr>
          <w:rFonts w:ascii="Cambria" w:hAnsi="Cambria" w:cstheme="minorHAnsi"/>
          <w:bCs/>
          <w:sz w:val="22"/>
          <w:szCs w:val="22"/>
        </w:rPr>
        <w:t xml:space="preserve">X and Y; try to use backward induction </w:t>
      </w:r>
      <w:r w:rsidRPr="00076FC5">
        <w:rPr>
          <w:rFonts w:ascii="Cambria" w:hAnsi="Cambria" w:cstheme="minorHAnsi"/>
          <w:b/>
          <w:sz w:val="22"/>
          <w:szCs w:val="22"/>
        </w:rPr>
        <w:t>without</w:t>
      </w:r>
      <w:r w:rsidRPr="00076FC5">
        <w:rPr>
          <w:rFonts w:ascii="Cambria" w:hAnsi="Cambria" w:cstheme="minorHAnsi"/>
          <w:bCs/>
          <w:sz w:val="22"/>
          <w:szCs w:val="22"/>
        </w:rPr>
        <w:t xml:space="preserve"> drawing the game tree for the sequential game.]</w:t>
      </w:r>
    </w:p>
    <w:p w14:paraId="57510467" w14:textId="77777777" w:rsidR="00076FC5" w:rsidRPr="00076FC5" w:rsidRDefault="00076FC5" w:rsidP="00076FC5">
      <w:pPr>
        <w:pStyle w:val="Default"/>
        <w:rPr>
          <w:rFonts w:ascii="Cambria" w:hAnsi="Cambria" w:cstheme="minorHAnsi"/>
          <w:bCs/>
          <w:sz w:val="22"/>
          <w:szCs w:val="22"/>
        </w:rPr>
      </w:pPr>
    </w:p>
    <w:p w14:paraId="7AB368D1" w14:textId="77777777" w:rsidR="003717D3" w:rsidRPr="00076FC5" w:rsidRDefault="003717D3" w:rsidP="00FE01E6">
      <w:pPr>
        <w:pStyle w:val="Default"/>
        <w:rPr>
          <w:rFonts w:ascii="Cambria" w:hAnsi="Cambria" w:cs="Times New Roman"/>
          <w:sz w:val="22"/>
          <w:szCs w:val="22"/>
        </w:rPr>
      </w:pPr>
    </w:p>
    <w:sectPr w:rsidR="003717D3" w:rsidRPr="00076FC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89CADA" w14:textId="77777777" w:rsidR="00CC2E0F" w:rsidRDefault="00CC2E0F">
      <w:pPr>
        <w:spacing w:after="0" w:line="240" w:lineRule="auto"/>
      </w:pPr>
      <w:r>
        <w:separator/>
      </w:r>
    </w:p>
  </w:endnote>
  <w:endnote w:type="continuationSeparator" w:id="0">
    <w:p w14:paraId="7E5187DC" w14:textId="77777777" w:rsidR="00CC2E0F" w:rsidRDefault="00CC2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8196794"/>
      <w:docPartObj>
        <w:docPartGallery w:val="Page Numbers (Bottom of Page)"/>
        <w:docPartUnique/>
      </w:docPartObj>
    </w:sdtPr>
    <w:sdtEndPr>
      <w:rPr>
        <w:noProof/>
      </w:rPr>
    </w:sdtEndPr>
    <w:sdtContent>
      <w:p w14:paraId="5A3B0AA7" w14:textId="1791FE7D" w:rsidR="009A0270" w:rsidRDefault="009A0270">
        <w:pPr>
          <w:pStyle w:val="Footer"/>
          <w:jc w:val="center"/>
        </w:pPr>
        <w:r>
          <w:fldChar w:fldCharType="begin"/>
        </w:r>
        <w:r>
          <w:instrText xml:space="preserve"> PAGE   \* MERGEFORMAT </w:instrText>
        </w:r>
        <w:r>
          <w:fldChar w:fldCharType="separate"/>
        </w:r>
        <w:r w:rsidR="00626A21">
          <w:rPr>
            <w:noProof/>
          </w:rPr>
          <w:t>6</w:t>
        </w:r>
        <w:r>
          <w:rPr>
            <w:noProof/>
          </w:rPr>
          <w:fldChar w:fldCharType="end"/>
        </w:r>
      </w:p>
    </w:sdtContent>
  </w:sdt>
  <w:p w14:paraId="2614A161" w14:textId="77777777" w:rsidR="009A0270" w:rsidRDefault="009A027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B0BFA1" w14:textId="77777777" w:rsidR="00CC2E0F" w:rsidRDefault="00CC2E0F">
      <w:pPr>
        <w:spacing w:after="0" w:line="240" w:lineRule="auto"/>
      </w:pPr>
      <w:r>
        <w:separator/>
      </w:r>
    </w:p>
  </w:footnote>
  <w:footnote w:type="continuationSeparator" w:id="0">
    <w:p w14:paraId="2E5C1D7A" w14:textId="77777777" w:rsidR="00CC2E0F" w:rsidRDefault="00CC2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21D02" w14:textId="77777777" w:rsidR="009A0270" w:rsidRDefault="009A0270">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07B4EF77">
              <wp:simplePos x="0" y="0"/>
              <wp:positionH relativeFrom="page">
                <wp:posOffset>1058333</wp:posOffset>
              </wp:positionH>
              <wp:positionV relativeFrom="page">
                <wp:posOffset>482600</wp:posOffset>
              </wp:positionV>
              <wp:extent cx="1126067" cy="160867"/>
              <wp:effectExtent l="0" t="0" r="17145" b="1079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067" cy="160867"/>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F3A52B8" w14:textId="51ACE1A1"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844762">
                            <w:rPr>
                              <w:rFonts w:ascii="Times New Roman"/>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83.35pt;margin-top:38pt;width:88.65pt;height:12.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" filled="f" stroked="f">
              <v:textbox inset="0,0,0,0">
                <w:txbxContent>
                  <w:p w14:paraId="5F3A52B8" w14:textId="51ACE1A1"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844762">
                      <w:rPr>
                        <w:rFonts w:ascii="Times New Roman"/>
                        <w:sz w:val="16"/>
                      </w:rPr>
                      <w:t>3</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7808E161"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" filled="f" stroked="f">
              <v:textbox inset="0,0,0,0">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9553A09"/>
    <w:multiLevelType w:val="multilevel"/>
    <w:tmpl w:val="5734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A6E78"/>
    <w:multiLevelType w:val="multilevel"/>
    <w:tmpl w:val="BAC493CA"/>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Arial"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C7A4E1A"/>
    <w:multiLevelType w:val="hybridMultilevel"/>
    <w:tmpl w:val="8A04553E"/>
    <w:lvl w:ilvl="0" w:tplc="9BA0F0FA">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A3493F"/>
    <w:multiLevelType w:val="hybridMultilevel"/>
    <w:tmpl w:val="B69E7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9537F5"/>
    <w:multiLevelType w:val="hybridMultilevel"/>
    <w:tmpl w:val="BE4CDF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4"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7"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692910"/>
    <w:multiLevelType w:val="hybridMultilevel"/>
    <w:tmpl w:val="B860F152"/>
    <w:lvl w:ilvl="0" w:tplc="288A7A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E14F0"/>
    <w:multiLevelType w:val="hybridMultilevel"/>
    <w:tmpl w:val="B0AC2A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BB2138"/>
    <w:multiLevelType w:val="multilevel"/>
    <w:tmpl w:val="328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E84CD0"/>
    <w:multiLevelType w:val="multilevel"/>
    <w:tmpl w:val="09C0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50B20"/>
    <w:multiLevelType w:val="hybridMultilevel"/>
    <w:tmpl w:val="676AE4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0627C1"/>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3F6061"/>
    <w:multiLevelType w:val="hybridMultilevel"/>
    <w:tmpl w:val="8B826B4E"/>
    <w:lvl w:ilvl="0" w:tplc="04090001">
      <w:start w:val="1"/>
      <w:numFmt w:val="bullet"/>
      <w:lvlText w:val=""/>
      <w:lvlJc w:val="left"/>
      <w:pPr>
        <w:ind w:left="1194" w:hanging="360"/>
      </w:pPr>
      <w:rPr>
        <w:rFonts w:ascii="Symbol" w:hAnsi="Symbol" w:hint="default"/>
      </w:rPr>
    </w:lvl>
    <w:lvl w:ilvl="1" w:tplc="04090003" w:tentative="1">
      <w:start w:val="1"/>
      <w:numFmt w:val="bullet"/>
      <w:lvlText w:val="o"/>
      <w:lvlJc w:val="left"/>
      <w:pPr>
        <w:ind w:left="1914" w:hanging="360"/>
      </w:pPr>
      <w:rPr>
        <w:rFonts w:ascii="Courier New" w:hAnsi="Courier New" w:cs="Courier New" w:hint="default"/>
      </w:rPr>
    </w:lvl>
    <w:lvl w:ilvl="2" w:tplc="04090005" w:tentative="1">
      <w:start w:val="1"/>
      <w:numFmt w:val="bullet"/>
      <w:lvlText w:val=""/>
      <w:lvlJc w:val="left"/>
      <w:pPr>
        <w:ind w:left="2634" w:hanging="360"/>
      </w:pPr>
      <w:rPr>
        <w:rFonts w:ascii="Wingdings" w:hAnsi="Wingdings" w:hint="default"/>
      </w:rPr>
    </w:lvl>
    <w:lvl w:ilvl="3" w:tplc="04090001" w:tentative="1">
      <w:start w:val="1"/>
      <w:numFmt w:val="bullet"/>
      <w:lvlText w:val=""/>
      <w:lvlJc w:val="left"/>
      <w:pPr>
        <w:ind w:left="3354" w:hanging="360"/>
      </w:pPr>
      <w:rPr>
        <w:rFonts w:ascii="Symbol" w:hAnsi="Symbol" w:hint="default"/>
      </w:rPr>
    </w:lvl>
    <w:lvl w:ilvl="4" w:tplc="04090003" w:tentative="1">
      <w:start w:val="1"/>
      <w:numFmt w:val="bullet"/>
      <w:lvlText w:val="o"/>
      <w:lvlJc w:val="left"/>
      <w:pPr>
        <w:ind w:left="4074" w:hanging="360"/>
      </w:pPr>
      <w:rPr>
        <w:rFonts w:ascii="Courier New" w:hAnsi="Courier New" w:cs="Courier New" w:hint="default"/>
      </w:rPr>
    </w:lvl>
    <w:lvl w:ilvl="5" w:tplc="04090005" w:tentative="1">
      <w:start w:val="1"/>
      <w:numFmt w:val="bullet"/>
      <w:lvlText w:val=""/>
      <w:lvlJc w:val="left"/>
      <w:pPr>
        <w:ind w:left="4794" w:hanging="360"/>
      </w:pPr>
      <w:rPr>
        <w:rFonts w:ascii="Wingdings" w:hAnsi="Wingdings" w:hint="default"/>
      </w:rPr>
    </w:lvl>
    <w:lvl w:ilvl="6" w:tplc="04090001" w:tentative="1">
      <w:start w:val="1"/>
      <w:numFmt w:val="bullet"/>
      <w:lvlText w:val=""/>
      <w:lvlJc w:val="left"/>
      <w:pPr>
        <w:ind w:left="5514" w:hanging="360"/>
      </w:pPr>
      <w:rPr>
        <w:rFonts w:ascii="Symbol" w:hAnsi="Symbol" w:hint="default"/>
      </w:rPr>
    </w:lvl>
    <w:lvl w:ilvl="7" w:tplc="04090003" w:tentative="1">
      <w:start w:val="1"/>
      <w:numFmt w:val="bullet"/>
      <w:lvlText w:val="o"/>
      <w:lvlJc w:val="left"/>
      <w:pPr>
        <w:ind w:left="6234" w:hanging="360"/>
      </w:pPr>
      <w:rPr>
        <w:rFonts w:ascii="Courier New" w:hAnsi="Courier New" w:cs="Courier New" w:hint="default"/>
      </w:rPr>
    </w:lvl>
    <w:lvl w:ilvl="8" w:tplc="04090005" w:tentative="1">
      <w:start w:val="1"/>
      <w:numFmt w:val="bullet"/>
      <w:lvlText w:val=""/>
      <w:lvlJc w:val="left"/>
      <w:pPr>
        <w:ind w:left="6954" w:hanging="360"/>
      </w:pPr>
      <w:rPr>
        <w:rFonts w:ascii="Wingdings" w:hAnsi="Wingdings" w:hint="default"/>
      </w:rPr>
    </w:lvl>
  </w:abstractNum>
  <w:abstractNum w:abstractNumId="27" w15:restartNumberingAfterBreak="0">
    <w:nsid w:val="4AAE399D"/>
    <w:multiLevelType w:val="hybridMultilevel"/>
    <w:tmpl w:val="1996D9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29"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394221B"/>
    <w:multiLevelType w:val="hybridMultilevel"/>
    <w:tmpl w:val="B7500A78"/>
    <w:lvl w:ilvl="0" w:tplc="120491BE">
      <w:start w:val="2"/>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A75810"/>
    <w:multiLevelType w:val="hybridMultilevel"/>
    <w:tmpl w:val="4E62769A"/>
    <w:lvl w:ilvl="0" w:tplc="FC04ACC4">
      <w:start w:val="1"/>
      <w:numFmt w:val="decimal"/>
      <w:lvlText w:val="%1."/>
      <w:lvlJc w:val="left"/>
      <w:pPr>
        <w:ind w:left="512" w:hanging="360"/>
      </w:pPr>
      <w:rPr>
        <w:rFonts w:hint="default"/>
      </w:rPr>
    </w:lvl>
    <w:lvl w:ilvl="1" w:tplc="04090019">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33"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242695"/>
    <w:multiLevelType w:val="hybridMultilevel"/>
    <w:tmpl w:val="C93EC9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3926A0"/>
    <w:multiLevelType w:val="hybridMultilevel"/>
    <w:tmpl w:val="6DC803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F207CD"/>
    <w:multiLevelType w:val="hybridMultilevel"/>
    <w:tmpl w:val="28A0C9C0"/>
    <w:lvl w:ilvl="0" w:tplc="FC04ACC4">
      <w:start w:val="1"/>
      <w:numFmt w:val="decimal"/>
      <w:lvlText w:val="%1."/>
      <w:lvlJc w:val="left"/>
      <w:pPr>
        <w:ind w:left="512" w:hanging="360"/>
      </w:pPr>
      <w:rPr>
        <w:rFonts w:hint="default"/>
      </w:rPr>
    </w:lvl>
    <w:lvl w:ilvl="1" w:tplc="04090001">
      <w:start w:val="1"/>
      <w:numFmt w:val="bullet"/>
      <w:lvlText w:val=""/>
      <w:lvlJc w:val="left"/>
      <w:pPr>
        <w:ind w:left="872" w:hanging="360"/>
      </w:pPr>
      <w:rPr>
        <w:rFonts w:ascii="Symbol" w:hAnsi="Symbol" w:hint="default"/>
      </w:rPr>
    </w:lvl>
    <w:lvl w:ilvl="2" w:tplc="04090001">
      <w:start w:val="1"/>
      <w:numFmt w:val="bullet"/>
      <w:lvlText w:val=""/>
      <w:lvlJc w:val="left"/>
      <w:pPr>
        <w:ind w:left="872" w:hanging="360"/>
      </w:pPr>
      <w:rPr>
        <w:rFonts w:ascii="Symbol" w:hAnsi="Symbol" w:hint="default"/>
      </w:rPr>
    </w:lvl>
    <w:lvl w:ilvl="3" w:tplc="0409000F">
      <w:start w:val="1"/>
      <w:numFmt w:val="decimal"/>
      <w:lvlText w:val="%4."/>
      <w:lvlJc w:val="left"/>
      <w:pPr>
        <w:ind w:left="2672" w:hanging="360"/>
      </w:pPr>
    </w:lvl>
    <w:lvl w:ilvl="4" w:tplc="402893CC">
      <w:start w:val="1"/>
      <w:numFmt w:val="lowerLetter"/>
      <w:lvlText w:val="%5)"/>
      <w:lvlJc w:val="left"/>
      <w:pPr>
        <w:ind w:left="3392" w:hanging="360"/>
      </w:pPr>
      <w:rPr>
        <w:rFonts w:hint="default"/>
      </w:r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40" w15:restartNumberingAfterBreak="0">
    <w:nsid w:val="6F823091"/>
    <w:multiLevelType w:val="hybridMultilevel"/>
    <w:tmpl w:val="544E963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42"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224072"/>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000F95"/>
    <w:multiLevelType w:val="hybridMultilevel"/>
    <w:tmpl w:val="F0C8E51A"/>
    <w:lvl w:ilvl="0" w:tplc="04090017">
      <w:start w:val="1"/>
      <w:numFmt w:val="lowerLetter"/>
      <w:lvlText w:val="%1)"/>
      <w:lvlJc w:val="left"/>
      <w:pPr>
        <w:ind w:left="872" w:hanging="360"/>
      </w:pPr>
    </w:lvl>
    <w:lvl w:ilvl="1" w:tplc="04090019" w:tentative="1">
      <w:start w:val="1"/>
      <w:numFmt w:val="lowerLetter"/>
      <w:lvlText w:val="%2."/>
      <w:lvlJc w:val="left"/>
      <w:pPr>
        <w:ind w:left="1592" w:hanging="360"/>
      </w:pPr>
    </w:lvl>
    <w:lvl w:ilvl="2" w:tplc="0409001B" w:tentative="1">
      <w:start w:val="1"/>
      <w:numFmt w:val="lowerRoman"/>
      <w:lvlText w:val="%3."/>
      <w:lvlJc w:val="right"/>
      <w:pPr>
        <w:ind w:left="2312" w:hanging="180"/>
      </w:pPr>
    </w:lvl>
    <w:lvl w:ilvl="3" w:tplc="0409000F" w:tentative="1">
      <w:start w:val="1"/>
      <w:numFmt w:val="decimal"/>
      <w:lvlText w:val="%4."/>
      <w:lvlJc w:val="left"/>
      <w:pPr>
        <w:ind w:left="3032" w:hanging="360"/>
      </w:pPr>
    </w:lvl>
    <w:lvl w:ilvl="4" w:tplc="04090019" w:tentative="1">
      <w:start w:val="1"/>
      <w:numFmt w:val="lowerLetter"/>
      <w:lvlText w:val="%5."/>
      <w:lvlJc w:val="left"/>
      <w:pPr>
        <w:ind w:left="3752" w:hanging="360"/>
      </w:pPr>
    </w:lvl>
    <w:lvl w:ilvl="5" w:tplc="0409001B" w:tentative="1">
      <w:start w:val="1"/>
      <w:numFmt w:val="lowerRoman"/>
      <w:lvlText w:val="%6."/>
      <w:lvlJc w:val="right"/>
      <w:pPr>
        <w:ind w:left="4472" w:hanging="180"/>
      </w:pPr>
    </w:lvl>
    <w:lvl w:ilvl="6" w:tplc="0409000F" w:tentative="1">
      <w:start w:val="1"/>
      <w:numFmt w:val="decimal"/>
      <w:lvlText w:val="%7."/>
      <w:lvlJc w:val="left"/>
      <w:pPr>
        <w:ind w:left="5192" w:hanging="360"/>
      </w:pPr>
    </w:lvl>
    <w:lvl w:ilvl="7" w:tplc="04090019" w:tentative="1">
      <w:start w:val="1"/>
      <w:numFmt w:val="lowerLetter"/>
      <w:lvlText w:val="%8."/>
      <w:lvlJc w:val="left"/>
      <w:pPr>
        <w:ind w:left="5912" w:hanging="360"/>
      </w:pPr>
    </w:lvl>
    <w:lvl w:ilvl="8" w:tplc="0409001B" w:tentative="1">
      <w:start w:val="1"/>
      <w:numFmt w:val="lowerRoman"/>
      <w:lvlText w:val="%9."/>
      <w:lvlJc w:val="right"/>
      <w:pPr>
        <w:ind w:left="6632" w:hanging="180"/>
      </w:pPr>
    </w:lvl>
  </w:abstractNum>
  <w:abstractNum w:abstractNumId="45" w15:restartNumberingAfterBreak="0">
    <w:nsid w:val="7B1771D7"/>
    <w:multiLevelType w:val="hybridMultilevel"/>
    <w:tmpl w:val="676AE4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16cid:durableId="1300569097">
    <w:abstractNumId w:val="16"/>
  </w:num>
  <w:num w:numId="2" w16cid:durableId="1696496864">
    <w:abstractNumId w:val="13"/>
  </w:num>
  <w:num w:numId="3" w16cid:durableId="704020025">
    <w:abstractNumId w:val="46"/>
  </w:num>
  <w:num w:numId="4" w16cid:durableId="1403020489">
    <w:abstractNumId w:val="35"/>
  </w:num>
  <w:num w:numId="5" w16cid:durableId="1356036937">
    <w:abstractNumId w:val="42"/>
  </w:num>
  <w:num w:numId="6" w16cid:durableId="116488332">
    <w:abstractNumId w:val="12"/>
  </w:num>
  <w:num w:numId="7" w16cid:durableId="488864152">
    <w:abstractNumId w:val="17"/>
  </w:num>
  <w:num w:numId="8" w16cid:durableId="1155758370">
    <w:abstractNumId w:val="20"/>
  </w:num>
  <w:num w:numId="9" w16cid:durableId="1577321125">
    <w:abstractNumId w:val="41"/>
  </w:num>
  <w:num w:numId="10" w16cid:durableId="2114208267">
    <w:abstractNumId w:val="30"/>
  </w:num>
  <w:num w:numId="11" w16cid:durableId="579099397">
    <w:abstractNumId w:val="15"/>
  </w:num>
  <w:num w:numId="12" w16cid:durableId="1635331263">
    <w:abstractNumId w:val="21"/>
  </w:num>
  <w:num w:numId="13" w16cid:durableId="1101755422">
    <w:abstractNumId w:val="38"/>
  </w:num>
  <w:num w:numId="14" w16cid:durableId="1194533909">
    <w:abstractNumId w:val="28"/>
  </w:num>
  <w:num w:numId="15" w16cid:durableId="1812405936">
    <w:abstractNumId w:val="2"/>
  </w:num>
  <w:num w:numId="16" w16cid:durableId="1106391336">
    <w:abstractNumId w:val="14"/>
  </w:num>
  <w:num w:numId="17" w16cid:durableId="16318733">
    <w:abstractNumId w:val="3"/>
  </w:num>
  <w:num w:numId="18" w16cid:durableId="1566143978">
    <w:abstractNumId w:val="9"/>
  </w:num>
  <w:num w:numId="19" w16cid:durableId="1528175579">
    <w:abstractNumId w:val="36"/>
  </w:num>
  <w:num w:numId="20" w16cid:durableId="2079474650">
    <w:abstractNumId w:val="10"/>
  </w:num>
  <w:num w:numId="21" w16cid:durableId="78604229">
    <w:abstractNumId w:val="33"/>
  </w:num>
  <w:num w:numId="22" w16cid:durableId="96338423">
    <w:abstractNumId w:val="29"/>
  </w:num>
  <w:num w:numId="23" w16cid:durableId="727462642">
    <w:abstractNumId w:val="4"/>
  </w:num>
  <w:num w:numId="24" w16cid:durableId="1241716835">
    <w:abstractNumId w:val="43"/>
  </w:num>
  <w:num w:numId="25" w16cid:durableId="937100685">
    <w:abstractNumId w:val="8"/>
  </w:num>
  <w:num w:numId="26" w16cid:durableId="1456633670">
    <w:abstractNumId w:val="31"/>
  </w:num>
  <w:num w:numId="27" w16cid:durableId="1978293747">
    <w:abstractNumId w:val="7"/>
  </w:num>
  <w:num w:numId="28" w16cid:durableId="2019766451">
    <w:abstractNumId w:val="37"/>
  </w:num>
  <w:num w:numId="29" w16cid:durableId="903953884">
    <w:abstractNumId w:val="45"/>
  </w:num>
  <w:num w:numId="30" w16cid:durableId="630936965">
    <w:abstractNumId w:val="32"/>
  </w:num>
  <w:num w:numId="31" w16cid:durableId="1887712767">
    <w:abstractNumId w:val="34"/>
  </w:num>
  <w:num w:numId="32" w16cid:durableId="1696031566">
    <w:abstractNumId w:val="22"/>
  </w:num>
  <w:num w:numId="33" w16cid:durableId="1804227420">
    <w:abstractNumId w:val="5"/>
  </w:num>
  <w:num w:numId="34" w16cid:durableId="852689495">
    <w:abstractNumId w:val="6"/>
  </w:num>
  <w:num w:numId="35" w16cid:durableId="130707385">
    <w:abstractNumId w:val="23"/>
  </w:num>
  <w:num w:numId="36" w16cid:durableId="327445020">
    <w:abstractNumId w:val="44"/>
  </w:num>
  <w:num w:numId="37" w16cid:durableId="937175931">
    <w:abstractNumId w:val="19"/>
  </w:num>
  <w:num w:numId="38" w16cid:durableId="621769485">
    <w:abstractNumId w:val="27"/>
  </w:num>
  <w:num w:numId="39" w16cid:durableId="132914976">
    <w:abstractNumId w:val="25"/>
  </w:num>
  <w:num w:numId="40" w16cid:durableId="1961566774">
    <w:abstractNumId w:val="11"/>
  </w:num>
  <w:num w:numId="41" w16cid:durableId="794525463">
    <w:abstractNumId w:val="39"/>
  </w:num>
  <w:num w:numId="42" w16cid:durableId="312638750">
    <w:abstractNumId w:val="26"/>
  </w:num>
  <w:num w:numId="43" w16cid:durableId="782847420">
    <w:abstractNumId w:val="18"/>
  </w:num>
  <w:num w:numId="44" w16cid:durableId="1480876059">
    <w:abstractNumId w:val="40"/>
  </w:num>
  <w:num w:numId="45" w16cid:durableId="847673290">
    <w:abstractNumId w:val="16"/>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46" w16cid:durableId="44767318">
    <w:abstractNumId w:val="24"/>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iasi, Barbara">
    <w15:presenceInfo w15:providerId="AD" w15:userId="S::barbara.biasi@yale.edu::b1329245-afac-414b-812d-6b34ae624b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trackRevisions/>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0031E"/>
    <w:rsid w:val="000055E9"/>
    <w:rsid w:val="00006DDA"/>
    <w:rsid w:val="00010776"/>
    <w:rsid w:val="00023E42"/>
    <w:rsid w:val="00025D32"/>
    <w:rsid w:val="00030823"/>
    <w:rsid w:val="000375EE"/>
    <w:rsid w:val="00037DB4"/>
    <w:rsid w:val="00040C4D"/>
    <w:rsid w:val="00041C9D"/>
    <w:rsid w:val="00042C23"/>
    <w:rsid w:val="00043DF7"/>
    <w:rsid w:val="00076FC5"/>
    <w:rsid w:val="000800FC"/>
    <w:rsid w:val="00085CF2"/>
    <w:rsid w:val="00086572"/>
    <w:rsid w:val="000A0F05"/>
    <w:rsid w:val="000A3246"/>
    <w:rsid w:val="000A368B"/>
    <w:rsid w:val="000A6DEA"/>
    <w:rsid w:val="000A7C8E"/>
    <w:rsid w:val="000B1630"/>
    <w:rsid w:val="000B1D9D"/>
    <w:rsid w:val="000B5D77"/>
    <w:rsid w:val="000B6C13"/>
    <w:rsid w:val="000B6E52"/>
    <w:rsid w:val="000C3C34"/>
    <w:rsid w:val="000C438C"/>
    <w:rsid w:val="000D51BA"/>
    <w:rsid w:val="000D6DC8"/>
    <w:rsid w:val="000E0A67"/>
    <w:rsid w:val="000E0B0F"/>
    <w:rsid w:val="000E3A73"/>
    <w:rsid w:val="000F3E0E"/>
    <w:rsid w:val="000F5D07"/>
    <w:rsid w:val="00102DCF"/>
    <w:rsid w:val="00103601"/>
    <w:rsid w:val="0010446A"/>
    <w:rsid w:val="00106827"/>
    <w:rsid w:val="00107289"/>
    <w:rsid w:val="001120A3"/>
    <w:rsid w:val="00113165"/>
    <w:rsid w:val="001133AD"/>
    <w:rsid w:val="00134CEE"/>
    <w:rsid w:val="0014017E"/>
    <w:rsid w:val="00143550"/>
    <w:rsid w:val="00154D6E"/>
    <w:rsid w:val="001604A9"/>
    <w:rsid w:val="00161527"/>
    <w:rsid w:val="00165EDD"/>
    <w:rsid w:val="001663E2"/>
    <w:rsid w:val="0017673E"/>
    <w:rsid w:val="00177E90"/>
    <w:rsid w:val="00183776"/>
    <w:rsid w:val="00184FA9"/>
    <w:rsid w:val="00195F2D"/>
    <w:rsid w:val="00195F39"/>
    <w:rsid w:val="001A556C"/>
    <w:rsid w:val="001C0B88"/>
    <w:rsid w:val="001C1384"/>
    <w:rsid w:val="001C466C"/>
    <w:rsid w:val="001C78A1"/>
    <w:rsid w:val="001D50EB"/>
    <w:rsid w:val="001E224B"/>
    <w:rsid w:val="001F0EAE"/>
    <w:rsid w:val="001F3D9D"/>
    <w:rsid w:val="001F50C7"/>
    <w:rsid w:val="00202F72"/>
    <w:rsid w:val="002069C1"/>
    <w:rsid w:val="0021260F"/>
    <w:rsid w:val="00212850"/>
    <w:rsid w:val="00215F6A"/>
    <w:rsid w:val="00230336"/>
    <w:rsid w:val="00235FE7"/>
    <w:rsid w:val="00242F2A"/>
    <w:rsid w:val="00273B89"/>
    <w:rsid w:val="00296744"/>
    <w:rsid w:val="002B49EA"/>
    <w:rsid w:val="002C38EE"/>
    <w:rsid w:val="002D17CE"/>
    <w:rsid w:val="002D1F32"/>
    <w:rsid w:val="002D24D8"/>
    <w:rsid w:val="002D4200"/>
    <w:rsid w:val="002F313D"/>
    <w:rsid w:val="003016A9"/>
    <w:rsid w:val="00303CCE"/>
    <w:rsid w:val="00305A0F"/>
    <w:rsid w:val="003069FE"/>
    <w:rsid w:val="0030745D"/>
    <w:rsid w:val="00311AAA"/>
    <w:rsid w:val="00320350"/>
    <w:rsid w:val="003436EB"/>
    <w:rsid w:val="003615C9"/>
    <w:rsid w:val="00366FA0"/>
    <w:rsid w:val="00367C85"/>
    <w:rsid w:val="003707F9"/>
    <w:rsid w:val="003717D3"/>
    <w:rsid w:val="0037460D"/>
    <w:rsid w:val="003869AE"/>
    <w:rsid w:val="003873E9"/>
    <w:rsid w:val="00394D92"/>
    <w:rsid w:val="0039733D"/>
    <w:rsid w:val="003A0A33"/>
    <w:rsid w:val="003A4E9D"/>
    <w:rsid w:val="003C1255"/>
    <w:rsid w:val="003C4367"/>
    <w:rsid w:val="003C5F4B"/>
    <w:rsid w:val="003D2C71"/>
    <w:rsid w:val="003D7F1C"/>
    <w:rsid w:val="003E2BFD"/>
    <w:rsid w:val="003E3309"/>
    <w:rsid w:val="003F7208"/>
    <w:rsid w:val="004004F8"/>
    <w:rsid w:val="00401D50"/>
    <w:rsid w:val="004125B4"/>
    <w:rsid w:val="00416C0B"/>
    <w:rsid w:val="00425FE5"/>
    <w:rsid w:val="00434E56"/>
    <w:rsid w:val="00435405"/>
    <w:rsid w:val="0044329F"/>
    <w:rsid w:val="00444257"/>
    <w:rsid w:val="00454E5D"/>
    <w:rsid w:val="00475C94"/>
    <w:rsid w:val="00476F0C"/>
    <w:rsid w:val="004915B5"/>
    <w:rsid w:val="00496DC8"/>
    <w:rsid w:val="004A36AA"/>
    <w:rsid w:val="004A3AD2"/>
    <w:rsid w:val="004A40F7"/>
    <w:rsid w:val="004B4570"/>
    <w:rsid w:val="004B540E"/>
    <w:rsid w:val="004C01FD"/>
    <w:rsid w:val="004D06E0"/>
    <w:rsid w:val="004E2625"/>
    <w:rsid w:val="004E7C02"/>
    <w:rsid w:val="004E7EF6"/>
    <w:rsid w:val="004F0CBE"/>
    <w:rsid w:val="00506703"/>
    <w:rsid w:val="00511649"/>
    <w:rsid w:val="00513281"/>
    <w:rsid w:val="005177E2"/>
    <w:rsid w:val="00525AE4"/>
    <w:rsid w:val="005348B1"/>
    <w:rsid w:val="00561027"/>
    <w:rsid w:val="00563FBC"/>
    <w:rsid w:val="00565DEA"/>
    <w:rsid w:val="00575E89"/>
    <w:rsid w:val="00576C2A"/>
    <w:rsid w:val="005814DB"/>
    <w:rsid w:val="005A2CD7"/>
    <w:rsid w:val="005B1196"/>
    <w:rsid w:val="005B49BD"/>
    <w:rsid w:val="005B6F86"/>
    <w:rsid w:val="005C5069"/>
    <w:rsid w:val="005D050B"/>
    <w:rsid w:val="005D2ED1"/>
    <w:rsid w:val="005E59EA"/>
    <w:rsid w:val="005F32BC"/>
    <w:rsid w:val="005F6DF4"/>
    <w:rsid w:val="0060568E"/>
    <w:rsid w:val="006107A7"/>
    <w:rsid w:val="00611325"/>
    <w:rsid w:val="00613E33"/>
    <w:rsid w:val="0062060E"/>
    <w:rsid w:val="00621426"/>
    <w:rsid w:val="006234BF"/>
    <w:rsid w:val="00626A21"/>
    <w:rsid w:val="006277C5"/>
    <w:rsid w:val="00635118"/>
    <w:rsid w:val="00641ED8"/>
    <w:rsid w:val="00643F95"/>
    <w:rsid w:val="00666820"/>
    <w:rsid w:val="00671C27"/>
    <w:rsid w:val="0067347B"/>
    <w:rsid w:val="00673EB7"/>
    <w:rsid w:val="006762B7"/>
    <w:rsid w:val="006823D2"/>
    <w:rsid w:val="00685D5A"/>
    <w:rsid w:val="00691758"/>
    <w:rsid w:val="006A660A"/>
    <w:rsid w:val="006B43F1"/>
    <w:rsid w:val="006C201A"/>
    <w:rsid w:val="006E7504"/>
    <w:rsid w:val="006F040D"/>
    <w:rsid w:val="006F0CFD"/>
    <w:rsid w:val="006F5181"/>
    <w:rsid w:val="00701C2F"/>
    <w:rsid w:val="00703A3F"/>
    <w:rsid w:val="0070457A"/>
    <w:rsid w:val="0071434A"/>
    <w:rsid w:val="007219E6"/>
    <w:rsid w:val="0072339C"/>
    <w:rsid w:val="0072481F"/>
    <w:rsid w:val="007305EF"/>
    <w:rsid w:val="00731FE7"/>
    <w:rsid w:val="0073350E"/>
    <w:rsid w:val="007346A9"/>
    <w:rsid w:val="00750E82"/>
    <w:rsid w:val="0075260E"/>
    <w:rsid w:val="007672D1"/>
    <w:rsid w:val="00771DD8"/>
    <w:rsid w:val="00780FD5"/>
    <w:rsid w:val="00781AD6"/>
    <w:rsid w:val="00783A43"/>
    <w:rsid w:val="007904C6"/>
    <w:rsid w:val="00790600"/>
    <w:rsid w:val="00792679"/>
    <w:rsid w:val="00795313"/>
    <w:rsid w:val="007A21E9"/>
    <w:rsid w:val="007A24A4"/>
    <w:rsid w:val="007B17B7"/>
    <w:rsid w:val="007B302F"/>
    <w:rsid w:val="007B32BD"/>
    <w:rsid w:val="007B709A"/>
    <w:rsid w:val="007C3789"/>
    <w:rsid w:val="007C7EE7"/>
    <w:rsid w:val="007D10B6"/>
    <w:rsid w:val="007E5904"/>
    <w:rsid w:val="007F083C"/>
    <w:rsid w:val="007F1723"/>
    <w:rsid w:val="007F2E5E"/>
    <w:rsid w:val="007F3045"/>
    <w:rsid w:val="007F6A71"/>
    <w:rsid w:val="00801875"/>
    <w:rsid w:val="0081105D"/>
    <w:rsid w:val="00811F08"/>
    <w:rsid w:val="00824355"/>
    <w:rsid w:val="008318A0"/>
    <w:rsid w:val="00832597"/>
    <w:rsid w:val="00837F23"/>
    <w:rsid w:val="00841D54"/>
    <w:rsid w:val="00843D4A"/>
    <w:rsid w:val="00843DE2"/>
    <w:rsid w:val="00844762"/>
    <w:rsid w:val="008507CD"/>
    <w:rsid w:val="0086359E"/>
    <w:rsid w:val="008642E9"/>
    <w:rsid w:val="00872C1C"/>
    <w:rsid w:val="0088164D"/>
    <w:rsid w:val="00895716"/>
    <w:rsid w:val="00895D3C"/>
    <w:rsid w:val="008A0874"/>
    <w:rsid w:val="008A74AE"/>
    <w:rsid w:val="008B4568"/>
    <w:rsid w:val="008B7329"/>
    <w:rsid w:val="008C3B17"/>
    <w:rsid w:val="008E0033"/>
    <w:rsid w:val="008F1EDE"/>
    <w:rsid w:val="008F3761"/>
    <w:rsid w:val="008F414E"/>
    <w:rsid w:val="009108C6"/>
    <w:rsid w:val="00912A26"/>
    <w:rsid w:val="00916883"/>
    <w:rsid w:val="009239C5"/>
    <w:rsid w:val="00923C95"/>
    <w:rsid w:val="00936A25"/>
    <w:rsid w:val="00942EA5"/>
    <w:rsid w:val="00952F9C"/>
    <w:rsid w:val="00957CD4"/>
    <w:rsid w:val="00960A4D"/>
    <w:rsid w:val="0096279B"/>
    <w:rsid w:val="00965D7B"/>
    <w:rsid w:val="00970E39"/>
    <w:rsid w:val="00972FCD"/>
    <w:rsid w:val="00975C7F"/>
    <w:rsid w:val="00981D25"/>
    <w:rsid w:val="00986868"/>
    <w:rsid w:val="0098689E"/>
    <w:rsid w:val="009972F6"/>
    <w:rsid w:val="009A0270"/>
    <w:rsid w:val="009A29F0"/>
    <w:rsid w:val="009B6DAE"/>
    <w:rsid w:val="009C46BF"/>
    <w:rsid w:val="009C65E6"/>
    <w:rsid w:val="009D38A9"/>
    <w:rsid w:val="009D594F"/>
    <w:rsid w:val="009F538F"/>
    <w:rsid w:val="00A0048F"/>
    <w:rsid w:val="00A04C9C"/>
    <w:rsid w:val="00A06A18"/>
    <w:rsid w:val="00A1302D"/>
    <w:rsid w:val="00A14231"/>
    <w:rsid w:val="00A31C49"/>
    <w:rsid w:val="00A427A3"/>
    <w:rsid w:val="00A43595"/>
    <w:rsid w:val="00A47D52"/>
    <w:rsid w:val="00A51F62"/>
    <w:rsid w:val="00A5306E"/>
    <w:rsid w:val="00A54CFD"/>
    <w:rsid w:val="00A56227"/>
    <w:rsid w:val="00A61166"/>
    <w:rsid w:val="00A62BFD"/>
    <w:rsid w:val="00A672A9"/>
    <w:rsid w:val="00A67BB3"/>
    <w:rsid w:val="00A8564F"/>
    <w:rsid w:val="00A901E0"/>
    <w:rsid w:val="00AA6C5A"/>
    <w:rsid w:val="00AB2560"/>
    <w:rsid w:val="00AB61A2"/>
    <w:rsid w:val="00AC2AD0"/>
    <w:rsid w:val="00AC6352"/>
    <w:rsid w:val="00AE2229"/>
    <w:rsid w:val="00AF1630"/>
    <w:rsid w:val="00B00357"/>
    <w:rsid w:val="00B05903"/>
    <w:rsid w:val="00B062DA"/>
    <w:rsid w:val="00B07BE8"/>
    <w:rsid w:val="00B10156"/>
    <w:rsid w:val="00B2124A"/>
    <w:rsid w:val="00B26763"/>
    <w:rsid w:val="00B37856"/>
    <w:rsid w:val="00B429E8"/>
    <w:rsid w:val="00B5473B"/>
    <w:rsid w:val="00B604E2"/>
    <w:rsid w:val="00B634B3"/>
    <w:rsid w:val="00B638B6"/>
    <w:rsid w:val="00B6748C"/>
    <w:rsid w:val="00B726D6"/>
    <w:rsid w:val="00B753A8"/>
    <w:rsid w:val="00B777ED"/>
    <w:rsid w:val="00B877C4"/>
    <w:rsid w:val="00B92CA7"/>
    <w:rsid w:val="00B97990"/>
    <w:rsid w:val="00BA1111"/>
    <w:rsid w:val="00BA60D5"/>
    <w:rsid w:val="00BA7DC1"/>
    <w:rsid w:val="00BB1976"/>
    <w:rsid w:val="00BB37D1"/>
    <w:rsid w:val="00BC4D50"/>
    <w:rsid w:val="00BD79A2"/>
    <w:rsid w:val="00BE049F"/>
    <w:rsid w:val="00BE33B6"/>
    <w:rsid w:val="00BF4084"/>
    <w:rsid w:val="00C052B0"/>
    <w:rsid w:val="00C05626"/>
    <w:rsid w:val="00C10800"/>
    <w:rsid w:val="00C15C0C"/>
    <w:rsid w:val="00C33197"/>
    <w:rsid w:val="00C46BBE"/>
    <w:rsid w:val="00C5661B"/>
    <w:rsid w:val="00C574EF"/>
    <w:rsid w:val="00C66EA1"/>
    <w:rsid w:val="00C740C5"/>
    <w:rsid w:val="00C74817"/>
    <w:rsid w:val="00C7563C"/>
    <w:rsid w:val="00C82022"/>
    <w:rsid w:val="00C850EC"/>
    <w:rsid w:val="00C871A6"/>
    <w:rsid w:val="00CA1657"/>
    <w:rsid w:val="00CA2A76"/>
    <w:rsid w:val="00CB69EA"/>
    <w:rsid w:val="00CC2E0F"/>
    <w:rsid w:val="00CC48B8"/>
    <w:rsid w:val="00CD0CD6"/>
    <w:rsid w:val="00CD65D6"/>
    <w:rsid w:val="00CF0D68"/>
    <w:rsid w:val="00CF0EDF"/>
    <w:rsid w:val="00CF1BE7"/>
    <w:rsid w:val="00CF5A38"/>
    <w:rsid w:val="00CF7661"/>
    <w:rsid w:val="00CF7808"/>
    <w:rsid w:val="00D0050A"/>
    <w:rsid w:val="00D02EA7"/>
    <w:rsid w:val="00D10418"/>
    <w:rsid w:val="00D1482E"/>
    <w:rsid w:val="00D35E8F"/>
    <w:rsid w:val="00D36DF4"/>
    <w:rsid w:val="00D5138A"/>
    <w:rsid w:val="00D54F4E"/>
    <w:rsid w:val="00D55332"/>
    <w:rsid w:val="00D656DA"/>
    <w:rsid w:val="00D66FD1"/>
    <w:rsid w:val="00D7682D"/>
    <w:rsid w:val="00D77C83"/>
    <w:rsid w:val="00D80CDB"/>
    <w:rsid w:val="00D81B4C"/>
    <w:rsid w:val="00D91853"/>
    <w:rsid w:val="00D91ABA"/>
    <w:rsid w:val="00D94FFE"/>
    <w:rsid w:val="00DB3C34"/>
    <w:rsid w:val="00DB6C1D"/>
    <w:rsid w:val="00DC288F"/>
    <w:rsid w:val="00DC5E27"/>
    <w:rsid w:val="00DD5700"/>
    <w:rsid w:val="00DF2342"/>
    <w:rsid w:val="00E007A8"/>
    <w:rsid w:val="00E02DA0"/>
    <w:rsid w:val="00E04707"/>
    <w:rsid w:val="00E10E96"/>
    <w:rsid w:val="00E17D4C"/>
    <w:rsid w:val="00E21FF0"/>
    <w:rsid w:val="00E253F6"/>
    <w:rsid w:val="00E26CE3"/>
    <w:rsid w:val="00E30928"/>
    <w:rsid w:val="00E357D9"/>
    <w:rsid w:val="00E36088"/>
    <w:rsid w:val="00E40F7D"/>
    <w:rsid w:val="00E44894"/>
    <w:rsid w:val="00E45922"/>
    <w:rsid w:val="00E47156"/>
    <w:rsid w:val="00E55F55"/>
    <w:rsid w:val="00E7295E"/>
    <w:rsid w:val="00E73A74"/>
    <w:rsid w:val="00E75B14"/>
    <w:rsid w:val="00E75BFE"/>
    <w:rsid w:val="00E95B8D"/>
    <w:rsid w:val="00E9687E"/>
    <w:rsid w:val="00E975E9"/>
    <w:rsid w:val="00EA1DB7"/>
    <w:rsid w:val="00EA5DEC"/>
    <w:rsid w:val="00EB7F16"/>
    <w:rsid w:val="00EC3BB3"/>
    <w:rsid w:val="00EC631E"/>
    <w:rsid w:val="00EE3E10"/>
    <w:rsid w:val="00EF32B2"/>
    <w:rsid w:val="00F01F5E"/>
    <w:rsid w:val="00F02CAB"/>
    <w:rsid w:val="00F0360A"/>
    <w:rsid w:val="00F0623F"/>
    <w:rsid w:val="00F11A93"/>
    <w:rsid w:val="00F14FC6"/>
    <w:rsid w:val="00F15124"/>
    <w:rsid w:val="00F15AE0"/>
    <w:rsid w:val="00F2376F"/>
    <w:rsid w:val="00F321A3"/>
    <w:rsid w:val="00F635CA"/>
    <w:rsid w:val="00F6597C"/>
    <w:rsid w:val="00F8068A"/>
    <w:rsid w:val="00F86D8C"/>
    <w:rsid w:val="00F909A7"/>
    <w:rsid w:val="00F92440"/>
    <w:rsid w:val="00F95330"/>
    <w:rsid w:val="00F961A0"/>
    <w:rsid w:val="00F9698A"/>
    <w:rsid w:val="00F96DC5"/>
    <w:rsid w:val="00FB1440"/>
    <w:rsid w:val="00FB2606"/>
    <w:rsid w:val="00FB58A8"/>
    <w:rsid w:val="00FB64BC"/>
    <w:rsid w:val="00FC146F"/>
    <w:rsid w:val="00FC63A1"/>
    <w:rsid w:val="00FC78F1"/>
    <w:rsid w:val="00FD4E9B"/>
    <w:rsid w:val="00FE01E6"/>
    <w:rsid w:val="00FE64A6"/>
    <w:rsid w:val="00FF00C7"/>
    <w:rsid w:val="00FF7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3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 w:type="character" w:styleId="UnresolvedMention">
    <w:name w:val="Unresolved Mention"/>
    <w:basedOn w:val="DefaultParagraphFont"/>
    <w:uiPriority w:val="99"/>
    <w:semiHidden/>
    <w:unhideWhenUsed/>
    <w:rsid w:val="00895D3C"/>
    <w:rPr>
      <w:color w:val="605E5C"/>
      <w:shd w:val="clear" w:color="auto" w:fill="E1DFDD"/>
    </w:rPr>
  </w:style>
  <w:style w:type="paragraph" w:styleId="NormalWeb">
    <w:name w:val="Normal (Web)"/>
    <w:basedOn w:val="Normal"/>
    <w:uiPriority w:val="99"/>
    <w:semiHidden/>
    <w:unhideWhenUsed/>
    <w:rsid w:val="00844762"/>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844762"/>
    <w:pPr>
      <w:numPr>
        <w:numId w:val="34"/>
      </w:numPr>
    </w:pPr>
  </w:style>
  <w:style w:type="paragraph" w:styleId="Revision">
    <w:name w:val="Revision"/>
    <w:hidden/>
    <w:uiPriority w:val="99"/>
    <w:semiHidden/>
    <w:rsid w:val="00916883"/>
    <w:pPr>
      <w:spacing w:after="0" w:line="240" w:lineRule="auto"/>
    </w:pPr>
  </w:style>
  <w:style w:type="character" w:styleId="CommentReference">
    <w:name w:val="annotation reference"/>
    <w:basedOn w:val="DefaultParagraphFont"/>
    <w:uiPriority w:val="99"/>
    <w:semiHidden/>
    <w:unhideWhenUsed/>
    <w:rsid w:val="00916883"/>
    <w:rPr>
      <w:sz w:val="16"/>
      <w:szCs w:val="16"/>
    </w:rPr>
  </w:style>
  <w:style w:type="paragraph" w:styleId="CommentText">
    <w:name w:val="annotation text"/>
    <w:basedOn w:val="Normal"/>
    <w:link w:val="CommentTextChar"/>
    <w:uiPriority w:val="99"/>
    <w:unhideWhenUsed/>
    <w:rsid w:val="00916883"/>
    <w:pPr>
      <w:spacing w:line="240" w:lineRule="auto"/>
    </w:pPr>
    <w:rPr>
      <w:sz w:val="20"/>
      <w:szCs w:val="20"/>
    </w:rPr>
  </w:style>
  <w:style w:type="character" w:customStyle="1" w:styleId="CommentTextChar">
    <w:name w:val="Comment Text Char"/>
    <w:basedOn w:val="DefaultParagraphFont"/>
    <w:link w:val="CommentText"/>
    <w:uiPriority w:val="99"/>
    <w:rsid w:val="00916883"/>
    <w:rPr>
      <w:sz w:val="20"/>
      <w:szCs w:val="20"/>
    </w:rPr>
  </w:style>
  <w:style w:type="paragraph" w:styleId="CommentSubject">
    <w:name w:val="annotation subject"/>
    <w:basedOn w:val="CommentText"/>
    <w:next w:val="CommentText"/>
    <w:link w:val="CommentSubjectChar"/>
    <w:uiPriority w:val="99"/>
    <w:semiHidden/>
    <w:unhideWhenUsed/>
    <w:rsid w:val="00916883"/>
    <w:rPr>
      <w:b/>
      <w:bCs/>
    </w:rPr>
  </w:style>
  <w:style w:type="character" w:customStyle="1" w:styleId="CommentSubjectChar">
    <w:name w:val="Comment Subject Char"/>
    <w:basedOn w:val="CommentTextChar"/>
    <w:link w:val="CommentSubject"/>
    <w:uiPriority w:val="99"/>
    <w:semiHidden/>
    <w:rsid w:val="009168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3151723">
      <w:bodyDiv w:val="1"/>
      <w:marLeft w:val="0"/>
      <w:marRight w:val="0"/>
      <w:marTop w:val="0"/>
      <w:marBottom w:val="0"/>
      <w:divBdr>
        <w:top w:val="none" w:sz="0" w:space="0" w:color="auto"/>
        <w:left w:val="none" w:sz="0" w:space="0" w:color="auto"/>
        <w:bottom w:val="none" w:sz="0" w:space="0" w:color="auto"/>
        <w:right w:val="none" w:sz="0" w:space="0" w:color="auto"/>
      </w:divBdr>
    </w:div>
    <w:div w:id="1616673894">
      <w:bodyDiv w:val="1"/>
      <w:marLeft w:val="0"/>
      <w:marRight w:val="0"/>
      <w:marTop w:val="0"/>
      <w:marBottom w:val="0"/>
      <w:divBdr>
        <w:top w:val="none" w:sz="0" w:space="0" w:color="auto"/>
        <w:left w:val="none" w:sz="0" w:space="0" w:color="auto"/>
        <w:bottom w:val="none" w:sz="0" w:space="0" w:color="auto"/>
        <w:right w:val="none" w:sz="0" w:space="0" w:color="auto"/>
      </w:divBdr>
      <w:divsChild>
        <w:div w:id="1018696948">
          <w:marLeft w:val="0"/>
          <w:marRight w:val="0"/>
          <w:marTop w:val="0"/>
          <w:marBottom w:val="0"/>
          <w:divBdr>
            <w:top w:val="none" w:sz="0" w:space="0" w:color="auto"/>
            <w:left w:val="none" w:sz="0" w:space="0" w:color="auto"/>
            <w:bottom w:val="none" w:sz="0" w:space="0" w:color="auto"/>
            <w:right w:val="none" w:sz="0" w:space="0" w:color="auto"/>
          </w:divBdr>
          <w:divsChild>
            <w:div w:id="1438603105">
              <w:marLeft w:val="0"/>
              <w:marRight w:val="0"/>
              <w:marTop w:val="0"/>
              <w:marBottom w:val="0"/>
              <w:divBdr>
                <w:top w:val="none" w:sz="0" w:space="0" w:color="auto"/>
                <w:left w:val="none" w:sz="0" w:space="0" w:color="auto"/>
                <w:bottom w:val="none" w:sz="0" w:space="0" w:color="auto"/>
                <w:right w:val="none" w:sz="0" w:space="0" w:color="auto"/>
              </w:divBdr>
              <w:divsChild>
                <w:div w:id="823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455794">
      <w:bodyDiv w:val="1"/>
      <w:marLeft w:val="0"/>
      <w:marRight w:val="0"/>
      <w:marTop w:val="0"/>
      <w:marBottom w:val="0"/>
      <w:divBdr>
        <w:top w:val="none" w:sz="0" w:space="0" w:color="auto"/>
        <w:left w:val="none" w:sz="0" w:space="0" w:color="auto"/>
        <w:bottom w:val="none" w:sz="0" w:space="0" w:color="auto"/>
        <w:right w:val="none" w:sz="0" w:space="0" w:color="auto"/>
      </w:divBdr>
      <w:divsChild>
        <w:div w:id="573125125">
          <w:marLeft w:val="0"/>
          <w:marRight w:val="0"/>
          <w:marTop w:val="0"/>
          <w:marBottom w:val="0"/>
          <w:divBdr>
            <w:top w:val="none" w:sz="0" w:space="0" w:color="auto"/>
            <w:left w:val="none" w:sz="0" w:space="0" w:color="auto"/>
            <w:bottom w:val="none" w:sz="0" w:space="0" w:color="auto"/>
            <w:right w:val="none" w:sz="0" w:space="0" w:color="auto"/>
          </w:divBdr>
          <w:divsChild>
            <w:div w:id="1804419491">
              <w:marLeft w:val="0"/>
              <w:marRight w:val="0"/>
              <w:marTop w:val="0"/>
              <w:marBottom w:val="0"/>
              <w:divBdr>
                <w:top w:val="none" w:sz="0" w:space="0" w:color="auto"/>
                <w:left w:val="none" w:sz="0" w:space="0" w:color="auto"/>
                <w:bottom w:val="none" w:sz="0" w:space="0" w:color="auto"/>
                <w:right w:val="none" w:sz="0" w:space="0" w:color="auto"/>
              </w:divBdr>
              <w:divsChild>
                <w:div w:id="11226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3102B-6844-1F4B-BEA0-BECF5F19C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1938</Words>
  <Characters>11052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Biasi, Barbara</cp:lastModifiedBy>
  <cp:revision>9</cp:revision>
  <cp:lastPrinted>2021-10-13T20:53:00Z</cp:lastPrinted>
  <dcterms:created xsi:type="dcterms:W3CDTF">2024-10-09T12:51:00Z</dcterms:created>
  <dcterms:modified xsi:type="dcterms:W3CDTF">2024-10-09T13:59:00Z</dcterms:modified>
</cp:coreProperties>
</file>