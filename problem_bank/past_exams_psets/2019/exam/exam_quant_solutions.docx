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CC284" w14:textId="77777777" w:rsidR="006C201A" w:rsidRPr="00FA7290" w:rsidRDefault="006C201A" w:rsidP="006C201A">
      <w:pPr>
        <w:spacing w:line="240" w:lineRule="auto"/>
        <w:jc w:val="center"/>
        <w:rPr>
          <w:rFonts w:ascii="Times New Roman" w:hAnsi="Times New Roman" w:cs="Times New Roman"/>
        </w:rPr>
      </w:pPr>
      <w:r w:rsidRPr="00FA7290">
        <w:rPr>
          <w:rFonts w:ascii="Times New Roman" w:hAnsi="Times New Roman" w:cs="Times New Roman"/>
        </w:rPr>
        <w:t>FINAL EXAM</w:t>
      </w:r>
    </w:p>
    <w:p w14:paraId="4D5BC8A6" w14:textId="4C4AA26B" w:rsidR="006C201A" w:rsidRPr="00FA7290" w:rsidRDefault="00965709" w:rsidP="006C201A">
      <w:pPr>
        <w:spacing w:line="240" w:lineRule="auto"/>
        <w:jc w:val="center"/>
        <w:rPr>
          <w:rFonts w:ascii="Times New Roman" w:hAnsi="Times New Roman" w:cs="Times New Roman"/>
        </w:rPr>
      </w:pPr>
      <w:r w:rsidRPr="00FA7290">
        <w:rPr>
          <w:rFonts w:ascii="Times New Roman" w:hAnsi="Times New Roman" w:cs="Times New Roman"/>
        </w:rPr>
        <w:t>Fall 2018</w:t>
      </w:r>
    </w:p>
    <w:p w14:paraId="33FEFEB9" w14:textId="77777777" w:rsidR="006C201A" w:rsidRPr="00FA7290" w:rsidRDefault="006C201A" w:rsidP="006C201A">
      <w:pPr>
        <w:spacing w:line="240" w:lineRule="auto"/>
        <w:jc w:val="center"/>
        <w:rPr>
          <w:rFonts w:ascii="Times New Roman" w:hAnsi="Times New Roman" w:cs="Times New Roman"/>
        </w:rPr>
      </w:pPr>
    </w:p>
    <w:p w14:paraId="587EBE98" w14:textId="77777777" w:rsidR="006C201A" w:rsidRPr="00FA7290" w:rsidRDefault="006C201A" w:rsidP="006C201A">
      <w:pPr>
        <w:pStyle w:val="ListParagraph"/>
        <w:spacing w:line="240" w:lineRule="auto"/>
        <w:rPr>
          <w:rFonts w:ascii="Times New Roman" w:hAnsi="Times New Roman" w:cs="Times New Roman"/>
        </w:rPr>
      </w:pPr>
    </w:p>
    <w:p w14:paraId="3D49941A"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This is a closed-book exam.</w:t>
      </w:r>
    </w:p>
    <w:p w14:paraId="4AC38F9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B67C3FB"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Students whose native language is not English may use a dictionary if they wish.</w:t>
      </w:r>
    </w:p>
    <w:p w14:paraId="66D65C4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89E3548"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Please check that you have </w:t>
      </w:r>
      <w:proofErr w:type="gramStart"/>
      <w:r>
        <w:rPr>
          <w:rFonts w:ascii="Times New Roman" w:hAnsi="Times New Roman" w:cs="Times New Roman"/>
          <w:u w:val="single"/>
        </w:rPr>
        <w:t>7</w:t>
      </w:r>
      <w:proofErr w:type="gramEnd"/>
      <w:r w:rsidRPr="00780FA2">
        <w:rPr>
          <w:rFonts w:ascii="Times New Roman" w:hAnsi="Times New Roman" w:cs="Times New Roman"/>
          <w:u w:val="single"/>
        </w:rPr>
        <w:t xml:space="preserve"> pages</w:t>
      </w:r>
      <w:r w:rsidRPr="00780FA2">
        <w:rPr>
          <w:rFonts w:ascii="Times New Roman" w:hAnsi="Times New Roman" w:cs="Times New Roman"/>
        </w:rPr>
        <w:t xml:space="preserve"> in your copy of the exam.</w:t>
      </w:r>
    </w:p>
    <w:p w14:paraId="786ED4CF"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EE6F83E"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There are </w:t>
      </w:r>
      <w:r w:rsidRPr="00780FA2">
        <w:rPr>
          <w:rFonts w:ascii="Times New Roman" w:hAnsi="Times New Roman" w:cs="Times New Roman"/>
          <w:u w:val="single"/>
        </w:rPr>
        <w:t>180 points</w:t>
      </w:r>
      <w:r w:rsidRPr="00780FA2">
        <w:rPr>
          <w:rFonts w:ascii="Times New Roman" w:hAnsi="Times New Roman" w:cs="Times New Roman"/>
        </w:rPr>
        <w:t xml:space="preserve"> in the exam. You also have </w:t>
      </w:r>
      <w:r w:rsidRPr="00780FA2">
        <w:rPr>
          <w:rFonts w:ascii="Times New Roman" w:hAnsi="Times New Roman" w:cs="Times New Roman"/>
          <w:u w:val="single"/>
        </w:rPr>
        <w:t>180 minutes</w:t>
      </w:r>
      <w:r w:rsidRPr="00780FA2">
        <w:rPr>
          <w:rFonts w:ascii="Times New Roman" w:hAnsi="Times New Roman" w:cs="Times New Roman"/>
        </w:rPr>
        <w:t xml:space="preserve">. </w:t>
      </w:r>
    </w:p>
    <w:p w14:paraId="0DCE43DC"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3D0E0086"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b/>
          <w:u w:val="single"/>
        </w:rPr>
        <w:t>Please put the first section, covering the shorter questions, in one book and the longer questions in a second book. Label all books</w:t>
      </w:r>
      <w:r w:rsidRPr="00780FA2">
        <w:rPr>
          <w:rFonts w:ascii="Times New Roman" w:hAnsi="Times New Roman" w:cs="Times New Roman"/>
        </w:rPr>
        <w:t>.</w:t>
      </w:r>
    </w:p>
    <w:p w14:paraId="5D36F7F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20D365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Remember to put your name on all books.</w:t>
      </w:r>
    </w:p>
    <w:p w14:paraId="68F1228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5C645C0"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Do not be concerned if your answers are not whole numbers.</w:t>
      </w:r>
    </w:p>
    <w:p w14:paraId="226E8CC7"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61B6059"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You </w:t>
      </w:r>
      <w:r w:rsidRPr="00F237F8">
        <w:rPr>
          <w:rFonts w:ascii="Times New Roman" w:hAnsi="Times New Roman" w:cs="Times New Roman"/>
          <w:u w:val="single"/>
        </w:rPr>
        <w:t>cannot</w:t>
      </w:r>
      <w:r w:rsidRPr="00780FA2">
        <w:rPr>
          <w:rFonts w:ascii="Times New Roman" w:hAnsi="Times New Roman" w:cs="Times New Roman"/>
        </w:rPr>
        <w:t xml:space="preserve"> use your phone as a calculator. Simple calculators </w:t>
      </w:r>
      <w:proofErr w:type="gramStart"/>
      <w:r w:rsidRPr="00780FA2">
        <w:rPr>
          <w:rFonts w:ascii="Times New Roman" w:hAnsi="Times New Roman" w:cs="Times New Roman"/>
        </w:rPr>
        <w:t>will be provided</w:t>
      </w:r>
      <w:proofErr w:type="gramEnd"/>
      <w:r w:rsidRPr="00780FA2">
        <w:rPr>
          <w:rFonts w:ascii="Times New Roman" w:hAnsi="Times New Roman" w:cs="Times New Roman"/>
        </w:rPr>
        <w:t xml:space="preserve"> by AASL office, and are sufficient for completing all calculations in the exam. </w:t>
      </w:r>
      <w:r w:rsidRPr="00780FA2">
        <w:rPr>
          <w:rFonts w:ascii="Times New Roman" w:hAnsi="Times New Roman" w:cs="Times New Roman"/>
        </w:rPr>
        <w:br/>
      </w:r>
    </w:p>
    <w:p w14:paraId="634BF6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If your answer </w:t>
      </w:r>
      <w:proofErr w:type="gramStart"/>
      <w:r w:rsidRPr="00780FA2">
        <w:rPr>
          <w:rFonts w:ascii="Times New Roman" w:hAnsi="Times New Roman" w:cs="Times New Roman"/>
        </w:rPr>
        <w:t>is</w:t>
      </w:r>
      <w:proofErr w:type="gramEnd"/>
      <w:r w:rsidRPr="00780FA2">
        <w:rPr>
          <w:rFonts w:ascii="Times New Roman" w:hAnsi="Times New Roman" w:cs="Times New Roman"/>
        </w:rPr>
        <w:t xml:space="preserve"> a number put a box around it. Example: </w:t>
      </w:r>
      <w:r w:rsidRPr="00780FA2">
        <w:rPr>
          <w:rFonts w:ascii="Times New Roman" w:hAnsi="Times New Roman" w:cs="Times New Roman"/>
          <w:bdr w:val="single" w:sz="4" w:space="0" w:color="auto"/>
        </w:rPr>
        <w:t xml:space="preserve"> P=$436, Q=</w:t>
      </w:r>
      <w:proofErr w:type="gramStart"/>
      <w:r w:rsidRPr="00780FA2">
        <w:rPr>
          <w:rFonts w:ascii="Times New Roman" w:hAnsi="Times New Roman" w:cs="Times New Roman"/>
          <w:bdr w:val="single" w:sz="4" w:space="0" w:color="auto"/>
        </w:rPr>
        <w:t>35,465 .</w:t>
      </w:r>
      <w:proofErr w:type="gramEnd"/>
      <w:r w:rsidRPr="00780FA2">
        <w:rPr>
          <w:rFonts w:ascii="Times New Roman" w:hAnsi="Times New Roman" w:cs="Times New Roman"/>
          <w:bdr w:val="single" w:sz="4" w:space="0" w:color="auto"/>
        </w:rPr>
        <w:t xml:space="preserve"> </w:t>
      </w:r>
    </w:p>
    <w:p w14:paraId="53BBEECB" w14:textId="77777777" w:rsidR="003E2BFD" w:rsidRPr="00FA7290" w:rsidRDefault="003E2BFD">
      <w:pPr>
        <w:spacing w:after="160" w:line="259" w:lineRule="auto"/>
        <w:rPr>
          <w:rFonts w:ascii="Times New Roman" w:eastAsia="Times New Roman" w:hAnsi="Times New Roman" w:cs="Times New Roman"/>
          <w:b/>
          <w:bCs/>
          <w:u w:val="single" w:color="000000"/>
        </w:rPr>
      </w:pPr>
      <w:r w:rsidRPr="00FA7290">
        <w:rPr>
          <w:rFonts w:ascii="Times New Roman" w:hAnsi="Times New Roman" w:cs="Times New Roman"/>
          <w:u w:val="single" w:color="000000"/>
        </w:rPr>
        <w:br w:type="page"/>
      </w:r>
    </w:p>
    <w:p w14:paraId="5CD723EC" w14:textId="2F89F83C" w:rsidR="00DC288F" w:rsidRPr="00FA7290" w:rsidRDefault="00DC288F" w:rsidP="003E2BFD">
      <w:pPr>
        <w:pStyle w:val="Heading1"/>
        <w:ind w:firstLine="0"/>
        <w:rPr>
          <w:rFonts w:cs="Times New Roman"/>
          <w:sz w:val="22"/>
          <w:szCs w:val="22"/>
          <w:u w:val="single" w:color="000000"/>
        </w:rPr>
      </w:pPr>
      <w:r w:rsidRPr="00FA7290">
        <w:rPr>
          <w:rFonts w:cs="Times New Roman"/>
          <w:sz w:val="22"/>
          <w:szCs w:val="22"/>
          <w:u w:val="single" w:color="000000"/>
        </w:rPr>
        <w:lastRenderedPageBreak/>
        <w:t>Section</w:t>
      </w:r>
      <w:r w:rsidRPr="00FA7290">
        <w:rPr>
          <w:rFonts w:cs="Times New Roman"/>
          <w:spacing w:val="21"/>
          <w:sz w:val="22"/>
          <w:szCs w:val="22"/>
          <w:u w:val="single" w:color="000000"/>
        </w:rPr>
        <w:t xml:space="preserve"> </w:t>
      </w:r>
      <w:r w:rsidRPr="00FA7290">
        <w:rPr>
          <w:rFonts w:cs="Times New Roman"/>
          <w:sz w:val="22"/>
          <w:szCs w:val="22"/>
          <w:u w:val="single" w:color="000000"/>
        </w:rPr>
        <w:t>I:</w:t>
      </w:r>
      <w:r w:rsidRPr="00FA7290">
        <w:rPr>
          <w:rFonts w:cs="Times New Roman"/>
          <w:spacing w:val="20"/>
          <w:sz w:val="22"/>
          <w:szCs w:val="22"/>
          <w:u w:val="single" w:color="000000"/>
        </w:rPr>
        <w:t xml:space="preserve"> </w:t>
      </w:r>
      <w:r w:rsidRPr="00FA7290">
        <w:rPr>
          <w:rFonts w:cs="Times New Roman"/>
          <w:sz w:val="22"/>
          <w:szCs w:val="22"/>
          <w:u w:val="single" w:color="000000"/>
        </w:rPr>
        <w:t>Short</w:t>
      </w:r>
      <w:r w:rsidRPr="00FA7290">
        <w:rPr>
          <w:rFonts w:cs="Times New Roman"/>
          <w:spacing w:val="21"/>
          <w:sz w:val="22"/>
          <w:szCs w:val="22"/>
          <w:u w:val="single" w:color="000000"/>
        </w:rPr>
        <w:t xml:space="preserve"> </w:t>
      </w:r>
      <w:r w:rsidRPr="00FA7290">
        <w:rPr>
          <w:rFonts w:cs="Times New Roman"/>
          <w:sz w:val="22"/>
          <w:szCs w:val="22"/>
          <w:u w:val="single" w:color="000000"/>
        </w:rPr>
        <w:t>Questions</w:t>
      </w:r>
      <w:r w:rsidR="00FA7290" w:rsidRPr="00FA7290">
        <w:rPr>
          <w:rFonts w:cs="Times New Roman"/>
          <w:sz w:val="22"/>
          <w:szCs w:val="22"/>
          <w:u w:val="single" w:color="000000"/>
        </w:rPr>
        <w:t xml:space="preserve"> [70</w:t>
      </w:r>
      <w:r w:rsidR="00CF0EDF" w:rsidRPr="00FA7290">
        <w:rPr>
          <w:rFonts w:cs="Times New Roman"/>
          <w:sz w:val="22"/>
          <w:szCs w:val="22"/>
          <w:u w:val="single" w:color="000000"/>
        </w:rPr>
        <w:t xml:space="preserve"> points]</w:t>
      </w:r>
    </w:p>
    <w:p w14:paraId="4489EC2D" w14:textId="42BD4178" w:rsidR="00DC288F" w:rsidRDefault="00DC288F" w:rsidP="00DC288F">
      <w:pPr>
        <w:pStyle w:val="BodyText"/>
        <w:spacing w:before="77"/>
        <w:ind w:left="152"/>
        <w:rPr>
          <w:rFonts w:cs="Times New Roman"/>
          <w:sz w:val="22"/>
          <w:szCs w:val="22"/>
        </w:rPr>
      </w:pPr>
      <w:r w:rsidRPr="00FA7290">
        <w:rPr>
          <w:rFonts w:cs="Times New Roman"/>
          <w:sz w:val="22"/>
          <w:szCs w:val="22"/>
        </w:rPr>
        <w:t>Please</w:t>
      </w:r>
      <w:r w:rsidRPr="00FA7290">
        <w:rPr>
          <w:rFonts w:cs="Times New Roman"/>
          <w:spacing w:val="18"/>
          <w:sz w:val="22"/>
          <w:szCs w:val="22"/>
        </w:rPr>
        <w:t xml:space="preserve"> </w:t>
      </w:r>
      <w:r w:rsidRPr="00FA7290">
        <w:rPr>
          <w:rFonts w:cs="Times New Roman"/>
          <w:sz w:val="22"/>
          <w:szCs w:val="22"/>
        </w:rPr>
        <w:t>be</w:t>
      </w:r>
      <w:r w:rsidRPr="00FA7290">
        <w:rPr>
          <w:rFonts w:cs="Times New Roman"/>
          <w:spacing w:val="18"/>
          <w:sz w:val="22"/>
          <w:szCs w:val="22"/>
        </w:rPr>
        <w:t xml:space="preserve"> </w:t>
      </w:r>
      <w:r w:rsidRPr="00FA7290">
        <w:rPr>
          <w:rFonts w:cs="Times New Roman"/>
          <w:sz w:val="22"/>
          <w:szCs w:val="22"/>
        </w:rPr>
        <w:t>concise.</w:t>
      </w:r>
      <w:r w:rsidRPr="00FA7290">
        <w:rPr>
          <w:rFonts w:cs="Times New Roman"/>
          <w:spacing w:val="17"/>
          <w:sz w:val="22"/>
          <w:szCs w:val="22"/>
        </w:rPr>
        <w:t xml:space="preserve"> </w:t>
      </w:r>
      <w:r w:rsidRPr="00FA7290">
        <w:rPr>
          <w:rFonts w:cs="Times New Roman"/>
          <w:sz w:val="22"/>
          <w:szCs w:val="22"/>
        </w:rPr>
        <w:t>None</w:t>
      </w:r>
      <w:r w:rsidRPr="00FA7290">
        <w:rPr>
          <w:rFonts w:cs="Times New Roman"/>
          <w:spacing w:val="18"/>
          <w:sz w:val="22"/>
          <w:szCs w:val="22"/>
        </w:rPr>
        <w:t xml:space="preserve"> </w:t>
      </w:r>
      <w:r w:rsidRPr="00FA7290">
        <w:rPr>
          <w:rFonts w:cs="Times New Roman"/>
          <w:sz w:val="22"/>
          <w:szCs w:val="22"/>
        </w:rPr>
        <w:t>of</w:t>
      </w:r>
      <w:r w:rsidRPr="00FA7290">
        <w:rPr>
          <w:rFonts w:cs="Times New Roman"/>
          <w:spacing w:val="16"/>
          <w:sz w:val="22"/>
          <w:szCs w:val="22"/>
        </w:rPr>
        <w:t xml:space="preserve"> </w:t>
      </w:r>
      <w:r w:rsidRPr="00FA7290">
        <w:rPr>
          <w:rFonts w:cs="Times New Roman"/>
          <w:sz w:val="22"/>
          <w:szCs w:val="22"/>
        </w:rPr>
        <w:t>the</w:t>
      </w:r>
      <w:r w:rsidRPr="00FA7290">
        <w:rPr>
          <w:rFonts w:cs="Times New Roman"/>
          <w:spacing w:val="19"/>
          <w:sz w:val="22"/>
          <w:szCs w:val="22"/>
        </w:rPr>
        <w:t xml:space="preserve"> </w:t>
      </w:r>
      <w:r w:rsidRPr="00FA7290">
        <w:rPr>
          <w:rFonts w:cs="Times New Roman"/>
          <w:sz w:val="22"/>
          <w:szCs w:val="22"/>
        </w:rPr>
        <w:t>answers</w:t>
      </w:r>
      <w:r w:rsidRPr="00FA7290">
        <w:rPr>
          <w:rFonts w:cs="Times New Roman"/>
          <w:spacing w:val="18"/>
          <w:sz w:val="22"/>
          <w:szCs w:val="22"/>
        </w:rPr>
        <w:t xml:space="preserve"> </w:t>
      </w:r>
      <w:proofErr w:type="gramStart"/>
      <w:r w:rsidRPr="00FA7290">
        <w:rPr>
          <w:rFonts w:cs="Times New Roman"/>
          <w:sz w:val="22"/>
          <w:szCs w:val="22"/>
        </w:rPr>
        <w:t>require</w:t>
      </w:r>
      <w:proofErr w:type="gramEnd"/>
      <w:r w:rsidRPr="00FA7290">
        <w:rPr>
          <w:rFonts w:cs="Times New Roman"/>
          <w:spacing w:val="18"/>
          <w:sz w:val="22"/>
          <w:szCs w:val="22"/>
        </w:rPr>
        <w:t xml:space="preserve"> </w:t>
      </w:r>
      <w:r w:rsidRPr="00FA7290">
        <w:rPr>
          <w:rFonts w:cs="Times New Roman"/>
          <w:sz w:val="22"/>
          <w:szCs w:val="22"/>
        </w:rPr>
        <w:t>more</w:t>
      </w:r>
      <w:r w:rsidRPr="00FA7290">
        <w:rPr>
          <w:rFonts w:cs="Times New Roman"/>
          <w:spacing w:val="15"/>
          <w:sz w:val="22"/>
          <w:szCs w:val="22"/>
        </w:rPr>
        <w:t xml:space="preserve"> </w:t>
      </w:r>
      <w:r w:rsidRPr="00FA7290">
        <w:rPr>
          <w:rFonts w:cs="Times New Roman"/>
          <w:sz w:val="22"/>
          <w:szCs w:val="22"/>
        </w:rPr>
        <w:t>than</w:t>
      </w:r>
      <w:r w:rsidRPr="00FA7290">
        <w:rPr>
          <w:rFonts w:cs="Times New Roman"/>
          <w:spacing w:val="18"/>
          <w:sz w:val="22"/>
          <w:szCs w:val="22"/>
        </w:rPr>
        <w:t xml:space="preserve"> </w:t>
      </w:r>
      <w:r w:rsidRPr="00FA7290">
        <w:rPr>
          <w:rFonts w:cs="Times New Roman"/>
          <w:sz w:val="22"/>
          <w:szCs w:val="22"/>
        </w:rPr>
        <w:t>a</w:t>
      </w:r>
      <w:r w:rsidRPr="00FA7290">
        <w:rPr>
          <w:rFonts w:cs="Times New Roman"/>
          <w:spacing w:val="18"/>
          <w:sz w:val="22"/>
          <w:szCs w:val="22"/>
        </w:rPr>
        <w:t xml:space="preserve"> </w:t>
      </w:r>
      <w:r w:rsidRPr="00FA7290">
        <w:rPr>
          <w:rFonts w:cs="Times New Roman"/>
          <w:sz w:val="22"/>
          <w:szCs w:val="22"/>
        </w:rPr>
        <w:t>brief</w:t>
      </w:r>
      <w:r w:rsidRPr="00FA7290">
        <w:rPr>
          <w:rFonts w:cs="Times New Roman"/>
          <w:spacing w:val="19"/>
          <w:sz w:val="22"/>
          <w:szCs w:val="22"/>
        </w:rPr>
        <w:t xml:space="preserve"> </w:t>
      </w:r>
      <w:r w:rsidRPr="00FA7290">
        <w:rPr>
          <w:rFonts w:cs="Times New Roman"/>
          <w:sz w:val="22"/>
          <w:szCs w:val="22"/>
        </w:rPr>
        <w:t>paragraph.</w:t>
      </w:r>
    </w:p>
    <w:p w14:paraId="7185670A" w14:textId="0C4CC924" w:rsidR="005E1F71" w:rsidRPr="00FA7290" w:rsidRDefault="005E1F71" w:rsidP="005E1F71">
      <w:pPr>
        <w:pStyle w:val="BodyText"/>
        <w:numPr>
          <w:ilvl w:val="0"/>
          <w:numId w:val="11"/>
        </w:numPr>
        <w:spacing w:before="77"/>
        <w:rPr>
          <w:rFonts w:cs="Times New Roman"/>
          <w:sz w:val="22"/>
          <w:szCs w:val="22"/>
        </w:rPr>
      </w:pPr>
      <w:r>
        <w:rPr>
          <w:rFonts w:cs="Times New Roman"/>
          <w:sz w:val="22"/>
          <w:szCs w:val="22"/>
        </w:rPr>
        <w:t xml:space="preserve">Omitted </w:t>
      </w:r>
      <w:r>
        <w:rPr>
          <w:rFonts w:cs="Times New Roman"/>
          <w:sz w:val="22"/>
          <w:szCs w:val="22"/>
        </w:rPr>
        <w:tab/>
        <w:t>-</w:t>
      </w:r>
    </w:p>
    <w:p w14:paraId="52DCAC82" w14:textId="70D307CD" w:rsidR="003E2BFD" w:rsidRPr="00FA7290" w:rsidRDefault="003E2BFD" w:rsidP="000107A4">
      <w:pPr>
        <w:pStyle w:val="BodyText"/>
        <w:tabs>
          <w:tab w:val="left" w:pos="513"/>
        </w:tabs>
        <w:spacing w:line="251" w:lineRule="auto"/>
        <w:ind w:left="512" w:right="382"/>
        <w:rPr>
          <w:rFonts w:cs="Times New Roman"/>
          <w:color w:val="FF0000"/>
          <w:sz w:val="22"/>
          <w:szCs w:val="22"/>
        </w:rPr>
      </w:pPr>
    </w:p>
    <w:p w14:paraId="0DF1B470" w14:textId="77777777" w:rsidR="00FA7290" w:rsidRPr="00FA7290" w:rsidRDefault="00FA7290" w:rsidP="00294A0F">
      <w:pPr>
        <w:jc w:val="center"/>
        <w:rPr>
          <w:rFonts w:ascii="Times New Roman" w:eastAsia="Times New Roman" w:hAnsi="Times New Roman" w:cs="Times New Roman"/>
          <w:b/>
          <w:u w:val="single"/>
        </w:rPr>
      </w:pPr>
    </w:p>
    <w:p w14:paraId="4B59D417" w14:textId="77777777" w:rsidR="00FA7290" w:rsidRPr="00FA7290" w:rsidRDefault="00FA7290" w:rsidP="00421B7A">
      <w:pPr>
        <w:rPr>
          <w:rFonts w:ascii="Times New Roman" w:eastAsia="Times New Roman" w:hAnsi="Times New Roman" w:cs="Times New Roman"/>
          <w:b/>
          <w:u w:val="single"/>
        </w:rPr>
      </w:pPr>
    </w:p>
    <w:p w14:paraId="6C0FBB39" w14:textId="512F1EAE" w:rsidR="00F1390C" w:rsidRPr="00FA7290" w:rsidRDefault="0075260E" w:rsidP="00294A0F">
      <w:pPr>
        <w:jc w:val="center"/>
        <w:rPr>
          <w:rFonts w:ascii="Times New Roman" w:eastAsia="Times New Roman" w:hAnsi="Times New Roman" w:cs="Times New Roman"/>
          <w:b/>
          <w:u w:val="single"/>
        </w:rPr>
      </w:pPr>
      <w:r w:rsidRPr="00FA7290">
        <w:rPr>
          <w:rFonts w:ascii="Times New Roman" w:eastAsia="Times New Roman" w:hAnsi="Times New Roman" w:cs="Times New Roman"/>
          <w:b/>
          <w:u w:val="single"/>
        </w:rPr>
        <w:t>Section II:  Long Questions</w:t>
      </w:r>
      <w:r w:rsidR="00175563" w:rsidRPr="00FA7290">
        <w:rPr>
          <w:rFonts w:ascii="Times New Roman" w:eastAsia="Times New Roman" w:hAnsi="Times New Roman" w:cs="Times New Roman"/>
          <w:b/>
          <w:u w:val="single"/>
        </w:rPr>
        <w:t xml:space="preserve"> – Total of 110</w:t>
      </w:r>
      <w:r w:rsidR="008E0033" w:rsidRPr="00FA7290">
        <w:rPr>
          <w:rFonts w:ascii="Times New Roman" w:eastAsia="Times New Roman" w:hAnsi="Times New Roman" w:cs="Times New Roman"/>
          <w:b/>
          <w:u w:val="single"/>
        </w:rPr>
        <w:t xml:space="preserve"> points</w:t>
      </w:r>
    </w:p>
    <w:p w14:paraId="181E5040" w14:textId="77777777" w:rsidR="00294A0F" w:rsidRPr="00FA7290" w:rsidRDefault="00294A0F" w:rsidP="00294A0F">
      <w:pPr>
        <w:jc w:val="center"/>
        <w:rPr>
          <w:rFonts w:ascii="Times New Roman" w:eastAsia="Times New Roman" w:hAnsi="Times New Roman" w:cs="Times New Roman"/>
          <w:b/>
          <w:u w:val="single"/>
        </w:rPr>
      </w:pPr>
    </w:p>
    <w:p w14:paraId="7EE4E736" w14:textId="29D890A1" w:rsidR="0075260E" w:rsidRPr="00FA7290" w:rsidRDefault="00BA1111" w:rsidP="000A6D11">
      <w:pPr>
        <w:widowControl w:val="0"/>
        <w:numPr>
          <w:ilvl w:val="1"/>
          <w:numId w:val="2"/>
        </w:numPr>
        <w:tabs>
          <w:tab w:val="left" w:pos="653"/>
        </w:tabs>
        <w:spacing w:before="77" w:after="0" w:line="240" w:lineRule="auto"/>
        <w:jc w:val="left"/>
        <w:rPr>
          <w:rFonts w:ascii="Times New Roman" w:eastAsia="Times New Roman" w:hAnsi="Times New Roman" w:cs="Times New Roman"/>
        </w:rPr>
      </w:pPr>
      <w:r w:rsidRPr="00FA7290">
        <w:rPr>
          <w:rFonts w:ascii="Times New Roman" w:hAnsi="Times New Roman" w:cs="Times New Roman"/>
          <w:b/>
          <w:u w:val="single" w:color="000000"/>
        </w:rPr>
        <w:t>[</w:t>
      </w:r>
      <w:r w:rsidR="00175563" w:rsidRPr="00FA7290">
        <w:rPr>
          <w:rFonts w:ascii="Times New Roman" w:hAnsi="Times New Roman" w:cs="Times New Roman"/>
          <w:b/>
          <w:u w:val="single" w:color="000000"/>
        </w:rPr>
        <w:t>20</w:t>
      </w:r>
      <w:r w:rsidR="0075260E" w:rsidRPr="00FA7290">
        <w:rPr>
          <w:rFonts w:ascii="Times New Roman" w:hAnsi="Times New Roman" w:cs="Times New Roman"/>
          <w:b/>
          <w:spacing w:val="19"/>
          <w:u w:val="single" w:color="000000"/>
        </w:rPr>
        <w:t xml:space="preserve"> </w:t>
      </w:r>
      <w:r w:rsidRPr="00FA7290">
        <w:rPr>
          <w:rFonts w:ascii="Times New Roman" w:hAnsi="Times New Roman" w:cs="Times New Roman"/>
          <w:b/>
          <w:u w:val="single" w:color="000000"/>
        </w:rPr>
        <w:t>points]</w:t>
      </w:r>
      <w:r w:rsidR="0075260E" w:rsidRPr="00FA7290">
        <w:rPr>
          <w:rFonts w:ascii="Times New Roman" w:hAnsi="Times New Roman" w:cs="Times New Roman"/>
          <w:b/>
          <w:u w:val="single" w:color="000000"/>
        </w:rPr>
        <w:t xml:space="preserve"> </w:t>
      </w:r>
      <w:r w:rsidR="003A1122" w:rsidRPr="00FA7290">
        <w:rPr>
          <w:rFonts w:ascii="Times New Roman" w:hAnsi="Times New Roman" w:cs="Times New Roman"/>
          <w:b/>
          <w:u w:val="single" w:color="000000"/>
        </w:rPr>
        <w:t xml:space="preserve">Local ready-mix concrete </w:t>
      </w:r>
      <w:r w:rsidR="00147599" w:rsidRPr="00FA7290">
        <w:rPr>
          <w:rFonts w:ascii="Times New Roman" w:hAnsi="Times New Roman" w:cs="Times New Roman"/>
          <w:b/>
          <w:u w:val="single" w:color="000000"/>
        </w:rPr>
        <w:t>market</w:t>
      </w:r>
    </w:p>
    <w:p w14:paraId="3FF9FA21" w14:textId="77777777" w:rsidR="00BA1111" w:rsidRPr="00FA7290" w:rsidRDefault="00BA1111" w:rsidP="00BA1111">
      <w:pPr>
        <w:widowControl w:val="0"/>
        <w:tabs>
          <w:tab w:val="left" w:pos="653"/>
        </w:tabs>
        <w:spacing w:before="77" w:after="0" w:line="240" w:lineRule="auto"/>
        <w:ind w:left="292"/>
        <w:rPr>
          <w:rFonts w:ascii="Times New Roman" w:eastAsia="Times New Roman" w:hAnsi="Times New Roman" w:cs="Times New Roman"/>
        </w:rPr>
      </w:pPr>
    </w:p>
    <w:p w14:paraId="3FFBE4D6" w14:textId="2C33ED3E" w:rsidR="002F4479" w:rsidRPr="00FA7290" w:rsidRDefault="002F4479"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Transition-Mix has a local monopoly over the ready-mix concrete industry in lower Manhattan. </w:t>
      </w:r>
      <w:proofErr w:type="gramStart"/>
      <w:r w:rsidRPr="00FA7290">
        <w:rPr>
          <w:rFonts w:ascii="Times New Roman" w:hAnsi="Times New Roman" w:cs="Times New Roman"/>
        </w:rPr>
        <w:t>T</w:t>
      </w:r>
      <w:r w:rsidR="00305A0F" w:rsidRPr="00FA7290">
        <w:rPr>
          <w:rFonts w:ascii="Times New Roman" w:hAnsi="Times New Roman" w:cs="Times New Roman"/>
        </w:rPr>
        <w:t>he</w:t>
      </w:r>
      <w:r w:rsidR="00FC63A1" w:rsidRPr="00FA7290">
        <w:rPr>
          <w:rFonts w:ascii="Times New Roman" w:hAnsi="Times New Roman" w:cs="Times New Roman"/>
        </w:rPr>
        <w:t xml:space="preserve"> demand for </w:t>
      </w:r>
      <w:r w:rsidRPr="00FA7290">
        <w:rPr>
          <w:rFonts w:ascii="Times New Roman" w:hAnsi="Times New Roman" w:cs="Times New Roman"/>
        </w:rPr>
        <w:t xml:space="preserve">ready-mix concrete is given by </w:t>
      </w:r>
      <w:r w:rsidR="00FC63A1" w:rsidRPr="00FA7290">
        <w:rPr>
          <w:rFonts w:ascii="Times New Roman" w:hAnsi="Times New Roman" w:cs="Times New Roman"/>
        </w:rPr>
        <w:t>Q</w:t>
      </w:r>
      <w:proofErr w:type="gramEnd"/>
      <w:r w:rsidR="00FC63A1" w:rsidRPr="00FA7290">
        <w:rPr>
          <w:rFonts w:ascii="Times New Roman" w:hAnsi="Times New Roman" w:cs="Times New Roman"/>
        </w:rPr>
        <w:t xml:space="preserve"> =</w:t>
      </w:r>
      <w:r w:rsidRPr="00FA7290">
        <w:rPr>
          <w:rFonts w:ascii="Times New Roman" w:hAnsi="Times New Roman" w:cs="Times New Roman"/>
        </w:rPr>
        <w:t>100-2P, where Q is the quantity of ready-mix concrete in thousand cubic yards</w:t>
      </w:r>
      <w:r w:rsidR="00FC63A1" w:rsidRPr="00FA7290">
        <w:rPr>
          <w:rFonts w:ascii="Times New Roman" w:hAnsi="Times New Roman" w:cs="Times New Roman"/>
        </w:rPr>
        <w:t xml:space="preserve"> per </w:t>
      </w:r>
      <w:r w:rsidRPr="00FA7290">
        <w:rPr>
          <w:rFonts w:ascii="Times New Roman" w:hAnsi="Times New Roman" w:cs="Times New Roman"/>
        </w:rPr>
        <w:t>month</w:t>
      </w:r>
      <w:r w:rsidR="00FC63A1" w:rsidRPr="00FA7290">
        <w:rPr>
          <w:rFonts w:ascii="Times New Roman" w:hAnsi="Times New Roman" w:cs="Times New Roman"/>
        </w:rPr>
        <w:t xml:space="preserve">, and P is the price in dollars per </w:t>
      </w:r>
      <w:r w:rsidRPr="00FA7290">
        <w:rPr>
          <w:rFonts w:ascii="Times New Roman" w:hAnsi="Times New Roman" w:cs="Times New Roman"/>
        </w:rPr>
        <w:t>cubic yard</w:t>
      </w:r>
      <w:r w:rsidR="00FC63A1" w:rsidRPr="00FA7290">
        <w:rPr>
          <w:rFonts w:ascii="Times New Roman" w:hAnsi="Times New Roman" w:cs="Times New Roman"/>
        </w:rPr>
        <w:t xml:space="preserve">. </w:t>
      </w:r>
      <w:r w:rsidRPr="00FA7290">
        <w:rPr>
          <w:rFonts w:ascii="Times New Roman" w:hAnsi="Times New Roman" w:cs="Times New Roman"/>
        </w:rPr>
        <w:t>Transition-Mix inc</w:t>
      </w:r>
      <w:r w:rsidR="00635DB8">
        <w:rPr>
          <w:rFonts w:ascii="Times New Roman" w:hAnsi="Times New Roman" w:cs="Times New Roman"/>
        </w:rPr>
        <w:t xml:space="preserve">urs a fixed cost of production of $12 and a variable </w:t>
      </w:r>
      <w:r w:rsidRPr="00FA7290">
        <w:rPr>
          <w:rFonts w:ascii="Times New Roman" w:hAnsi="Times New Roman" w:cs="Times New Roman"/>
        </w:rPr>
        <w:t xml:space="preserve">cost of $5 per cubic yard. </w:t>
      </w:r>
    </w:p>
    <w:p w14:paraId="0797F377" w14:textId="77777777" w:rsidR="00275831" w:rsidRPr="00FA7290" w:rsidRDefault="00275831" w:rsidP="00294A0F">
      <w:pPr>
        <w:pStyle w:val="ListParagraph"/>
        <w:spacing w:after="0" w:line="240" w:lineRule="auto"/>
        <w:rPr>
          <w:rFonts w:ascii="Times New Roman" w:hAnsi="Times New Roman" w:cs="Times New Roman"/>
        </w:rPr>
      </w:pPr>
    </w:p>
    <w:p w14:paraId="53E8293F" w14:textId="770C4BF5" w:rsidR="002F447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w:t>
      </w:r>
      <w:r w:rsidR="00FC63A1" w:rsidRPr="00FA7290">
        <w:rPr>
          <w:rFonts w:ascii="Times New Roman" w:hAnsi="Times New Roman" w:cs="Times New Roman"/>
        </w:rPr>
        <w:t xml:space="preserve"> points] What </w:t>
      </w:r>
      <w:r w:rsidR="002F4479" w:rsidRPr="00FA7290">
        <w:rPr>
          <w:rFonts w:ascii="Times New Roman" w:hAnsi="Times New Roman" w:cs="Times New Roman"/>
        </w:rPr>
        <w:t>are</w:t>
      </w:r>
      <w:r w:rsidR="0075260E" w:rsidRPr="00FA7290">
        <w:rPr>
          <w:rFonts w:ascii="Times New Roman" w:hAnsi="Times New Roman" w:cs="Times New Roman"/>
        </w:rPr>
        <w:t xml:space="preserve"> the</w:t>
      </w:r>
      <w:r w:rsidR="002F4479" w:rsidRPr="00FA7290">
        <w:rPr>
          <w:rFonts w:ascii="Times New Roman" w:hAnsi="Times New Roman" w:cs="Times New Roman"/>
        </w:rPr>
        <w:t xml:space="preserve"> profit maximizing </w:t>
      </w:r>
      <w:r w:rsidR="0075260E" w:rsidRPr="00FA7290">
        <w:rPr>
          <w:rFonts w:ascii="Times New Roman" w:hAnsi="Times New Roman" w:cs="Times New Roman"/>
        </w:rPr>
        <w:t>price</w:t>
      </w:r>
      <w:r w:rsidR="002F4479" w:rsidRPr="00FA7290">
        <w:rPr>
          <w:rFonts w:ascii="Times New Roman" w:hAnsi="Times New Roman" w:cs="Times New Roman"/>
        </w:rPr>
        <w:t xml:space="preserve"> and quantity choices for Transition-Mix?</w:t>
      </w:r>
    </w:p>
    <w:p w14:paraId="1E8E9278" w14:textId="77777777" w:rsidR="002F4479" w:rsidRPr="00FA7290" w:rsidRDefault="002F4479" w:rsidP="003E2BFD">
      <w:pPr>
        <w:pStyle w:val="BodyText"/>
        <w:tabs>
          <w:tab w:val="left" w:pos="1733"/>
        </w:tabs>
        <w:spacing w:line="252" w:lineRule="auto"/>
        <w:ind w:left="1228" w:right="486"/>
        <w:rPr>
          <w:rFonts w:cs="Times New Roman"/>
          <w:sz w:val="22"/>
          <w:szCs w:val="22"/>
        </w:rPr>
      </w:pPr>
    </w:p>
    <w:p w14:paraId="19C09C26" w14:textId="2836E0D9" w:rsidR="00275831" w:rsidRDefault="002F4479" w:rsidP="002F447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P=</w:t>
      </w:r>
      <w:r w:rsidR="00275831" w:rsidRPr="00FA7290">
        <w:rPr>
          <w:rFonts w:cs="Times New Roman"/>
          <w:color w:val="FF0000"/>
          <w:sz w:val="22"/>
          <w:szCs w:val="22"/>
        </w:rPr>
        <w:t xml:space="preserve">50-0.5Q </w:t>
      </w:r>
    </w:p>
    <w:p w14:paraId="5DCCAD84" w14:textId="75C8647E" w:rsidR="009C394E" w:rsidRPr="009C394E" w:rsidRDefault="009C394E" w:rsidP="002F4479">
      <w:pPr>
        <w:pStyle w:val="BodyText"/>
        <w:tabs>
          <w:tab w:val="left" w:pos="1733"/>
        </w:tabs>
        <w:spacing w:line="252" w:lineRule="auto"/>
        <w:ind w:left="1732" w:right="486"/>
        <w:rPr>
          <w:rFonts w:cs="Times New Roman"/>
          <w:color w:val="FF0000"/>
          <w:sz w:val="22"/>
          <w:szCs w:val="22"/>
          <w:vertAlign w:val="superscript"/>
        </w:rPr>
      </w:pPr>
      <w:r>
        <w:rPr>
          <w:rFonts w:cs="Times New Roman"/>
          <w:color w:val="FF0000"/>
          <w:sz w:val="22"/>
          <w:szCs w:val="22"/>
        </w:rPr>
        <w:t>Revenue=50Q-0.5Q</w:t>
      </w:r>
      <w:r>
        <w:rPr>
          <w:rFonts w:cs="Times New Roman"/>
          <w:color w:val="FF0000"/>
          <w:sz w:val="22"/>
          <w:szCs w:val="22"/>
          <w:vertAlign w:val="superscript"/>
        </w:rPr>
        <w:t>2</w:t>
      </w:r>
    </w:p>
    <w:p w14:paraId="3027359D" w14:textId="23C43348" w:rsidR="009C394E" w:rsidRPr="00FA7290" w:rsidRDefault="009C394E" w:rsidP="002F447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MR=50-Q</w:t>
      </w:r>
    </w:p>
    <w:p w14:paraId="6930C82F" w14:textId="1BF20E9C" w:rsidR="00275831" w:rsidRPr="00FA7290" w:rsidRDefault="00275831" w:rsidP="002F447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So </w:t>
      </w:r>
      <w:r w:rsidR="002F4479" w:rsidRPr="00FA7290">
        <w:rPr>
          <w:rFonts w:cs="Times New Roman"/>
          <w:color w:val="FF0000"/>
          <w:sz w:val="22"/>
          <w:szCs w:val="22"/>
        </w:rPr>
        <w:t xml:space="preserve">MR=MC </w:t>
      </w:r>
      <w:r w:rsidRPr="00FA7290">
        <w:rPr>
          <w:rFonts w:cs="Times New Roman"/>
          <w:color w:val="FF0000"/>
          <w:sz w:val="22"/>
          <w:szCs w:val="22"/>
        </w:rPr>
        <w:t>gives 50-Q=5 or Q=45 and P=27.5</w:t>
      </w:r>
    </w:p>
    <w:p w14:paraId="07433B75" w14:textId="77777777" w:rsidR="00296744" w:rsidRPr="00FA7290" w:rsidRDefault="00296744" w:rsidP="003E2BFD">
      <w:pPr>
        <w:pStyle w:val="BodyText"/>
        <w:tabs>
          <w:tab w:val="left" w:pos="1733"/>
        </w:tabs>
        <w:spacing w:line="252" w:lineRule="auto"/>
        <w:ind w:left="1228" w:right="486"/>
        <w:rPr>
          <w:rFonts w:cs="Times New Roman"/>
          <w:color w:val="FF0000"/>
          <w:sz w:val="22"/>
          <w:szCs w:val="22"/>
        </w:rPr>
      </w:pPr>
    </w:p>
    <w:p w14:paraId="6634AAC0" w14:textId="04F28956"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 points] What is the elasticity of demand at this price?</w:t>
      </w:r>
      <w:r w:rsidR="009C394E">
        <w:rPr>
          <w:rFonts w:ascii="Times New Roman" w:hAnsi="Times New Roman" w:cs="Times New Roman"/>
        </w:rPr>
        <w:t xml:space="preserve"> Does this elasticity make sense to you? Why or why not?</w:t>
      </w:r>
    </w:p>
    <w:p w14:paraId="1F3E9DF1" w14:textId="77777777" w:rsidR="00275831" w:rsidRPr="00FA7290" w:rsidRDefault="00275831" w:rsidP="00275831">
      <w:pPr>
        <w:pStyle w:val="BodyText"/>
        <w:tabs>
          <w:tab w:val="left" w:pos="1733"/>
        </w:tabs>
        <w:spacing w:line="252" w:lineRule="auto"/>
        <w:ind w:left="1732" w:right="486"/>
        <w:rPr>
          <w:rFonts w:cs="Times New Roman"/>
          <w:sz w:val="22"/>
          <w:szCs w:val="22"/>
        </w:rPr>
      </w:pPr>
      <w:r w:rsidRPr="00FA7290">
        <w:rPr>
          <w:rFonts w:cs="Times New Roman"/>
          <w:sz w:val="22"/>
          <w:szCs w:val="22"/>
        </w:rPr>
        <w:t xml:space="preserve"> </w:t>
      </w:r>
    </w:p>
    <w:p w14:paraId="220FB721"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67CF54FF" w14:textId="429B29B6" w:rsidR="00275831" w:rsidRPr="00FA7290" w:rsidRDefault="00535689" w:rsidP="00275831">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Elasticity = -2*(27.5/45</w:t>
      </w:r>
      <w:proofErr w:type="gramStart"/>
      <w:r w:rsidRPr="00FA7290">
        <w:rPr>
          <w:rFonts w:cs="Times New Roman"/>
          <w:color w:val="FF0000"/>
          <w:sz w:val="22"/>
          <w:szCs w:val="22"/>
        </w:rPr>
        <w:t>)=</w:t>
      </w:r>
      <w:proofErr w:type="gramEnd"/>
      <w:r w:rsidR="00147599" w:rsidRPr="00FA7290">
        <w:rPr>
          <w:rFonts w:cs="Times New Roman"/>
          <w:color w:val="FF0000"/>
          <w:sz w:val="22"/>
          <w:szCs w:val="22"/>
        </w:rPr>
        <w:t>-1.2</w:t>
      </w:r>
      <w:r w:rsidR="00275831" w:rsidRPr="00FA7290">
        <w:rPr>
          <w:rFonts w:cs="Times New Roman"/>
          <w:color w:val="FF0000"/>
          <w:sz w:val="22"/>
          <w:szCs w:val="22"/>
        </w:rPr>
        <w:t xml:space="preserve"> </w:t>
      </w:r>
    </w:p>
    <w:p w14:paraId="7151BD12"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17FCA56A" w14:textId="77777777" w:rsidR="00275831" w:rsidRPr="00FA7290" w:rsidRDefault="00275831" w:rsidP="00FA7290">
      <w:pPr>
        <w:pStyle w:val="BodyText"/>
        <w:tabs>
          <w:tab w:val="left" w:pos="720"/>
        </w:tabs>
        <w:spacing w:line="252" w:lineRule="auto"/>
        <w:ind w:left="0" w:right="486"/>
        <w:rPr>
          <w:rFonts w:cs="Times New Roman"/>
          <w:sz w:val="22"/>
          <w:szCs w:val="22"/>
        </w:rPr>
      </w:pPr>
    </w:p>
    <w:p w14:paraId="7EB9944F" w14:textId="28987846" w:rsidR="0075260E" w:rsidRPr="00FA7290" w:rsidRDefault="00147599"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[2</w:t>
      </w:r>
      <w:r w:rsidR="0075260E" w:rsidRPr="00FA7290">
        <w:rPr>
          <w:rFonts w:ascii="Times New Roman" w:hAnsi="Times New Roman" w:cs="Times New Roman"/>
        </w:rPr>
        <w:t xml:space="preserve"> points] </w:t>
      </w:r>
      <w:r w:rsidR="00275831" w:rsidRPr="00FA7290">
        <w:rPr>
          <w:rFonts w:ascii="Times New Roman" w:hAnsi="Times New Roman" w:cs="Times New Roman"/>
        </w:rPr>
        <w:t>What is the total profit of Transition-Mix at the optimal price and quantity choice</w:t>
      </w:r>
      <w:r w:rsidR="00FC63A1" w:rsidRPr="00FA7290">
        <w:rPr>
          <w:rFonts w:ascii="Times New Roman" w:hAnsi="Times New Roman" w:cs="Times New Roman"/>
        </w:rPr>
        <w:t>?</w:t>
      </w:r>
    </w:p>
    <w:p w14:paraId="307B8C84" w14:textId="787B07A1" w:rsidR="0075260E" w:rsidRPr="00FA7290" w:rsidRDefault="0075260E" w:rsidP="00296744">
      <w:pPr>
        <w:pStyle w:val="BodyText"/>
        <w:tabs>
          <w:tab w:val="left" w:pos="1733"/>
        </w:tabs>
        <w:spacing w:line="252" w:lineRule="auto"/>
        <w:ind w:left="1732" w:right="486"/>
        <w:rPr>
          <w:rFonts w:cs="Times New Roman"/>
          <w:sz w:val="22"/>
          <w:szCs w:val="22"/>
        </w:rPr>
      </w:pPr>
    </w:p>
    <w:p w14:paraId="4BBADCF4" w14:textId="67E7E5DE" w:rsidR="007346A9" w:rsidRPr="00FA7290" w:rsidRDefault="00275831" w:rsidP="00275831">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Profit = (27.5-5)*45-12=1000.5</w:t>
      </w:r>
      <w:r w:rsidR="00DC5E27" w:rsidRPr="00FA7290">
        <w:rPr>
          <w:rFonts w:cs="Times New Roman"/>
          <w:color w:val="FF0000"/>
          <w:sz w:val="22"/>
          <w:szCs w:val="22"/>
        </w:rPr>
        <w:t xml:space="preserve"> </w:t>
      </w:r>
    </w:p>
    <w:p w14:paraId="33EB17DB" w14:textId="77777777" w:rsidR="00DC5E27" w:rsidRPr="00FA7290" w:rsidRDefault="00DC5E27" w:rsidP="00296744">
      <w:pPr>
        <w:pStyle w:val="BodyText"/>
        <w:tabs>
          <w:tab w:val="left" w:pos="1733"/>
        </w:tabs>
        <w:spacing w:line="252" w:lineRule="auto"/>
        <w:ind w:left="1228" w:right="486"/>
        <w:rPr>
          <w:ins w:id="0" w:author="Sinkinson, Michael" w:date="2017-10-09T15:47:00Z"/>
          <w:rFonts w:cs="Times New Roman"/>
          <w:color w:val="FF0000"/>
          <w:sz w:val="22"/>
          <w:szCs w:val="22"/>
        </w:rPr>
      </w:pPr>
    </w:p>
    <w:p w14:paraId="0B5B4FE5"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6A1BE728" w14:textId="7A300211" w:rsidR="0014759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[4</w:t>
      </w:r>
      <w:r w:rsidR="00147599" w:rsidRPr="00FA7290">
        <w:rPr>
          <w:rFonts w:ascii="Times New Roman" w:hAnsi="Times New Roman" w:cs="Times New Roman"/>
        </w:rPr>
        <w:t xml:space="preserve"> points] If the market were instead perfectly competitive (with many ready-mix concrete providers (all with identical marginal costs as the monopolist), what would you predict to the price of ready-mix concrete? What would be the quantity sold?</w:t>
      </w:r>
    </w:p>
    <w:p w14:paraId="4E546750" w14:textId="77777777" w:rsidR="00147599" w:rsidRPr="00FA7290" w:rsidRDefault="00147599" w:rsidP="00147599">
      <w:pPr>
        <w:pStyle w:val="BodyText"/>
        <w:tabs>
          <w:tab w:val="left" w:pos="1733"/>
        </w:tabs>
        <w:spacing w:line="252" w:lineRule="auto"/>
        <w:ind w:left="0" w:right="486"/>
        <w:rPr>
          <w:rFonts w:cs="Times New Roman"/>
          <w:sz w:val="22"/>
          <w:szCs w:val="22"/>
        </w:rPr>
      </w:pPr>
    </w:p>
    <w:p w14:paraId="34CE4169" w14:textId="77777777" w:rsidR="00147599" w:rsidRPr="00FA7290" w:rsidRDefault="00147599" w:rsidP="0014759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For competitive market, you can think of supply curve as MC curve at P=</w:t>
      </w:r>
      <w:proofErr w:type="gramStart"/>
      <w:r w:rsidRPr="00FA7290">
        <w:rPr>
          <w:rFonts w:cs="Times New Roman"/>
          <w:color w:val="FF0000"/>
          <w:sz w:val="22"/>
          <w:szCs w:val="22"/>
        </w:rPr>
        <w:t>5</w:t>
      </w:r>
      <w:proofErr w:type="gramEnd"/>
      <w:r w:rsidRPr="00FA7290">
        <w:rPr>
          <w:rFonts w:cs="Times New Roman"/>
          <w:color w:val="FF0000"/>
          <w:sz w:val="22"/>
          <w:szCs w:val="22"/>
        </w:rPr>
        <w:t>.</w:t>
      </w:r>
    </w:p>
    <w:p w14:paraId="6A4B05A0" w14:textId="108B5D50" w:rsidR="00147599" w:rsidRPr="00FA7290" w:rsidRDefault="00147599" w:rsidP="0014759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So market equilibrium would be 50-0.5Q=</w:t>
      </w:r>
      <w:proofErr w:type="gramStart"/>
      <w:r w:rsidRPr="00FA7290">
        <w:rPr>
          <w:rFonts w:cs="Times New Roman"/>
          <w:color w:val="FF0000"/>
          <w:sz w:val="22"/>
          <w:szCs w:val="22"/>
        </w:rPr>
        <w:t>5</w:t>
      </w:r>
      <w:proofErr w:type="gramEnd"/>
      <w:r w:rsidRPr="00FA7290">
        <w:rPr>
          <w:rFonts w:cs="Times New Roman"/>
          <w:color w:val="FF0000"/>
          <w:sz w:val="22"/>
          <w:szCs w:val="22"/>
        </w:rPr>
        <w:t>, which gives Q=90, P=5.</w:t>
      </w:r>
    </w:p>
    <w:p w14:paraId="170C5114" w14:textId="77777777" w:rsidR="00147599" w:rsidRPr="00FA7290" w:rsidRDefault="00147599" w:rsidP="00147599">
      <w:pPr>
        <w:pStyle w:val="BodyText"/>
        <w:tabs>
          <w:tab w:val="left" w:pos="1733"/>
        </w:tabs>
        <w:spacing w:line="252" w:lineRule="auto"/>
        <w:ind w:left="1732" w:right="486"/>
        <w:rPr>
          <w:rFonts w:cs="Times New Roman"/>
          <w:sz w:val="22"/>
          <w:szCs w:val="22"/>
        </w:rPr>
      </w:pPr>
    </w:p>
    <w:p w14:paraId="1ED78D4C" w14:textId="77777777" w:rsidR="00147599" w:rsidRPr="00FA7290" w:rsidRDefault="00147599" w:rsidP="00147599">
      <w:pPr>
        <w:pStyle w:val="BodyText"/>
        <w:tabs>
          <w:tab w:val="left" w:pos="1733"/>
        </w:tabs>
        <w:spacing w:line="252" w:lineRule="auto"/>
        <w:ind w:left="1732" w:right="486"/>
        <w:rPr>
          <w:rFonts w:cs="Times New Roman"/>
          <w:sz w:val="22"/>
          <w:szCs w:val="22"/>
        </w:rPr>
      </w:pPr>
    </w:p>
    <w:p w14:paraId="5B7F6DA2" w14:textId="70F5A063"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75260E" w:rsidRPr="00FA7290">
        <w:rPr>
          <w:rFonts w:ascii="Times New Roman" w:hAnsi="Times New Roman" w:cs="Times New Roman"/>
        </w:rPr>
        <w:t xml:space="preserve"> points] </w:t>
      </w:r>
      <w:proofErr w:type="gramStart"/>
      <w:r w:rsidR="00E50FE3">
        <w:rPr>
          <w:rFonts w:ascii="Times New Roman" w:hAnsi="Times New Roman" w:cs="Times New Roman"/>
        </w:rPr>
        <w:t>Let’s</w:t>
      </w:r>
      <w:proofErr w:type="gramEnd"/>
      <w:r w:rsidR="00E50FE3">
        <w:rPr>
          <w:rFonts w:ascii="Times New Roman" w:hAnsi="Times New Roman" w:cs="Times New Roman"/>
        </w:rPr>
        <w:t xml:space="preserve"> go back to the setting with Transition-Mix being a monopoly (i.e., part (d) no longer applies.) </w:t>
      </w:r>
      <w:r w:rsidRPr="00FA7290">
        <w:rPr>
          <w:rFonts w:ascii="Times New Roman" w:hAnsi="Times New Roman" w:cs="Times New Roman"/>
        </w:rPr>
        <w:t>The NY City government believes that local bu</w:t>
      </w:r>
      <w:r w:rsidR="00294A0F" w:rsidRPr="00FA7290">
        <w:rPr>
          <w:rFonts w:ascii="Times New Roman" w:hAnsi="Times New Roman" w:cs="Times New Roman"/>
        </w:rPr>
        <w:t xml:space="preserve">ilders are suffering because of </w:t>
      </w:r>
      <w:r w:rsidRPr="00FA7290">
        <w:rPr>
          <w:rFonts w:ascii="Times New Roman" w:hAnsi="Times New Roman" w:cs="Times New Roman"/>
        </w:rPr>
        <w:lastRenderedPageBreak/>
        <w:t xml:space="preserve">Transition-Mix’s monopoly power and consequent high prices. To extract some surplus from the monopoly, the Government levies a $1 tax (to </w:t>
      </w:r>
      <w:proofErr w:type="gramStart"/>
      <w:r w:rsidRPr="00FA7290">
        <w:rPr>
          <w:rFonts w:ascii="Times New Roman" w:hAnsi="Times New Roman" w:cs="Times New Roman"/>
        </w:rPr>
        <w:t>be paid</w:t>
      </w:r>
      <w:proofErr w:type="gramEnd"/>
      <w:r w:rsidRPr="00FA7290">
        <w:rPr>
          <w:rFonts w:ascii="Times New Roman" w:hAnsi="Times New Roman" w:cs="Times New Roman"/>
        </w:rPr>
        <w:t xml:space="preserve"> by Transition-Mix) for every cubic yard of concrete mix sold.</w:t>
      </w:r>
      <w:r w:rsidR="00535689" w:rsidRPr="00FA7290">
        <w:rPr>
          <w:rFonts w:ascii="Times New Roman" w:hAnsi="Times New Roman" w:cs="Times New Roman"/>
        </w:rPr>
        <w:t xml:space="preserve"> Compute the new price and quantity that you expect in the market.</w:t>
      </w:r>
    </w:p>
    <w:p w14:paraId="5F2F8363" w14:textId="77777777" w:rsidR="007346A9" w:rsidRPr="00FA7290" w:rsidRDefault="007346A9" w:rsidP="00476F0C">
      <w:pPr>
        <w:pStyle w:val="BodyText"/>
        <w:tabs>
          <w:tab w:val="left" w:pos="1733"/>
        </w:tabs>
        <w:spacing w:line="252" w:lineRule="auto"/>
        <w:ind w:left="292" w:right="486"/>
        <w:jc w:val="right"/>
        <w:rPr>
          <w:rFonts w:cs="Times New Roman"/>
          <w:sz w:val="22"/>
          <w:szCs w:val="22"/>
        </w:rPr>
      </w:pPr>
    </w:p>
    <w:p w14:paraId="57E4180B" w14:textId="49008E94" w:rsidR="007346A9" w:rsidRPr="00FA7290" w:rsidRDefault="00535689" w:rsidP="00FA7290">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The tax will be like increasing the per unit cost of the monopolist by </w:t>
      </w:r>
      <w:proofErr w:type="gramStart"/>
      <w:r w:rsidRPr="00FA7290">
        <w:rPr>
          <w:rFonts w:cs="Times New Roman"/>
          <w:color w:val="FF0000"/>
          <w:sz w:val="22"/>
          <w:szCs w:val="22"/>
        </w:rPr>
        <w:t>1</w:t>
      </w:r>
      <w:proofErr w:type="gramEnd"/>
      <w:r w:rsidRPr="00FA7290">
        <w:rPr>
          <w:rFonts w:cs="Times New Roman"/>
          <w:color w:val="FF0000"/>
          <w:sz w:val="22"/>
          <w:szCs w:val="22"/>
        </w:rPr>
        <w:t>.</w:t>
      </w:r>
    </w:p>
    <w:p w14:paraId="4FDE2AD4" w14:textId="2C2AF8F8" w:rsidR="00535689" w:rsidRPr="00FA7290" w:rsidRDefault="00535689" w:rsidP="007346A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To find profit maximizing price and quantity, we now have</w:t>
      </w:r>
    </w:p>
    <w:p w14:paraId="3430827A" w14:textId="440A63A7" w:rsidR="00535689" w:rsidRPr="00FA7290" w:rsidRDefault="00535689" w:rsidP="0053568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50-Q=</w:t>
      </w:r>
      <w:proofErr w:type="gramStart"/>
      <w:r w:rsidRPr="00FA7290">
        <w:rPr>
          <w:rFonts w:cs="Times New Roman"/>
          <w:color w:val="FF0000"/>
          <w:sz w:val="22"/>
          <w:szCs w:val="22"/>
        </w:rPr>
        <w:t>6</w:t>
      </w:r>
      <w:proofErr w:type="gramEnd"/>
      <w:r w:rsidRPr="00FA7290">
        <w:rPr>
          <w:rFonts w:cs="Times New Roman"/>
          <w:color w:val="FF0000"/>
          <w:sz w:val="22"/>
          <w:szCs w:val="22"/>
        </w:rPr>
        <w:t xml:space="preserve"> which gives Q=44 and P = 28.</w:t>
      </w:r>
    </w:p>
    <w:p w14:paraId="079E11AC" w14:textId="77777777" w:rsidR="00535689" w:rsidRPr="00FA7290" w:rsidRDefault="00535689" w:rsidP="007346A9">
      <w:pPr>
        <w:pStyle w:val="BodyText"/>
        <w:tabs>
          <w:tab w:val="left" w:pos="1733"/>
        </w:tabs>
        <w:spacing w:line="252" w:lineRule="auto"/>
        <w:ind w:left="1732" w:right="486"/>
        <w:rPr>
          <w:rFonts w:cs="Times New Roman"/>
          <w:color w:val="FF0000"/>
          <w:sz w:val="22"/>
          <w:szCs w:val="22"/>
        </w:rPr>
      </w:pPr>
    </w:p>
    <w:p w14:paraId="03AECA00" w14:textId="647B51E9" w:rsidR="00FC63A1" w:rsidRPr="00FA7290" w:rsidRDefault="007346A9" w:rsidP="00FC63A1">
      <w:pPr>
        <w:pStyle w:val="BodyText"/>
        <w:tabs>
          <w:tab w:val="left" w:pos="1733"/>
        </w:tabs>
        <w:spacing w:line="252" w:lineRule="auto"/>
        <w:ind w:left="0" w:right="486"/>
        <w:rPr>
          <w:rFonts w:cs="Times New Roman"/>
          <w:sz w:val="22"/>
          <w:szCs w:val="22"/>
        </w:rPr>
      </w:pPr>
      <w:r w:rsidRPr="00FA7290">
        <w:rPr>
          <w:rFonts w:cs="Times New Roman"/>
          <w:color w:val="FF0000"/>
          <w:sz w:val="22"/>
          <w:szCs w:val="22"/>
        </w:rPr>
        <w:tab/>
      </w:r>
    </w:p>
    <w:p w14:paraId="63880F41" w14:textId="2EE5D9E3" w:rsidR="00FC63A1" w:rsidRPr="00FA7290" w:rsidRDefault="00E10E96"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367C85" w:rsidRPr="00FA7290">
        <w:rPr>
          <w:rFonts w:ascii="Times New Roman" w:hAnsi="Times New Roman" w:cs="Times New Roman"/>
        </w:rPr>
        <w:t xml:space="preserve"> points] </w:t>
      </w:r>
      <w:r w:rsidR="00275831" w:rsidRPr="00FA7290">
        <w:rPr>
          <w:rFonts w:ascii="Times New Roman" w:hAnsi="Times New Roman" w:cs="Times New Roman"/>
        </w:rPr>
        <w:t>Do you think the above tax is effective</w:t>
      </w:r>
      <w:r w:rsidR="00E50FE3">
        <w:rPr>
          <w:rFonts w:ascii="Times New Roman" w:hAnsi="Times New Roman" w:cs="Times New Roman"/>
        </w:rPr>
        <w:t xml:space="preserve"> in helping the local builders</w:t>
      </w:r>
      <w:r w:rsidR="00275831" w:rsidRPr="00FA7290">
        <w:rPr>
          <w:rFonts w:ascii="Times New Roman" w:hAnsi="Times New Roman" w:cs="Times New Roman"/>
        </w:rPr>
        <w:t xml:space="preserve">? </w:t>
      </w:r>
      <w:proofErr w:type="gramStart"/>
      <w:r w:rsidR="00275831" w:rsidRPr="00FA7290">
        <w:rPr>
          <w:rFonts w:ascii="Times New Roman" w:hAnsi="Times New Roman" w:cs="Times New Roman"/>
        </w:rPr>
        <w:t>Explain</w:t>
      </w:r>
      <w:r w:rsidR="00535689" w:rsidRPr="00FA7290">
        <w:rPr>
          <w:rFonts w:ascii="Times New Roman" w:hAnsi="Times New Roman" w:cs="Times New Roman"/>
        </w:rPr>
        <w:t xml:space="preserve"> </w:t>
      </w:r>
      <w:r w:rsidR="00535689" w:rsidRPr="00D162B8">
        <w:rPr>
          <w:rFonts w:ascii="Times New Roman" w:hAnsi="Times New Roman" w:cs="Times New Roman"/>
          <w:b/>
          <w:u w:val="single"/>
        </w:rPr>
        <w:t>quantitatively</w:t>
      </w:r>
      <w:r w:rsidR="00275831" w:rsidRPr="00FA7290">
        <w:rPr>
          <w:rFonts w:ascii="Times New Roman" w:hAnsi="Times New Roman" w:cs="Times New Roman"/>
        </w:rPr>
        <w:t xml:space="preserve"> why or why not?</w:t>
      </w:r>
      <w:proofErr w:type="gramEnd"/>
    </w:p>
    <w:p w14:paraId="05D543AF" w14:textId="77777777" w:rsidR="007346A9" w:rsidRPr="00FA7290" w:rsidRDefault="007346A9" w:rsidP="007346A9">
      <w:pPr>
        <w:pStyle w:val="BodyText"/>
        <w:tabs>
          <w:tab w:val="left" w:pos="1733"/>
        </w:tabs>
        <w:spacing w:line="252" w:lineRule="auto"/>
        <w:ind w:left="1732" w:right="486"/>
        <w:rPr>
          <w:rFonts w:cs="Times New Roman"/>
          <w:sz w:val="22"/>
          <w:szCs w:val="22"/>
        </w:rPr>
      </w:pPr>
    </w:p>
    <w:p w14:paraId="586CA401" w14:textId="77777777" w:rsidR="00175563" w:rsidRDefault="00175563" w:rsidP="0014759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Not effective.</w:t>
      </w:r>
    </w:p>
    <w:p w14:paraId="716A31A0" w14:textId="737002F9" w:rsidR="00D162B8" w:rsidRDefault="00D162B8" w:rsidP="00D162B8">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Price is now higher for consumer and less quantity </w:t>
      </w:r>
      <w:proofErr w:type="gramStart"/>
      <w:r w:rsidRPr="00FA7290">
        <w:rPr>
          <w:rFonts w:cs="Times New Roman"/>
          <w:color w:val="FF0000"/>
          <w:sz w:val="22"/>
          <w:szCs w:val="22"/>
        </w:rPr>
        <w:t>being sold</w:t>
      </w:r>
      <w:proofErr w:type="gramEnd"/>
      <w:r w:rsidRPr="00FA7290">
        <w:rPr>
          <w:rFonts w:cs="Times New Roman"/>
          <w:color w:val="FF0000"/>
          <w:sz w:val="22"/>
          <w:szCs w:val="22"/>
        </w:rPr>
        <w:t xml:space="preserve">. </w:t>
      </w:r>
      <w:proofErr w:type="gramStart"/>
      <w:r w:rsidRPr="00FA7290">
        <w:rPr>
          <w:rFonts w:cs="Times New Roman"/>
          <w:color w:val="FF0000"/>
          <w:sz w:val="22"/>
          <w:szCs w:val="22"/>
        </w:rPr>
        <w:t>So</w:t>
      </w:r>
      <w:proofErr w:type="gramEnd"/>
      <w:r w:rsidRPr="00FA7290">
        <w:rPr>
          <w:rFonts w:cs="Times New Roman"/>
          <w:color w:val="FF0000"/>
          <w:sz w:val="22"/>
          <w:szCs w:val="22"/>
        </w:rPr>
        <w:t xml:space="preserve"> consumers worse off.</w:t>
      </w:r>
      <w:r w:rsidRPr="00FA7290">
        <w:rPr>
          <w:rFonts w:cs="Times New Roman"/>
          <w:sz w:val="22"/>
          <w:szCs w:val="22"/>
        </w:rPr>
        <w:tab/>
      </w:r>
    </w:p>
    <w:p w14:paraId="7FEEF3F1" w14:textId="4F02CC44" w:rsidR="00D162B8" w:rsidRDefault="00D162B8"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Earlier, the CS of the local builders was 0.5*(50-27.5)*45=506.25</w:t>
      </w:r>
    </w:p>
    <w:p w14:paraId="061782D5" w14:textId="2CB04501" w:rsidR="00D162B8" w:rsidRDefault="00D162B8"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New CS = 0.5*(50-28)*44 =484</w:t>
      </w:r>
    </w:p>
    <w:p w14:paraId="43910B8F" w14:textId="10B23B64" w:rsidR="00D162B8" w:rsidRDefault="00D162B8" w:rsidP="00147599">
      <w:pPr>
        <w:pStyle w:val="BodyText"/>
        <w:tabs>
          <w:tab w:val="left" w:pos="1733"/>
        </w:tabs>
        <w:spacing w:line="252" w:lineRule="auto"/>
        <w:ind w:left="1732" w:right="486"/>
        <w:rPr>
          <w:rFonts w:cs="Times New Roman"/>
          <w:color w:val="FF0000"/>
          <w:sz w:val="22"/>
          <w:szCs w:val="22"/>
        </w:rPr>
      </w:pPr>
      <w:proofErr w:type="gramStart"/>
      <w:r>
        <w:rPr>
          <w:rFonts w:cs="Times New Roman"/>
          <w:color w:val="FF0000"/>
          <w:sz w:val="22"/>
          <w:szCs w:val="22"/>
        </w:rPr>
        <w:t>So</w:t>
      </w:r>
      <w:proofErr w:type="gramEnd"/>
      <w:r>
        <w:rPr>
          <w:rFonts w:cs="Times New Roman"/>
          <w:color w:val="FF0000"/>
          <w:sz w:val="22"/>
          <w:szCs w:val="22"/>
        </w:rPr>
        <w:t xml:space="preserve"> CS went down by 22.25</w:t>
      </w:r>
    </w:p>
    <w:p w14:paraId="48E6FD29" w14:textId="77777777" w:rsidR="00D162B8" w:rsidRDefault="00D162B8" w:rsidP="00147599">
      <w:pPr>
        <w:pStyle w:val="BodyText"/>
        <w:tabs>
          <w:tab w:val="left" w:pos="1733"/>
        </w:tabs>
        <w:spacing w:line="252" w:lineRule="auto"/>
        <w:ind w:left="1732" w:right="486"/>
        <w:rPr>
          <w:rFonts w:cs="Times New Roman"/>
          <w:color w:val="FF0000"/>
          <w:sz w:val="22"/>
          <w:szCs w:val="22"/>
        </w:rPr>
      </w:pPr>
    </w:p>
    <w:p w14:paraId="1C9301D5" w14:textId="77777777" w:rsidR="00E20D3B" w:rsidRDefault="00E20D3B" w:rsidP="00F1390C">
      <w:pPr>
        <w:rPr>
          <w:rFonts w:ascii="Times New Roman" w:hAnsi="Times New Roman" w:cs="Times New Roman"/>
          <w:color w:val="FF0000"/>
        </w:rPr>
      </w:pPr>
    </w:p>
    <w:p w14:paraId="51246079" w14:textId="77777777" w:rsidR="00E6526D" w:rsidRPr="00FA7290" w:rsidRDefault="00E6526D" w:rsidP="00E6526D">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[15 points] Market for Raw Cookie Dough  </w:t>
      </w:r>
    </w:p>
    <w:p w14:paraId="7B95E59C" w14:textId="77777777" w:rsidR="00E6526D" w:rsidRPr="00FA7290" w:rsidRDefault="00E6526D" w:rsidP="00E6526D">
      <w:pPr>
        <w:widowControl w:val="0"/>
        <w:tabs>
          <w:tab w:val="left" w:pos="653"/>
        </w:tabs>
        <w:spacing w:before="77" w:after="0" w:line="240" w:lineRule="auto"/>
        <w:ind w:left="292"/>
        <w:rPr>
          <w:rFonts w:ascii="Times New Roman" w:hAnsi="Times New Roman" w:cs="Times New Roman"/>
          <w:b/>
          <w:u w:val="single" w:color="000000"/>
        </w:rPr>
      </w:pPr>
      <w:r w:rsidRPr="00FA7290">
        <w:rPr>
          <w:rFonts w:ascii="Times New Roman" w:hAnsi="Times New Roman" w:cs="Times New Roman"/>
          <w:b/>
          <w:u w:val="single" w:color="000000"/>
        </w:rPr>
        <w:t xml:space="preserve"> </w:t>
      </w:r>
    </w:p>
    <w:p w14:paraId="409681D7" w14:textId="055C4691"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Congratulations, you discovered a hot new trend: New York citizens are willing to pay $5 for a serving of raw cookie dough. </w:t>
      </w:r>
      <w:r>
        <w:rPr>
          <w:rFonts w:ascii="Times New Roman" w:hAnsi="Times New Roman" w:cs="Times New Roman"/>
        </w:rPr>
        <w:t xml:space="preserve">The market for cookie dough is perfectly competitive. </w:t>
      </w:r>
      <w:r w:rsidRPr="00FA7290">
        <w:rPr>
          <w:rFonts w:ascii="Times New Roman" w:hAnsi="Times New Roman" w:cs="Times New Roman"/>
        </w:rPr>
        <w:t>The weekly total cost function for a typical firm that can sell raw cookie dough, as a function of the number of servings (measured by q), is:</w:t>
      </w:r>
    </w:p>
    <w:p w14:paraId="68FFEBCC" w14:textId="77777777" w:rsidR="00E6526D" w:rsidRPr="00FA7290" w:rsidRDefault="00E6526D" w:rsidP="00E6526D">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=225+q+0.01</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14:paraId="3D05D105" w14:textId="77777777"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Fixed costs represent the costs of renting in trendy areas, and are due </w:t>
      </w:r>
      <w:r w:rsidRPr="00FA7290">
        <w:rPr>
          <w:rFonts w:ascii="Times New Roman" w:hAnsi="Times New Roman" w:cs="Times New Roman"/>
          <w:b/>
          <w:u w:val="single"/>
        </w:rPr>
        <w:t>at the beginning of every week</w:t>
      </w:r>
      <w:r w:rsidRPr="00FA7290">
        <w:rPr>
          <w:rFonts w:ascii="Times New Roman" w:hAnsi="Times New Roman" w:cs="Times New Roman"/>
        </w:rPr>
        <w:t xml:space="preserve">. </w:t>
      </w:r>
    </w:p>
    <w:p w14:paraId="2330737A" w14:textId="77777777" w:rsidR="00E6526D" w:rsidRPr="00FA7290" w:rsidRDefault="00E6526D" w:rsidP="00E6526D">
      <w:pPr>
        <w:pStyle w:val="BodyText"/>
        <w:spacing w:line="248" w:lineRule="auto"/>
        <w:ind w:left="652" w:right="486"/>
        <w:rPr>
          <w:rFonts w:cs="Times New Roman"/>
          <w:sz w:val="22"/>
          <w:szCs w:val="22"/>
        </w:rPr>
      </w:pPr>
    </w:p>
    <w:p w14:paraId="14CACDD0" w14:textId="77777777"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[6 points] Solve for your firm’s marginal cost, average total cost and supply functions (supply function should be in the form of q=…)</w:t>
      </w:r>
    </w:p>
    <w:p w14:paraId="43466AC5" w14:textId="77777777" w:rsidR="00E6526D" w:rsidRDefault="00E6526D" w:rsidP="00E6526D">
      <w:pPr>
        <w:pStyle w:val="ListParagraph"/>
        <w:tabs>
          <w:tab w:val="right" w:pos="6480"/>
        </w:tabs>
        <w:ind w:left="360"/>
        <w:contextualSpacing w:val="0"/>
        <w:jc w:val="both"/>
        <w:rPr>
          <w:rFonts w:ascii="Times New Roman" w:hAnsi="Times New Roman" w:cs="Times New Roman"/>
          <w:color w:val="FF0000"/>
        </w:rPr>
      </w:pPr>
    </w:p>
    <w:p w14:paraId="7F7AE8F8"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To get the marginal cost, take the derivative of total cost with respect to q:</w:t>
      </w:r>
    </w:p>
    <w:p w14:paraId="29487765" w14:textId="77777777" w:rsidR="00E6526D" w:rsidRPr="00FA7290" w:rsidRDefault="00E6526D" w:rsidP="00E6526D">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mc=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=1+.02q</m:t>
          </m:r>
        </m:oMath>
      </m:oMathPara>
    </w:p>
    <w:p w14:paraId="5C191690"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 xml:space="preserve">Average total cost </w:t>
      </w:r>
      <w:proofErr w:type="gramStart"/>
      <w:r w:rsidRPr="00FA7290">
        <w:rPr>
          <w:rFonts w:ascii="Times New Roman" w:hAnsi="Times New Roman" w:cs="Times New Roman"/>
          <w:color w:val="FF0000"/>
        </w:rPr>
        <w:t>is given</w:t>
      </w:r>
      <w:proofErr w:type="gramEnd"/>
      <w:r w:rsidRPr="00FA7290">
        <w:rPr>
          <w:rFonts w:ascii="Times New Roman" w:hAnsi="Times New Roman" w:cs="Times New Roman"/>
          <w:color w:val="FF0000"/>
        </w:rPr>
        <w:t xml:space="preserve"> by:</w:t>
      </w:r>
    </w:p>
    <w:p w14:paraId="498366FB"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ac=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r>
                <w:rPr>
                  <w:rFonts w:ascii="Cambria Math" w:hAnsi="Cambria Math" w:cs="Times New Roman"/>
                  <w:color w:val="FF0000"/>
                </w:rPr>
                <m:t>q</m:t>
              </m:r>
            </m:den>
          </m:f>
          <m:r>
            <w:rPr>
              <w:rFonts w:ascii="Cambria Math" w:hAnsi="Cambria Math" w:cs="Times New Roman"/>
              <w:color w:val="FF0000"/>
            </w:rPr>
            <m:t>+1+.01q</m:t>
          </m:r>
        </m:oMath>
      </m:oMathPara>
    </w:p>
    <w:p w14:paraId="51128EC3"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 xml:space="preserve">As the firms take the price as given, the supply function </w:t>
      </w:r>
      <w:proofErr w:type="gramStart"/>
      <w:r w:rsidRPr="00FA7290">
        <w:rPr>
          <w:rFonts w:ascii="Times New Roman" w:hAnsi="Times New Roman" w:cs="Times New Roman"/>
          <w:color w:val="FF0000"/>
        </w:rPr>
        <w:t>can be found</w:t>
      </w:r>
      <w:proofErr w:type="gramEnd"/>
      <w:r w:rsidRPr="00FA7290">
        <w:rPr>
          <w:rFonts w:ascii="Times New Roman" w:hAnsi="Times New Roman" w:cs="Times New Roman"/>
          <w:color w:val="FF0000"/>
        </w:rPr>
        <w:t xml:space="preserve"> by equating price and marginal cost, then solving for q:</w:t>
      </w:r>
    </w:p>
    <w:p w14:paraId="4FFBB80A"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w:lastRenderedPageBreak/>
            <m:t>p=1+0.02</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oMath>
      </m:oMathPara>
    </w:p>
    <w:p w14:paraId="06D03260" w14:textId="77777777" w:rsidR="00E6526D" w:rsidRPr="00FA7290" w:rsidRDefault="00E6526D" w:rsidP="00E6526D">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=50(p-1)</m:t>
          </m:r>
        </m:oMath>
      </m:oMathPara>
    </w:p>
    <w:p w14:paraId="7C293F13" w14:textId="77777777" w:rsidR="00E6526D" w:rsidRPr="00FA7290" w:rsidRDefault="00E6526D" w:rsidP="00E6526D">
      <w:pPr>
        <w:pStyle w:val="BodyText"/>
        <w:tabs>
          <w:tab w:val="left" w:pos="1733"/>
        </w:tabs>
        <w:spacing w:line="252" w:lineRule="auto"/>
        <w:ind w:left="1732" w:right="486"/>
        <w:rPr>
          <w:rFonts w:cs="Times New Roman"/>
          <w:sz w:val="22"/>
          <w:szCs w:val="22"/>
        </w:rPr>
      </w:pPr>
    </w:p>
    <w:p w14:paraId="5565B091" w14:textId="51F9C9A0"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 xml:space="preserve">[4 points] What is your </w:t>
      </w:r>
      <w:proofErr w:type="gramStart"/>
      <w:r w:rsidRPr="00FA7290">
        <w:rPr>
          <w:rFonts w:ascii="Times New Roman" w:hAnsi="Times New Roman" w:cs="Times New Roman"/>
        </w:rPr>
        <w:t>firm’s</w:t>
      </w:r>
      <w:proofErr w:type="gramEnd"/>
      <w:r w:rsidRPr="00FA7290">
        <w:rPr>
          <w:rFonts w:ascii="Times New Roman" w:hAnsi="Times New Roman" w:cs="Times New Roman"/>
        </w:rPr>
        <w:t xml:space="preserve"> output and profit</w:t>
      </w:r>
      <w:r>
        <w:rPr>
          <w:rFonts w:ascii="Times New Roman" w:hAnsi="Times New Roman" w:cs="Times New Roman"/>
        </w:rPr>
        <w:t xml:space="preserve"> in the short-run</w:t>
      </w:r>
      <w:r w:rsidRPr="00FA7290">
        <w:rPr>
          <w:rFonts w:ascii="Times New Roman" w:hAnsi="Times New Roman" w:cs="Times New Roman"/>
        </w:rPr>
        <w:t xml:space="preserve">? </w:t>
      </w:r>
    </w:p>
    <w:p w14:paraId="39337D79"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rPr>
      </w:pPr>
    </w:p>
    <w:p w14:paraId="076159C9" w14:textId="77777777" w:rsidR="00E6526D" w:rsidRPr="00FA7290" w:rsidRDefault="00E6526D" w:rsidP="00E6526D">
      <w:pPr>
        <w:tabs>
          <w:tab w:val="right" w:pos="6480"/>
        </w:tabs>
        <w:jc w:val="both"/>
        <w:rPr>
          <w:rFonts w:ascii="Times New Roman" w:hAnsi="Times New Roman" w:cs="Times New Roman"/>
          <w:color w:val="FF0000"/>
        </w:rPr>
      </w:pPr>
      <w:r w:rsidRPr="00FA7290">
        <w:rPr>
          <w:rFonts w:ascii="Times New Roman" w:hAnsi="Times New Roman" w:cs="Times New Roman"/>
          <w:color w:val="FF0000"/>
        </w:rPr>
        <w:tab/>
        <w:t>In the short run, the current prevailing wholesale market price is $5 per serving.</w:t>
      </w:r>
    </w:p>
    <w:p w14:paraId="3CBE2ACB"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proofErr w:type="gramStart"/>
      <w:r w:rsidRPr="00FA7290">
        <w:rPr>
          <w:rFonts w:ascii="Times New Roman" w:hAnsi="Times New Roman" w:cs="Times New Roman"/>
          <w:color w:val="FF0000"/>
        </w:rPr>
        <w:t>Plug  in</w:t>
      </w:r>
      <w:proofErr w:type="gramEnd"/>
      <w:r w:rsidRPr="00FA7290">
        <w:rPr>
          <w:rFonts w:ascii="Times New Roman" w:hAnsi="Times New Roman" w:cs="Times New Roman"/>
          <w:color w:val="FF0000"/>
        </w:rPr>
        <w:t xml:space="preserve"> the market price into the supply function, yielding:</w:t>
      </w:r>
    </w:p>
    <w:p w14:paraId="667C7F1E" w14:textId="77777777" w:rsidR="00E6526D" w:rsidRPr="00FA7290" w:rsidRDefault="00E6526D" w:rsidP="00E6526D">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q=200</m:t>
          </m:r>
        </m:oMath>
      </m:oMathPara>
    </w:p>
    <w:p w14:paraId="512585C7"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With this, we can solve for a firm’s total profit:</w:t>
      </w:r>
    </w:p>
    <w:p w14:paraId="278A0201" w14:textId="77777777" w:rsidR="00E6526D" w:rsidRPr="00FA7290" w:rsidRDefault="00E6526D" w:rsidP="00E6526D">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π=TR-TC</m:t>
          </m:r>
        </m:oMath>
      </m:oMathPara>
    </w:p>
    <w:p w14:paraId="747BAA9D" w14:textId="77777777" w:rsidR="00E6526D" w:rsidRPr="00E6526D" w:rsidRDefault="00E6526D" w:rsidP="00E6526D">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200*5</m:t>
              </m:r>
            </m:e>
          </m:d>
          <m:r>
            <w:rPr>
              <w:rFonts w:ascii="Cambria Math" w:hAnsi="Cambria Math" w:cs="Times New Roman"/>
              <w:color w:val="FF0000"/>
            </w:rPr>
            <m:t>-225-1</m:t>
          </m:r>
          <m:d>
            <m:dPr>
              <m:ctrlPr>
                <w:rPr>
                  <w:rFonts w:ascii="Cambria Math" w:hAnsi="Cambria Math" w:cs="Times New Roman"/>
                  <w:i/>
                  <w:color w:val="FF0000"/>
                </w:rPr>
              </m:ctrlPr>
            </m:dPr>
            <m:e>
              <m:r>
                <w:rPr>
                  <w:rFonts w:ascii="Cambria Math" w:hAnsi="Cambria Math" w:cs="Times New Roman"/>
                  <w:color w:val="FF0000"/>
                </w:rPr>
                <m:t>200</m:t>
              </m:r>
            </m:e>
          </m:d>
          <m:r>
            <w:rPr>
              <w:rFonts w:ascii="Cambria Math" w:hAnsi="Cambria Math" w:cs="Times New Roman"/>
              <w:color w:val="FF0000"/>
            </w:rPr>
            <m:t>-0.01</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200</m:t>
                  </m:r>
                </m:e>
                <m:sup>
                  <m:r>
                    <w:rPr>
                      <w:rFonts w:ascii="Cambria Math" w:hAnsi="Cambria Math" w:cs="Times New Roman"/>
                      <w:color w:val="FF0000"/>
                    </w:rPr>
                    <m:t>2</m:t>
                  </m:r>
                </m:sup>
              </m:sSup>
            </m:e>
          </m:d>
          <m:r>
            <w:rPr>
              <w:rFonts w:ascii="Cambria Math" w:hAnsi="Cambria Math" w:cs="Times New Roman"/>
              <w:color w:val="FF0000"/>
            </w:rPr>
            <m:t>=$175</m:t>
          </m:r>
        </m:oMath>
      </m:oMathPara>
    </w:p>
    <w:p w14:paraId="474D4976" w14:textId="595A433A"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[5 points] It turns out that Cookie Dough is not much of a “differentiated” product. If there were truly free entry and no constraint on the number of firms that could enter, what would we expect the long-run price of raw cookie dough in New York to become?</w:t>
      </w:r>
    </w:p>
    <w:p w14:paraId="7B081A97" w14:textId="77777777" w:rsidR="00E6526D" w:rsidRPr="00FA7290" w:rsidRDefault="00E6526D" w:rsidP="00E6526D">
      <w:pPr>
        <w:tabs>
          <w:tab w:val="right" w:pos="6480"/>
        </w:tabs>
        <w:jc w:val="both"/>
        <w:rPr>
          <w:rFonts w:ascii="Times New Roman" w:hAnsi="Times New Roman" w:cs="Times New Roman"/>
        </w:rPr>
      </w:pPr>
    </w:p>
    <w:p w14:paraId="00F11430"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Approach 1: We know that in the presence of free entry that in the long-run firms will make zero economic profit. This implies that the long-run price of dough will be the price such that the average total cost is at its minimum.</w:t>
      </w:r>
    </w:p>
    <w:p w14:paraId="3BA01655" w14:textId="77777777" w:rsidR="00E6526D" w:rsidRPr="00FA7290" w:rsidRDefault="00154852" w:rsidP="00E6526D">
      <w:pPr>
        <w:pStyle w:val="ListParagraph"/>
        <w:tabs>
          <w:tab w:val="right" w:pos="6480"/>
        </w:tabs>
        <w:ind w:left="360"/>
        <w:contextualSpacing w:val="0"/>
        <w:jc w:val="center"/>
        <w:rPr>
          <w:rFonts w:ascii="Times New Roman" w:hAnsi="Times New Roman" w:cs="Times New Roman"/>
          <w:color w:val="FF0000"/>
        </w:rPr>
      </w:pPr>
      <m:oMathPara>
        <m:oMath>
          <m:f>
            <m:fPr>
              <m:ctrlPr>
                <w:rPr>
                  <w:rFonts w:ascii="Cambria Math" w:hAnsi="Cambria Math" w:cs="Times New Roman"/>
                  <w:i/>
                  <w:color w:val="FF0000"/>
                </w:rPr>
              </m:ctrlPr>
            </m:fPr>
            <m:num>
              <m:r>
                <w:rPr>
                  <w:rFonts w:ascii="Cambria Math" w:hAnsi="Cambria Math" w:cs="Times New Roman"/>
                  <w:color w:val="FF0000"/>
                </w:rPr>
                <m:t>∂ATC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den>
          </m:f>
          <m:r>
            <w:rPr>
              <w:rFonts w:ascii="Cambria Math" w:hAnsi="Cambria Math" w:cs="Times New Roman"/>
              <w:color w:val="FF0000"/>
            </w:rPr>
            <m:t xml:space="preserve">+.01 </m:t>
          </m:r>
        </m:oMath>
      </m:oMathPara>
    </w:p>
    <w:p w14:paraId="07858AC2"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Setting this equation equal to zero and solving for q, yields:</w:t>
      </w:r>
    </w:p>
    <w:p w14:paraId="2928E52F" w14:textId="77777777" w:rsidR="00E6526D" w:rsidRPr="00FA7290" w:rsidRDefault="00154852" w:rsidP="00E6526D">
      <w:pPr>
        <w:pStyle w:val="ListParagraph"/>
        <w:tabs>
          <w:tab w:val="right" w:pos="6480"/>
        </w:tabs>
        <w:ind w:left="360"/>
        <w:contextualSpacing w:val="0"/>
        <w:jc w:val="center"/>
        <w:rPr>
          <w:rFonts w:ascii="Times New Roman" w:hAnsi="Times New Roman" w:cs="Times New Roman"/>
          <w:color w:val="FF0000"/>
        </w:rPr>
      </w:pPr>
      <m:oMath>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r>
          <w:rPr>
            <w:rFonts w:ascii="Cambria Math" w:hAnsi="Cambria Math" w:cs="Times New Roman"/>
            <w:color w:val="FF0000"/>
          </w:rPr>
          <m:t>=22500 ⇒q=150</m:t>
        </m:r>
      </m:oMath>
      <w:r w:rsidR="00E6526D" w:rsidRPr="00FA7290">
        <w:rPr>
          <w:rFonts w:ascii="Times New Roman" w:eastAsiaTheme="minorEastAsia" w:hAnsi="Times New Roman" w:cs="Times New Roman"/>
          <w:color w:val="FF0000"/>
        </w:rPr>
        <w:t xml:space="preserve"> </w:t>
      </w:r>
    </w:p>
    <w:p w14:paraId="20ECF21A"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 xml:space="preserve">The long-run price </w:t>
      </w:r>
      <w:proofErr w:type="gramStart"/>
      <w:r w:rsidRPr="00FA7290">
        <w:rPr>
          <w:rFonts w:ascii="Times New Roman" w:hAnsi="Times New Roman" w:cs="Times New Roman"/>
          <w:color w:val="FF0000"/>
        </w:rPr>
        <w:t>can then be found</w:t>
      </w:r>
      <w:proofErr w:type="gramEnd"/>
      <w:r w:rsidRPr="00FA7290">
        <w:rPr>
          <w:rFonts w:ascii="Times New Roman" w:hAnsi="Times New Roman" w:cs="Times New Roman"/>
          <w:color w:val="FF0000"/>
        </w:rPr>
        <w:t xml:space="preserve"> by evaluating the average total cost function at q = 150:</w:t>
      </w:r>
    </w:p>
    <w:p w14:paraId="3D10817F" w14:textId="77777777" w:rsidR="00E6526D" w:rsidRPr="00FA7290" w:rsidRDefault="00E6526D" w:rsidP="00E6526D">
      <w:pPr>
        <w:pStyle w:val="ListParagraph"/>
        <w:tabs>
          <w:tab w:val="right" w:pos="6480"/>
        </w:tabs>
        <w:ind w:left="360"/>
        <w:contextualSpacing w:val="0"/>
        <w:jc w:val="center"/>
        <w:rPr>
          <w:rFonts w:ascii="Times New Roman" w:eastAsiaTheme="minorEastAsia" w:hAnsi="Times New Roman" w:cs="Times New Roman"/>
          <w:color w:val="FF0000"/>
        </w:rPr>
      </w:pPr>
      <m:oMathPara>
        <m:oMath>
          <m:r>
            <w:rPr>
              <w:rFonts w:ascii="Cambria Math" w:hAnsi="Cambria Math" w:cs="Times New Roman"/>
              <w:color w:val="FF0000"/>
            </w:rPr>
            <m:t>ATC</m:t>
          </m:r>
          <m:d>
            <m:dPr>
              <m:ctrlPr>
                <w:rPr>
                  <w:rFonts w:ascii="Cambria Math" w:hAnsi="Cambria Math" w:cs="Times New Roman"/>
                  <w:i/>
                  <w:color w:val="FF0000"/>
                </w:rPr>
              </m:ctrlPr>
            </m:dPr>
            <m:e>
              <m:r>
                <w:rPr>
                  <w:rFonts w:ascii="Cambria Math" w:hAnsi="Cambria Math" w:cs="Times New Roman"/>
                  <w:color w:val="FF0000"/>
                </w:rPr>
                <m:t>150</m:t>
              </m:r>
            </m:e>
          </m:d>
          <m:r>
            <w:rPr>
              <w:rFonts w:ascii="Cambria Math" w:hAnsi="Cambria Math" w:cs="Times New Roman"/>
              <w:color w:val="FF0000"/>
            </w:rPr>
            <m:t>=4</m:t>
          </m:r>
        </m:oMath>
      </m:oMathPara>
    </w:p>
    <w:p w14:paraId="3D44CBDD" w14:textId="77777777" w:rsidR="00E6526D" w:rsidRPr="00FA7290" w:rsidRDefault="00E6526D" w:rsidP="00E6526D">
      <w:pPr>
        <w:pStyle w:val="BodyText"/>
        <w:tabs>
          <w:tab w:val="left" w:pos="1733"/>
        </w:tabs>
        <w:spacing w:line="252" w:lineRule="auto"/>
        <w:ind w:left="0" w:right="486"/>
        <w:rPr>
          <w:rFonts w:cs="Times New Roman"/>
          <w:sz w:val="22"/>
          <w:szCs w:val="22"/>
        </w:rPr>
      </w:pPr>
    </w:p>
    <w:p w14:paraId="134DB840"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Approach 2: You could set MC=AC to get min AC level.</w:t>
      </w:r>
    </w:p>
    <w:p w14:paraId="27A2365C" w14:textId="77777777" w:rsidR="00E6526D" w:rsidRPr="00FA7290" w:rsidRDefault="00E6526D" w:rsidP="00E6526D">
      <w:pPr>
        <w:pStyle w:val="BodyText"/>
        <w:tabs>
          <w:tab w:val="left" w:pos="1733"/>
        </w:tabs>
        <w:spacing w:line="252" w:lineRule="auto"/>
        <w:ind w:left="0" w:right="486"/>
        <w:rPr>
          <w:rFonts w:cs="Times New Roman"/>
          <w:sz w:val="22"/>
          <w:szCs w:val="22"/>
        </w:rPr>
      </w:pPr>
      <m:oMathPara>
        <m:oMath>
          <m:r>
            <w:rPr>
              <w:rFonts w:ascii="Cambria Math" w:hAnsi="Cambria Math" w:cs="Times New Roman"/>
              <w:color w:val="FF0000"/>
              <w:sz w:val="22"/>
              <w:szCs w:val="22"/>
            </w:rPr>
            <m:t>1+.02q=</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225</m:t>
              </m:r>
            </m:num>
            <m:den>
              <m:r>
                <w:rPr>
                  <w:rFonts w:ascii="Cambria Math" w:hAnsi="Cambria Math" w:cs="Times New Roman"/>
                  <w:color w:val="FF0000"/>
                  <w:sz w:val="22"/>
                  <w:szCs w:val="22"/>
                </w:rPr>
                <m:t>q</m:t>
              </m:r>
            </m:den>
          </m:f>
          <m:r>
            <w:rPr>
              <w:rFonts w:ascii="Cambria Math" w:hAnsi="Cambria Math" w:cs="Times New Roman"/>
              <w:color w:val="FF0000"/>
              <w:sz w:val="22"/>
              <w:szCs w:val="22"/>
            </w:rPr>
            <m:t>+1+.01q</m:t>
          </m:r>
          <m:r>
            <m:rPr>
              <m:sty m:val="p"/>
            </m:rPr>
            <w:rPr>
              <w:rFonts w:ascii="Cambria Math" w:hAnsi="Cambria Math" w:cs="Times New Roman"/>
              <w:color w:val="FF0000"/>
              <w:sz w:val="22"/>
              <w:szCs w:val="22"/>
            </w:rPr>
            <w:br/>
          </m:r>
        </m:oMath>
        <m:oMath>
          <m:r>
            <w:rPr>
              <w:rFonts w:ascii="Cambria Math" w:hAnsi="Cambria Math" w:cs="Times New Roman"/>
              <w:sz w:val="22"/>
              <w:szCs w:val="22"/>
            </w:rPr>
            <m:t>.02q=</m:t>
          </m:r>
          <m:f>
            <m:fPr>
              <m:ctrlPr>
                <w:rPr>
                  <w:rFonts w:ascii="Cambria Math" w:hAnsi="Cambria Math" w:cs="Times New Roman"/>
                  <w:i/>
                  <w:sz w:val="22"/>
                  <w:szCs w:val="22"/>
                </w:rPr>
              </m:ctrlPr>
            </m:fPr>
            <m:num>
              <m:r>
                <w:rPr>
                  <w:rFonts w:ascii="Cambria Math" w:hAnsi="Cambria Math" w:cs="Times New Roman"/>
                  <w:sz w:val="22"/>
                  <w:szCs w:val="22"/>
                </w:rPr>
                <m:t>225</m:t>
              </m:r>
            </m:num>
            <m:den>
              <m:r>
                <w:rPr>
                  <w:rFonts w:ascii="Cambria Math" w:hAnsi="Cambria Math" w:cs="Times New Roman"/>
                  <w:sz w:val="22"/>
                  <w:szCs w:val="22"/>
                </w:rPr>
                <m:t>q</m:t>
              </m:r>
            </m:den>
          </m:f>
          <m:r>
            <w:rPr>
              <w:rFonts w:ascii="Cambria Math" w:hAnsi="Cambria Math" w:cs="Times New Roman"/>
              <w:sz w:val="22"/>
              <w:szCs w:val="22"/>
            </w:rPr>
            <m:t>+.01q</m:t>
          </m:r>
          <m:r>
            <m:rPr>
              <m:sty m:val="p"/>
            </m:rPr>
            <w:rPr>
              <w:rFonts w:ascii="Cambria Math" w:hAnsi="Cambria Math" w:cs="Times New Roman"/>
              <w:sz w:val="22"/>
              <w:szCs w:val="22"/>
            </w:rPr>
            <w:br/>
          </m:r>
        </m:oMath>
        <m:oMath>
          <m:r>
            <w:rPr>
              <w:rFonts w:ascii="Cambria Math" w:hAnsi="Cambria Math" w:cs="Times New Roman"/>
              <w:sz w:val="22"/>
              <w:szCs w:val="22"/>
            </w:rPr>
            <m:t>.01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r>
            <w:rPr>
              <w:rFonts w:ascii="Cambria Math" w:hAnsi="Cambria Math" w:cs="Times New Roman"/>
              <w:sz w:val="22"/>
              <w:szCs w:val="22"/>
            </w:rPr>
            <m:t>=225</m:t>
          </m:r>
        </m:oMath>
      </m:oMathPara>
    </w:p>
    <w:p w14:paraId="150C295D" w14:textId="77777777" w:rsidR="00E6526D" w:rsidRPr="00FA7290" w:rsidRDefault="00E6526D" w:rsidP="00E6526D">
      <w:pPr>
        <w:pStyle w:val="BodyText"/>
        <w:tabs>
          <w:tab w:val="left" w:pos="1733"/>
        </w:tabs>
        <w:spacing w:line="252" w:lineRule="auto"/>
        <w:ind w:left="0" w:right="486"/>
        <w:rPr>
          <w:rFonts w:cs="Times New Roman"/>
          <w:color w:val="FF0000"/>
          <w:sz w:val="22"/>
          <w:szCs w:val="22"/>
        </w:rPr>
      </w:pPr>
      <w:r w:rsidRPr="00FA7290">
        <w:rPr>
          <w:rFonts w:cs="Times New Roman"/>
          <w:color w:val="FF0000"/>
          <w:sz w:val="22"/>
          <w:szCs w:val="22"/>
        </w:rPr>
        <w:tab/>
      </w:r>
      <w:proofErr w:type="gramStart"/>
      <w:r w:rsidRPr="00FA7290">
        <w:rPr>
          <w:rFonts w:cs="Times New Roman"/>
          <w:color w:val="FF0000"/>
          <w:sz w:val="22"/>
          <w:szCs w:val="22"/>
        </w:rPr>
        <w:t>which</w:t>
      </w:r>
      <w:proofErr w:type="gramEnd"/>
      <w:r w:rsidRPr="00FA7290">
        <w:rPr>
          <w:rFonts w:cs="Times New Roman"/>
          <w:color w:val="FF0000"/>
          <w:sz w:val="22"/>
          <w:szCs w:val="22"/>
        </w:rPr>
        <w:t xml:space="preserve"> would give</w:t>
      </w:r>
    </w:p>
    <w:p w14:paraId="0E9B8245" w14:textId="77777777" w:rsidR="00E6526D" w:rsidRPr="00FA7290" w:rsidRDefault="00E6526D" w:rsidP="00E6526D">
      <w:pPr>
        <w:pStyle w:val="BodyText"/>
        <w:tabs>
          <w:tab w:val="left" w:pos="1733"/>
        </w:tabs>
        <w:spacing w:line="252" w:lineRule="auto"/>
        <w:ind w:left="0" w:right="486"/>
        <w:rPr>
          <w:rFonts w:cs="Times New Roman"/>
          <w:color w:val="FF0000"/>
          <w:sz w:val="22"/>
          <w:szCs w:val="22"/>
        </w:rPr>
      </w:pPr>
    </w:p>
    <w:p w14:paraId="7EE14E5B" w14:textId="77777777" w:rsidR="00E6526D" w:rsidRPr="00FA7290" w:rsidRDefault="00E6526D" w:rsidP="00E6526D">
      <w:pPr>
        <w:pStyle w:val="BodyText"/>
        <w:tabs>
          <w:tab w:val="left" w:pos="1733"/>
        </w:tabs>
        <w:spacing w:line="252" w:lineRule="auto"/>
        <w:ind w:left="0" w:right="486"/>
        <w:jc w:val="center"/>
        <w:rPr>
          <w:rFonts w:cs="Times New Roman"/>
          <w:sz w:val="22"/>
          <w:szCs w:val="22"/>
        </w:rPr>
      </w:pPr>
      <m:oMath>
        <m:r>
          <w:rPr>
            <w:rFonts w:ascii="Cambria Math" w:hAnsi="Cambria Math" w:cs="Times New Roman"/>
            <w:color w:val="FF0000"/>
            <w:sz w:val="22"/>
            <w:szCs w:val="22"/>
          </w:rPr>
          <w:lastRenderedPageBreak/>
          <m:t xml:space="preserve"> </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w:rPr>
            <w:rFonts w:ascii="Cambria Math" w:hAnsi="Cambria Math" w:cs="Times New Roman"/>
            <w:color w:val="FF0000"/>
            <w:sz w:val="22"/>
            <w:szCs w:val="22"/>
          </w:rPr>
          <m:t>=22500</m:t>
        </m:r>
      </m:oMath>
      <w:r w:rsidRPr="00FA7290">
        <w:rPr>
          <w:rFonts w:cs="Times New Roman"/>
          <w:color w:val="FF0000"/>
          <w:sz w:val="22"/>
          <w:szCs w:val="22"/>
        </w:rPr>
        <w:t xml:space="preserve"> </w:t>
      </w:r>
    </w:p>
    <w:p w14:paraId="2487E93A"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b/>
      </w:r>
    </w:p>
    <w:p w14:paraId="0D0B2CC4"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 xml:space="preserve">The long-run price </w:t>
      </w:r>
      <w:proofErr w:type="gramStart"/>
      <w:r w:rsidRPr="00FA7290">
        <w:rPr>
          <w:rFonts w:ascii="Times New Roman" w:hAnsi="Times New Roman" w:cs="Times New Roman"/>
          <w:color w:val="FF0000"/>
        </w:rPr>
        <w:t>can then be found</w:t>
      </w:r>
      <w:proofErr w:type="gramEnd"/>
      <w:r w:rsidRPr="00FA7290">
        <w:rPr>
          <w:rFonts w:ascii="Times New Roman" w:hAnsi="Times New Roman" w:cs="Times New Roman"/>
          <w:color w:val="FF0000"/>
        </w:rPr>
        <w:t xml:space="preserve"> by plugging in q = 150 in ATC function:</w:t>
      </w:r>
    </w:p>
    <w:p w14:paraId="00C114C1" w14:textId="77777777" w:rsidR="00E6526D" w:rsidRPr="00E6526D" w:rsidRDefault="00E6526D" w:rsidP="00E6526D">
      <w:pPr>
        <w:pStyle w:val="BodyText"/>
        <w:tabs>
          <w:tab w:val="left" w:pos="1733"/>
        </w:tabs>
        <w:spacing w:line="252" w:lineRule="auto"/>
        <w:ind w:left="0" w:right="486"/>
        <w:jc w:val="center"/>
        <w:rPr>
          <w:rFonts w:cs="Times New Roman"/>
          <w:color w:val="FF0000"/>
          <w:sz w:val="22"/>
          <w:szCs w:val="22"/>
        </w:rPr>
      </w:pPr>
      <m:oMathPara>
        <m:oMath>
          <m:r>
            <w:rPr>
              <w:rFonts w:ascii="Cambria Math" w:hAnsi="Cambria Math" w:cs="Times New Roman"/>
              <w:color w:val="FF0000"/>
              <w:sz w:val="22"/>
              <w:szCs w:val="22"/>
            </w:rPr>
            <m:t>ATC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150</m:t>
              </m:r>
            </m:e>
          </m:d>
          <m:r>
            <w:rPr>
              <w:rFonts w:ascii="Cambria Math" w:hAnsi="Cambria Math" w:cs="Times New Roman"/>
              <w:color w:val="FF0000"/>
              <w:sz w:val="22"/>
              <w:szCs w:val="22"/>
            </w:rPr>
            <m:t>=4</m:t>
          </m:r>
        </m:oMath>
      </m:oMathPara>
    </w:p>
    <w:p w14:paraId="68A37F0E" w14:textId="77777777" w:rsidR="00E6526D" w:rsidRDefault="00E6526D" w:rsidP="00E6526D">
      <w:pPr>
        <w:pStyle w:val="BodyText"/>
        <w:tabs>
          <w:tab w:val="left" w:pos="1733"/>
        </w:tabs>
        <w:spacing w:line="252" w:lineRule="auto"/>
        <w:ind w:left="0" w:right="486"/>
        <w:jc w:val="center"/>
        <w:rPr>
          <w:rFonts w:cs="Times New Roman"/>
          <w:color w:val="FF0000"/>
          <w:sz w:val="22"/>
          <w:szCs w:val="22"/>
        </w:rPr>
      </w:pPr>
    </w:p>
    <w:p w14:paraId="4697AC2A" w14:textId="77777777" w:rsidR="00E6526D" w:rsidRDefault="00E6526D" w:rsidP="00E6526D">
      <w:pPr>
        <w:pStyle w:val="BodyText"/>
        <w:tabs>
          <w:tab w:val="left" w:pos="1733"/>
        </w:tabs>
        <w:spacing w:line="252" w:lineRule="auto"/>
        <w:ind w:left="0" w:right="486"/>
        <w:jc w:val="center"/>
        <w:rPr>
          <w:rFonts w:cs="Times New Roman"/>
          <w:color w:val="FF0000"/>
          <w:sz w:val="22"/>
          <w:szCs w:val="22"/>
        </w:rPr>
      </w:pPr>
    </w:p>
    <w:p w14:paraId="0A45D069" w14:textId="77777777" w:rsidR="00E6526D" w:rsidRPr="00FA7290" w:rsidRDefault="00E6526D" w:rsidP="00E6526D">
      <w:pPr>
        <w:pStyle w:val="BodyText"/>
        <w:tabs>
          <w:tab w:val="left" w:pos="1733"/>
        </w:tabs>
        <w:spacing w:line="252" w:lineRule="auto"/>
        <w:ind w:left="0" w:right="486"/>
        <w:rPr>
          <w:rFonts w:cs="Times New Roman"/>
          <w:color w:val="FF0000"/>
          <w:sz w:val="22"/>
          <w:szCs w:val="22"/>
        </w:rPr>
      </w:pPr>
    </w:p>
    <w:p w14:paraId="65719314" w14:textId="77777777" w:rsidR="00E6526D" w:rsidRDefault="00E6526D" w:rsidP="00F1390C">
      <w:pPr>
        <w:rPr>
          <w:rFonts w:ascii="Times New Roman" w:hAnsi="Times New Roman" w:cs="Times New Roman"/>
          <w:color w:val="FF0000"/>
        </w:rPr>
      </w:pPr>
    </w:p>
    <w:p w14:paraId="2B2EF59B" w14:textId="77777777" w:rsidR="00D162B8" w:rsidRPr="00FA7290" w:rsidRDefault="00D162B8" w:rsidP="00F1390C">
      <w:pPr>
        <w:rPr>
          <w:rFonts w:ascii="Times New Roman" w:hAnsi="Times New Roman" w:cs="Times New Roman"/>
          <w:color w:val="FF0000"/>
        </w:rPr>
      </w:pPr>
    </w:p>
    <w:p w14:paraId="7365B876" w14:textId="22D83988" w:rsidR="00BE651E" w:rsidRDefault="00417A3C" w:rsidP="00BE651E">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[20 points] Price Discrimination at Pear </w:t>
      </w:r>
      <w:proofErr w:type="spellStart"/>
      <w:r w:rsidRPr="00FA7290">
        <w:rPr>
          <w:rFonts w:ascii="Times New Roman" w:hAnsi="Times New Roman" w:cs="Times New Roman"/>
          <w:b/>
          <w:u w:val="single" w:color="000000"/>
        </w:rPr>
        <w:t>Inc</w:t>
      </w:r>
      <w:proofErr w:type="spellEnd"/>
    </w:p>
    <w:p w14:paraId="5C23E80A" w14:textId="77777777" w:rsidR="00E6526D" w:rsidRPr="00E6526D" w:rsidRDefault="00E6526D" w:rsidP="00E6526D">
      <w:pPr>
        <w:widowControl w:val="0"/>
        <w:tabs>
          <w:tab w:val="left" w:pos="653"/>
        </w:tabs>
        <w:spacing w:before="77" w:after="0" w:line="240" w:lineRule="auto"/>
        <w:ind w:left="652"/>
        <w:rPr>
          <w:rFonts w:ascii="Times New Roman" w:hAnsi="Times New Roman" w:cs="Times New Roman"/>
          <w:b/>
          <w:u w:val="single" w:color="000000"/>
        </w:rPr>
      </w:pPr>
    </w:p>
    <w:p w14:paraId="20626F18" w14:textId="3578DB21" w:rsidR="00BE651E" w:rsidRPr="00FA7290" w:rsidRDefault="00BE651E" w:rsidP="00BE651E">
      <w:pPr>
        <w:widowControl w:val="0"/>
        <w:autoSpaceDE w:val="0"/>
        <w:autoSpaceDN w:val="0"/>
        <w:adjustRightInd w:val="0"/>
        <w:rPr>
          <w:rFonts w:ascii="Times New Roman" w:hAnsi="Times New Roman" w:cs="Times New Roman"/>
        </w:rPr>
      </w:pPr>
      <w:r w:rsidRPr="00FA7290">
        <w:rPr>
          <w:rFonts w:ascii="Times New Roman" w:hAnsi="Times New Roman" w:cs="Times New Roman"/>
        </w:rPr>
        <w:t>The high</w:t>
      </w:r>
      <w:r w:rsidRPr="00FA7290">
        <w:rPr>
          <w:rFonts w:ascii="Cambria Math" w:eastAsia="Calibri" w:hAnsi="Cambria Math" w:cs="Cambria Math"/>
        </w:rPr>
        <w:t>‐</w:t>
      </w:r>
      <w:r w:rsidRPr="00FA7290">
        <w:rPr>
          <w:rFonts w:ascii="Times New Roman" w:hAnsi="Times New Roman" w:cs="Times New Roman"/>
        </w:rPr>
        <w:t xml:space="preserve">tech company Pear Inc. has developed an exciting new product: </w:t>
      </w:r>
      <w:proofErr w:type="spellStart"/>
      <w:r w:rsidRPr="00FA7290">
        <w:rPr>
          <w:rFonts w:ascii="Times New Roman" w:hAnsi="Times New Roman" w:cs="Times New Roman"/>
        </w:rPr>
        <w:t>Myphone</w:t>
      </w:r>
      <w:proofErr w:type="spellEnd"/>
      <w:r w:rsidRPr="00FA7290">
        <w:rPr>
          <w:rFonts w:ascii="Times New Roman" w:hAnsi="Times New Roman" w:cs="Times New Roman"/>
        </w:rPr>
        <w:t xml:space="preserve"> with a large interactive screen and many customizable features. Pear Inc. is considering the introduction of both a regular version which costs $200 to produce and a slightly higher</w:t>
      </w:r>
      <w:r w:rsidRPr="00FA7290">
        <w:rPr>
          <w:rFonts w:ascii="Cambria Math" w:eastAsia="Calibri" w:hAnsi="Cambria Math" w:cs="Cambria Math"/>
        </w:rPr>
        <w:t>‐</w:t>
      </w:r>
      <w:r w:rsidRPr="00FA7290">
        <w:rPr>
          <w:rFonts w:ascii="Times New Roman" w:hAnsi="Times New Roman" w:cs="Times New Roman"/>
        </w:rPr>
        <w:t>end version with more features called “</w:t>
      </w:r>
      <w:proofErr w:type="spellStart"/>
      <w:r w:rsidRPr="00FA7290">
        <w:rPr>
          <w:rFonts w:ascii="Times New Roman" w:hAnsi="Times New Roman" w:cs="Times New Roman"/>
        </w:rPr>
        <w:t>Myphone</w:t>
      </w:r>
      <w:proofErr w:type="spellEnd"/>
      <w:r w:rsidRPr="00FA7290">
        <w:rPr>
          <w:rFonts w:ascii="Times New Roman" w:hAnsi="Times New Roman" w:cs="Times New Roman"/>
        </w:rPr>
        <w:t xml:space="preserve"> Super” which costs $350 to produce. Pear’s marketing departments suggests that consumers </w:t>
      </w:r>
      <w:proofErr w:type="gramStart"/>
      <w:r w:rsidRPr="00FA7290">
        <w:rPr>
          <w:rFonts w:ascii="Times New Roman" w:hAnsi="Times New Roman" w:cs="Times New Roman"/>
        </w:rPr>
        <w:t>can be categorized</w:t>
      </w:r>
      <w:proofErr w:type="gramEnd"/>
      <w:r w:rsidRPr="00FA7290">
        <w:rPr>
          <w:rFonts w:ascii="Times New Roman" w:hAnsi="Times New Roman" w:cs="Times New Roman"/>
        </w:rPr>
        <w:t xml:space="preserve"> as loyalists and casual users. Each consumer would consider at most one phone.</w:t>
      </w:r>
    </w:p>
    <w:p w14:paraId="7B4CB8AB" w14:textId="77777777" w:rsidR="00BE651E" w:rsidRPr="00FA7290" w:rsidRDefault="00BE651E" w:rsidP="00BE651E">
      <w:pPr>
        <w:widowControl w:val="0"/>
        <w:autoSpaceDE w:val="0"/>
        <w:autoSpaceDN w:val="0"/>
        <w:adjustRightInd w:val="0"/>
        <w:rPr>
          <w:rFonts w:ascii="Times New Roman" w:hAnsi="Times New Roman" w:cs="Times New Roman"/>
        </w:rPr>
      </w:pPr>
    </w:p>
    <w:tbl>
      <w:tblPr>
        <w:tblStyle w:val="TableGrid"/>
        <w:tblW w:w="0" w:type="auto"/>
        <w:tblLook w:val="00A0" w:firstRow="1" w:lastRow="0" w:firstColumn="1" w:lastColumn="0" w:noHBand="0" w:noVBand="0"/>
      </w:tblPr>
      <w:tblGrid>
        <w:gridCol w:w="2214"/>
        <w:gridCol w:w="2214"/>
        <w:gridCol w:w="2214"/>
        <w:gridCol w:w="2214"/>
      </w:tblGrid>
      <w:tr w:rsidR="00BE651E" w:rsidRPr="00FA7290" w14:paraId="5C9F4AA1" w14:textId="77777777" w:rsidTr="001B0C50">
        <w:tc>
          <w:tcPr>
            <w:tcW w:w="2214" w:type="dxa"/>
          </w:tcPr>
          <w:p w14:paraId="495566DD"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Consumer Type</w:t>
            </w:r>
          </w:p>
        </w:tc>
        <w:tc>
          <w:tcPr>
            <w:tcW w:w="2214" w:type="dxa"/>
          </w:tcPr>
          <w:p w14:paraId="6C58181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Number of consumers</w:t>
            </w:r>
          </w:p>
        </w:tc>
        <w:tc>
          <w:tcPr>
            <w:tcW w:w="2214" w:type="dxa"/>
          </w:tcPr>
          <w:p w14:paraId="0AA1AC43"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proofErr w:type="spellStart"/>
            <w:r w:rsidRPr="00FA7290">
              <w:rPr>
                <w:rFonts w:ascii="Times New Roman" w:hAnsi="Times New Roman" w:cs="Times New Roman"/>
                <w:b/>
              </w:rPr>
              <w:t>Myphone</w:t>
            </w:r>
            <w:proofErr w:type="spellEnd"/>
          </w:p>
        </w:tc>
        <w:tc>
          <w:tcPr>
            <w:tcW w:w="2214" w:type="dxa"/>
          </w:tcPr>
          <w:p w14:paraId="775A41E8"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proofErr w:type="spellStart"/>
            <w:r w:rsidRPr="00FA7290">
              <w:rPr>
                <w:rFonts w:ascii="Times New Roman" w:hAnsi="Times New Roman" w:cs="Times New Roman"/>
                <w:b/>
              </w:rPr>
              <w:t>Myphone</w:t>
            </w:r>
            <w:proofErr w:type="spellEnd"/>
            <w:r w:rsidRPr="00FA7290">
              <w:rPr>
                <w:rFonts w:ascii="Times New Roman" w:hAnsi="Times New Roman" w:cs="Times New Roman"/>
                <w:b/>
              </w:rPr>
              <w:t xml:space="preserve"> Super</w:t>
            </w:r>
          </w:p>
        </w:tc>
      </w:tr>
      <w:tr w:rsidR="00BE651E" w:rsidRPr="00FA7290" w14:paraId="32371CF2" w14:textId="77777777" w:rsidTr="001B0C50">
        <w:tc>
          <w:tcPr>
            <w:tcW w:w="2214" w:type="dxa"/>
          </w:tcPr>
          <w:p w14:paraId="65FEEB50"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Casual</w:t>
            </w:r>
          </w:p>
        </w:tc>
        <w:tc>
          <w:tcPr>
            <w:tcW w:w="2214" w:type="dxa"/>
          </w:tcPr>
          <w:p w14:paraId="7F963A52"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10 million</w:t>
            </w:r>
          </w:p>
        </w:tc>
        <w:tc>
          <w:tcPr>
            <w:tcW w:w="2214" w:type="dxa"/>
          </w:tcPr>
          <w:p w14:paraId="414848F6"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500</w:t>
            </w:r>
          </w:p>
        </w:tc>
        <w:tc>
          <w:tcPr>
            <w:tcW w:w="2214" w:type="dxa"/>
          </w:tcPr>
          <w:p w14:paraId="0D23D1DF"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600</w:t>
            </w:r>
          </w:p>
        </w:tc>
      </w:tr>
      <w:tr w:rsidR="00BE651E" w:rsidRPr="00FA7290" w14:paraId="37CA48EE" w14:textId="77777777" w:rsidTr="001B0C50">
        <w:tc>
          <w:tcPr>
            <w:tcW w:w="2214" w:type="dxa"/>
          </w:tcPr>
          <w:p w14:paraId="075E4DF4"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Loyalist</w:t>
            </w:r>
          </w:p>
        </w:tc>
        <w:tc>
          <w:tcPr>
            <w:tcW w:w="2214" w:type="dxa"/>
          </w:tcPr>
          <w:p w14:paraId="47E13B8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 million</w:t>
            </w:r>
          </w:p>
        </w:tc>
        <w:tc>
          <w:tcPr>
            <w:tcW w:w="2214" w:type="dxa"/>
          </w:tcPr>
          <w:p w14:paraId="26B61C4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800</w:t>
            </w:r>
          </w:p>
        </w:tc>
        <w:tc>
          <w:tcPr>
            <w:tcW w:w="2214" w:type="dxa"/>
          </w:tcPr>
          <w:p w14:paraId="3367FFB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1100</w:t>
            </w:r>
          </w:p>
        </w:tc>
      </w:tr>
    </w:tbl>
    <w:p w14:paraId="665C9B70" w14:textId="77777777" w:rsidR="00BE651E" w:rsidRPr="00FA7290" w:rsidRDefault="00BE651E" w:rsidP="00BE651E">
      <w:pPr>
        <w:widowControl w:val="0"/>
        <w:autoSpaceDE w:val="0"/>
        <w:autoSpaceDN w:val="0"/>
        <w:adjustRightInd w:val="0"/>
        <w:rPr>
          <w:rFonts w:ascii="Times New Roman" w:hAnsi="Times New Roman" w:cs="Times New Roman"/>
        </w:rPr>
      </w:pPr>
    </w:p>
    <w:p w14:paraId="425C9CEF" w14:textId="37E437C9" w:rsidR="00BE651E" w:rsidRPr="00FA7290" w:rsidRDefault="00BE651E" w:rsidP="00BE651E">
      <w:pPr>
        <w:widowControl w:val="0"/>
        <w:autoSpaceDE w:val="0"/>
        <w:autoSpaceDN w:val="0"/>
        <w:adjustRightInd w:val="0"/>
        <w:rPr>
          <w:rFonts w:ascii="Times New Roman" w:hAnsi="Times New Roman" w:cs="Times New Roman"/>
          <w:bCs/>
        </w:rPr>
      </w:pPr>
      <w:r w:rsidRPr="00FA7290">
        <w:rPr>
          <w:rFonts w:ascii="Times New Roman" w:hAnsi="Times New Roman" w:cs="Times New Roman"/>
          <w:bCs/>
        </w:rPr>
        <w:t xml:space="preserve">You </w:t>
      </w:r>
      <w:proofErr w:type="gramStart"/>
      <w:r w:rsidRPr="00FA7290">
        <w:rPr>
          <w:rFonts w:ascii="Times New Roman" w:hAnsi="Times New Roman" w:cs="Times New Roman"/>
          <w:bCs/>
        </w:rPr>
        <w:t>have been hired</w:t>
      </w:r>
      <w:proofErr w:type="gramEnd"/>
      <w:r w:rsidRPr="00FA7290">
        <w:rPr>
          <w:rFonts w:ascii="Times New Roman" w:hAnsi="Times New Roman" w:cs="Times New Roman"/>
          <w:bCs/>
        </w:rPr>
        <w:t xml:space="preserve"> to advise Pear on its pricing strategy.</w:t>
      </w:r>
    </w:p>
    <w:p w14:paraId="09EFC38C" w14:textId="424D1254" w:rsidR="00BE651E" w:rsidRPr="00FA7290" w:rsidRDefault="00BE651E" w:rsidP="000A6D11">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 xml:space="preserve">[15 points] Would you recommend that Pear </w:t>
      </w:r>
      <w:proofErr w:type="spellStart"/>
      <w:r w:rsidRPr="00FA7290">
        <w:rPr>
          <w:rFonts w:ascii="Times New Roman" w:hAnsi="Times New Roman" w:cs="Times New Roman"/>
        </w:rPr>
        <w:t>Inc</w:t>
      </w:r>
      <w:proofErr w:type="spellEnd"/>
      <w:r w:rsidRPr="00FA7290">
        <w:rPr>
          <w:rFonts w:ascii="Times New Roman" w:hAnsi="Times New Roman" w:cs="Times New Roman"/>
        </w:rPr>
        <w:t xml:space="preserve"> sell one particular model or both? </w:t>
      </w:r>
      <w:r w:rsidRPr="00FA7290">
        <w:rPr>
          <w:rFonts w:ascii="Times New Roman" w:hAnsi="Times New Roman" w:cs="Times New Roman"/>
          <w:bCs/>
        </w:rPr>
        <w:t>What is the optimal pricing strategy that you would recommend to Pear Inc.? Consider all possible strategies and explain your reasoning systematically and completely.</w:t>
      </w:r>
    </w:p>
    <w:p w14:paraId="1012AA8A" w14:textId="77777777" w:rsidR="00BE651E" w:rsidRPr="00FA7290" w:rsidRDefault="00BE651E" w:rsidP="00BE651E">
      <w:pPr>
        <w:pStyle w:val="ListParagraph"/>
        <w:rPr>
          <w:rFonts w:ascii="Times New Roman" w:hAnsi="Times New Roman" w:cs="Times New Roman"/>
        </w:rPr>
      </w:pPr>
    </w:p>
    <w:p w14:paraId="7282BD62" w14:textId="1F395D4A" w:rsidR="00E6526D" w:rsidRPr="00FA7290" w:rsidRDefault="00E6526D" w:rsidP="00E6526D">
      <w:pPr>
        <w:ind w:left="720"/>
        <w:rPr>
          <w:rFonts w:ascii="Times New Roman" w:hAnsi="Times New Roman" w:cs="Times New Roman"/>
          <w:color w:val="FF0000"/>
          <w:u w:val="single"/>
        </w:rPr>
      </w:pPr>
      <w:r w:rsidRPr="00FA7290">
        <w:rPr>
          <w:rFonts w:ascii="Times New Roman" w:hAnsi="Times New Roman" w:cs="Times New Roman"/>
          <w:color w:val="FF0000"/>
          <w:u w:val="single"/>
        </w:rPr>
        <w:t xml:space="preserve">Strategy 2: Pear Inc. can choose to sell only </w:t>
      </w:r>
      <w:proofErr w:type="spellStart"/>
      <w:r w:rsidRPr="00FA7290">
        <w:rPr>
          <w:rFonts w:ascii="Times New Roman" w:hAnsi="Times New Roman" w:cs="Times New Roman"/>
          <w:color w:val="FF0000"/>
          <w:u w:val="single"/>
        </w:rPr>
        <w:t>Myphone</w:t>
      </w:r>
      <w:proofErr w:type="spellEnd"/>
      <w:r w:rsidRPr="00FA7290">
        <w:rPr>
          <w:rFonts w:ascii="Times New Roman" w:hAnsi="Times New Roman" w:cs="Times New Roman"/>
          <w:color w:val="FF0000"/>
          <w:u w:val="single"/>
        </w:rPr>
        <w:t>.</w:t>
      </w:r>
    </w:p>
    <w:p w14:paraId="1CA85403" w14:textId="77777777" w:rsidR="00E6526D" w:rsidRPr="00FA7290" w:rsidRDefault="00E6526D" w:rsidP="00E6526D">
      <w:pPr>
        <w:ind w:left="720"/>
        <w:rPr>
          <w:rFonts w:ascii="Times New Roman" w:hAnsi="Times New Roman" w:cs="Times New Roman"/>
          <w:color w:val="FF0000"/>
        </w:rPr>
      </w:pPr>
      <w:r w:rsidRPr="00FA7290">
        <w:rPr>
          <w:rFonts w:ascii="Times New Roman" w:hAnsi="Times New Roman" w:cs="Times New Roman"/>
          <w:color w:val="FF0000"/>
        </w:rPr>
        <w:t>Then should sell at $500. This gives profit of (500-200</w:t>
      </w:r>
      <w:proofErr w:type="gramStart"/>
      <w:r w:rsidRPr="00FA7290">
        <w:rPr>
          <w:rFonts w:ascii="Times New Roman" w:hAnsi="Times New Roman" w:cs="Times New Roman"/>
          <w:color w:val="FF0000"/>
        </w:rPr>
        <w:t>)x11</w:t>
      </w:r>
      <w:proofErr w:type="gramEnd"/>
      <w:r w:rsidRPr="00FA7290">
        <w:rPr>
          <w:rFonts w:ascii="Times New Roman" w:hAnsi="Times New Roman" w:cs="Times New Roman"/>
          <w:color w:val="FF0000"/>
        </w:rPr>
        <w:t xml:space="preserve"> million= 3.3 billion.</w:t>
      </w:r>
    </w:p>
    <w:p w14:paraId="55ACC37C" w14:textId="77777777" w:rsidR="00E6526D" w:rsidRDefault="00E6526D" w:rsidP="00BE651E">
      <w:pPr>
        <w:ind w:left="720"/>
        <w:rPr>
          <w:rFonts w:ascii="Times New Roman" w:hAnsi="Times New Roman" w:cs="Times New Roman"/>
          <w:color w:val="FF0000"/>
          <w:u w:val="single"/>
        </w:rPr>
      </w:pPr>
    </w:p>
    <w:p w14:paraId="3725367E" w14:textId="5FD44489" w:rsidR="00BE651E" w:rsidRPr="00FA7290" w:rsidRDefault="00E6526D" w:rsidP="00BE651E">
      <w:pPr>
        <w:ind w:left="720"/>
        <w:rPr>
          <w:rFonts w:ascii="Times New Roman" w:hAnsi="Times New Roman" w:cs="Times New Roman"/>
          <w:color w:val="FF0000"/>
          <w:u w:val="single"/>
        </w:rPr>
      </w:pPr>
      <w:r>
        <w:rPr>
          <w:rFonts w:ascii="Times New Roman" w:hAnsi="Times New Roman" w:cs="Times New Roman"/>
          <w:color w:val="FF0000"/>
          <w:u w:val="single"/>
        </w:rPr>
        <w:t>S</w:t>
      </w:r>
      <w:r w:rsidR="00BE651E" w:rsidRPr="00FA7290">
        <w:rPr>
          <w:rFonts w:ascii="Times New Roman" w:hAnsi="Times New Roman" w:cs="Times New Roman"/>
          <w:color w:val="FF0000"/>
          <w:u w:val="single"/>
        </w:rPr>
        <w:t xml:space="preserve">trategy 1: Pear Inc. can choose to sell only </w:t>
      </w:r>
      <w:proofErr w:type="spellStart"/>
      <w:r w:rsidR="00BE651E" w:rsidRPr="00FA7290">
        <w:rPr>
          <w:rFonts w:ascii="Times New Roman" w:hAnsi="Times New Roman" w:cs="Times New Roman"/>
          <w:color w:val="FF0000"/>
          <w:u w:val="single"/>
        </w:rPr>
        <w:t>Myphone</w:t>
      </w:r>
      <w:proofErr w:type="spellEnd"/>
      <w:r w:rsidR="00BE651E" w:rsidRPr="00FA7290">
        <w:rPr>
          <w:rFonts w:ascii="Times New Roman" w:hAnsi="Times New Roman" w:cs="Times New Roman"/>
          <w:color w:val="FF0000"/>
          <w:u w:val="single"/>
        </w:rPr>
        <w:t xml:space="preserve"> Super</w:t>
      </w:r>
    </w:p>
    <w:p w14:paraId="29A848C1"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Then, should sell at $600. This gives profit of (600-350</w:t>
      </w:r>
      <w:proofErr w:type="gramStart"/>
      <w:r w:rsidRPr="00FA7290">
        <w:rPr>
          <w:rFonts w:ascii="Times New Roman" w:hAnsi="Times New Roman" w:cs="Times New Roman"/>
          <w:color w:val="FF0000"/>
        </w:rPr>
        <w:t>)x11</w:t>
      </w:r>
      <w:proofErr w:type="gramEnd"/>
      <w:r w:rsidRPr="00FA7290">
        <w:rPr>
          <w:rFonts w:ascii="Times New Roman" w:hAnsi="Times New Roman" w:cs="Times New Roman"/>
          <w:color w:val="FF0000"/>
        </w:rPr>
        <w:t xml:space="preserve"> million= 2.75 billion.</w:t>
      </w:r>
    </w:p>
    <w:p w14:paraId="459658D9" w14:textId="77777777" w:rsidR="00BE651E" w:rsidRPr="00FA7290" w:rsidRDefault="00BE651E" w:rsidP="00E6526D">
      <w:pPr>
        <w:rPr>
          <w:rFonts w:ascii="Times New Roman" w:hAnsi="Times New Roman" w:cs="Times New Roman"/>
          <w:color w:val="FF0000"/>
        </w:rPr>
      </w:pPr>
    </w:p>
    <w:p w14:paraId="33DB698E" w14:textId="5737BF9E" w:rsidR="00BE651E" w:rsidRPr="00FA7290" w:rsidRDefault="00BE651E" w:rsidP="00BE651E">
      <w:pPr>
        <w:ind w:left="720"/>
        <w:rPr>
          <w:rFonts w:ascii="Times New Roman" w:hAnsi="Times New Roman" w:cs="Times New Roman"/>
          <w:color w:val="FF0000"/>
          <w:u w:val="single"/>
        </w:rPr>
      </w:pPr>
      <w:r w:rsidRPr="00FA7290">
        <w:rPr>
          <w:rFonts w:ascii="Times New Roman" w:hAnsi="Times New Roman" w:cs="Times New Roman"/>
          <w:color w:val="FF0000"/>
          <w:u w:val="single"/>
        </w:rPr>
        <w:lastRenderedPageBreak/>
        <w:t>Strategy 3: Pe</w:t>
      </w:r>
      <w:r w:rsidR="00E6526D">
        <w:rPr>
          <w:rFonts w:ascii="Times New Roman" w:hAnsi="Times New Roman" w:cs="Times New Roman"/>
          <w:color w:val="FF0000"/>
          <w:u w:val="single"/>
        </w:rPr>
        <w:t xml:space="preserve">ar Inc. can choose to sell </w:t>
      </w:r>
      <w:r w:rsidRPr="00FA7290">
        <w:rPr>
          <w:rFonts w:ascii="Times New Roman" w:hAnsi="Times New Roman" w:cs="Times New Roman"/>
          <w:color w:val="FF0000"/>
          <w:u w:val="single"/>
        </w:rPr>
        <w:t xml:space="preserve">both products. </w:t>
      </w:r>
    </w:p>
    <w:p w14:paraId="036D3592"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 xml:space="preserve">In this case, optimal strategy will be to sell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at $500 and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Super at 800.</w:t>
      </w:r>
    </w:p>
    <w:p w14:paraId="0FACD25F"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 xml:space="preserve">(To get the price of 800, notice that we need to set price of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Super such that 1100-p&gt;=800-500, i.e. p&lt;=800.)</w:t>
      </w:r>
    </w:p>
    <w:p w14:paraId="740F400E"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This gives profit of (500-200</w:t>
      </w:r>
      <w:proofErr w:type="gramStart"/>
      <w:r w:rsidRPr="00FA7290">
        <w:rPr>
          <w:rFonts w:ascii="Times New Roman" w:hAnsi="Times New Roman" w:cs="Times New Roman"/>
          <w:color w:val="FF0000"/>
        </w:rPr>
        <w:t>)x10</w:t>
      </w:r>
      <w:proofErr w:type="gramEnd"/>
      <w:r w:rsidRPr="00FA7290">
        <w:rPr>
          <w:rFonts w:ascii="Times New Roman" w:hAnsi="Times New Roman" w:cs="Times New Roman"/>
          <w:color w:val="FF0000"/>
        </w:rPr>
        <w:t xml:space="preserve"> million+(800-350)x1million= 3.45 billion.</w:t>
      </w:r>
    </w:p>
    <w:p w14:paraId="4CA35EBD" w14:textId="495EC05B" w:rsidR="00BE651E" w:rsidRPr="00FA7290" w:rsidRDefault="00BE651E" w:rsidP="00FA7290">
      <w:pPr>
        <w:ind w:left="720"/>
        <w:rPr>
          <w:rFonts w:ascii="Times New Roman" w:hAnsi="Times New Roman" w:cs="Times New Roman"/>
          <w:color w:val="FF0000"/>
        </w:rPr>
      </w:pPr>
      <w:proofErr w:type="gramStart"/>
      <w:r w:rsidRPr="00FA7290">
        <w:rPr>
          <w:rFonts w:ascii="Times New Roman" w:hAnsi="Times New Roman" w:cs="Times New Roman"/>
          <w:color w:val="FF0000"/>
        </w:rPr>
        <w:t>So</w:t>
      </w:r>
      <w:proofErr w:type="gramEnd"/>
      <w:r w:rsidRPr="00FA7290">
        <w:rPr>
          <w:rFonts w:ascii="Times New Roman" w:hAnsi="Times New Roman" w:cs="Times New Roman"/>
          <w:color w:val="FF0000"/>
        </w:rPr>
        <w:t xml:space="preserve"> this is the best.</w:t>
      </w:r>
    </w:p>
    <w:p w14:paraId="2437B6F3" w14:textId="77777777" w:rsidR="00BE651E" w:rsidRPr="00FA7290" w:rsidRDefault="00BE651E" w:rsidP="00BE651E">
      <w:pPr>
        <w:pStyle w:val="ListParagraph"/>
        <w:rPr>
          <w:rFonts w:ascii="Times New Roman" w:hAnsi="Times New Roman" w:cs="Times New Roman"/>
        </w:rPr>
      </w:pPr>
    </w:p>
    <w:p w14:paraId="0852DD6A" w14:textId="42BEEDAD" w:rsidR="00BE651E" w:rsidRPr="003203ED" w:rsidRDefault="00BE651E" w:rsidP="00BE651E">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 xml:space="preserve">[5 points]  How would your answer change, if at all, if the causal segment were willing to pay $675 for the </w:t>
      </w:r>
      <w:proofErr w:type="spellStart"/>
      <w:r w:rsidRPr="00FA7290">
        <w:rPr>
          <w:rFonts w:ascii="Times New Roman" w:hAnsi="Times New Roman" w:cs="Times New Roman"/>
        </w:rPr>
        <w:t>Myphone</w:t>
      </w:r>
      <w:proofErr w:type="spellEnd"/>
      <w:r w:rsidRPr="00FA7290">
        <w:rPr>
          <w:rFonts w:ascii="Times New Roman" w:hAnsi="Times New Roman" w:cs="Times New Roman"/>
        </w:rPr>
        <w:t xml:space="preserve"> Super?</w:t>
      </w:r>
    </w:p>
    <w:p w14:paraId="6E04EBDE" w14:textId="77777777" w:rsidR="00BE651E" w:rsidRPr="00FA7290" w:rsidRDefault="00BE651E" w:rsidP="00FA7290">
      <w:pPr>
        <w:rPr>
          <w:rFonts w:ascii="Times New Roman" w:hAnsi="Times New Roman" w:cs="Times New Roman"/>
        </w:rPr>
      </w:pPr>
    </w:p>
    <w:p w14:paraId="4DD9A4F9"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 xml:space="preserve">Notice nothing changes in Strategy 2 &amp; 3 above. </w:t>
      </w:r>
    </w:p>
    <w:p w14:paraId="319AD214" w14:textId="77777777" w:rsidR="00BE651E" w:rsidRPr="00FA7290" w:rsidRDefault="00BE651E" w:rsidP="00BE651E">
      <w:pPr>
        <w:ind w:left="720"/>
        <w:rPr>
          <w:rFonts w:ascii="Times New Roman" w:hAnsi="Times New Roman" w:cs="Times New Roman"/>
          <w:color w:val="FF0000"/>
        </w:rPr>
      </w:pPr>
      <w:proofErr w:type="gramStart"/>
      <w:r w:rsidRPr="00FA7290">
        <w:rPr>
          <w:rFonts w:ascii="Times New Roman" w:hAnsi="Times New Roman" w:cs="Times New Roman"/>
          <w:color w:val="FF0000"/>
        </w:rPr>
        <w:t>But now</w:t>
      </w:r>
      <w:proofErr w:type="gramEnd"/>
      <w:r w:rsidRPr="00FA7290">
        <w:rPr>
          <w:rFonts w:ascii="Times New Roman" w:hAnsi="Times New Roman" w:cs="Times New Roman"/>
          <w:color w:val="FF0000"/>
        </w:rPr>
        <w:t xml:space="preserve"> Strategy 1 gives a higher profit. </w:t>
      </w:r>
      <w:proofErr w:type="gramStart"/>
      <w:r w:rsidRPr="00FA7290">
        <w:rPr>
          <w:rFonts w:ascii="Times New Roman" w:hAnsi="Times New Roman" w:cs="Times New Roman"/>
          <w:color w:val="FF0000"/>
        </w:rPr>
        <w:t>So</w:t>
      </w:r>
      <w:proofErr w:type="gramEnd"/>
      <w:r w:rsidRPr="00FA7290">
        <w:rPr>
          <w:rFonts w:ascii="Times New Roman" w:hAnsi="Times New Roman" w:cs="Times New Roman"/>
          <w:color w:val="FF0000"/>
        </w:rPr>
        <w:t xml:space="preserve"> Pear </w:t>
      </w:r>
      <w:proofErr w:type="spellStart"/>
      <w:r w:rsidRPr="00FA7290">
        <w:rPr>
          <w:rFonts w:ascii="Times New Roman" w:hAnsi="Times New Roman" w:cs="Times New Roman"/>
          <w:color w:val="FF0000"/>
        </w:rPr>
        <w:t>Inc</w:t>
      </w:r>
      <w:proofErr w:type="spellEnd"/>
      <w:r w:rsidRPr="00FA7290">
        <w:rPr>
          <w:rFonts w:ascii="Times New Roman" w:hAnsi="Times New Roman" w:cs="Times New Roman"/>
          <w:color w:val="FF0000"/>
        </w:rPr>
        <w:t xml:space="preserve"> should just sell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Super at $675. This gives profit of (675-350</w:t>
      </w:r>
      <w:proofErr w:type="gramStart"/>
      <w:r w:rsidRPr="00FA7290">
        <w:rPr>
          <w:rFonts w:ascii="Times New Roman" w:hAnsi="Times New Roman" w:cs="Times New Roman"/>
          <w:color w:val="FF0000"/>
        </w:rPr>
        <w:t>)x11</w:t>
      </w:r>
      <w:proofErr w:type="gramEnd"/>
      <w:r w:rsidRPr="00FA7290">
        <w:rPr>
          <w:rFonts w:ascii="Times New Roman" w:hAnsi="Times New Roman" w:cs="Times New Roman"/>
          <w:color w:val="FF0000"/>
        </w:rPr>
        <w:t xml:space="preserve"> million= 3.575 billion.</w:t>
      </w:r>
    </w:p>
    <w:p w14:paraId="1B7A1924" w14:textId="77777777" w:rsidR="00BE651E" w:rsidRPr="00FA7290" w:rsidRDefault="00BE651E" w:rsidP="00FA7290">
      <w:pPr>
        <w:rPr>
          <w:rFonts w:ascii="Times New Roman" w:hAnsi="Times New Roman" w:cs="Times New Roman"/>
          <w:color w:val="FF0000"/>
        </w:rPr>
      </w:pPr>
    </w:p>
    <w:p w14:paraId="584FCCC5" w14:textId="77777777" w:rsidR="00294A0F" w:rsidRPr="00FA7290" w:rsidRDefault="00294A0F" w:rsidP="00BE651E">
      <w:pPr>
        <w:ind w:left="720"/>
        <w:rPr>
          <w:rFonts w:ascii="Times New Roman" w:hAnsi="Times New Roman" w:cs="Times New Roman"/>
          <w:color w:val="FF0000"/>
        </w:rPr>
      </w:pPr>
    </w:p>
    <w:p w14:paraId="4F25D618" w14:textId="77777777" w:rsidR="00175563" w:rsidRPr="00FA7290" w:rsidRDefault="00175563" w:rsidP="00175563">
      <w:pPr>
        <w:widowControl w:val="0"/>
        <w:tabs>
          <w:tab w:val="left" w:pos="653"/>
        </w:tabs>
        <w:spacing w:before="77" w:after="0" w:line="240" w:lineRule="auto"/>
        <w:ind w:left="652"/>
        <w:rPr>
          <w:rFonts w:ascii="Times New Roman" w:hAnsi="Times New Roman" w:cs="Times New Roman"/>
          <w:b/>
        </w:rPr>
      </w:pPr>
    </w:p>
    <w:p w14:paraId="250016FD" w14:textId="65FAB1B5" w:rsidR="000107A4" w:rsidRPr="00FA7290" w:rsidRDefault="00175563" w:rsidP="000A6D11">
      <w:pPr>
        <w:widowControl w:val="0"/>
        <w:numPr>
          <w:ilvl w:val="1"/>
          <w:numId w:val="2"/>
        </w:numPr>
        <w:tabs>
          <w:tab w:val="left" w:pos="653"/>
        </w:tabs>
        <w:spacing w:before="77" w:after="0" w:line="240" w:lineRule="auto"/>
        <w:jc w:val="left"/>
        <w:rPr>
          <w:rFonts w:ascii="Times New Roman" w:hAnsi="Times New Roman" w:cs="Times New Roman"/>
          <w:b/>
        </w:rPr>
      </w:pPr>
      <w:r w:rsidRPr="00FA7290">
        <w:rPr>
          <w:rFonts w:ascii="Times New Roman" w:hAnsi="Times New Roman" w:cs="Times New Roman"/>
          <w:b/>
          <w:u w:val="single" w:color="000000"/>
        </w:rPr>
        <w:t xml:space="preserve">[15 points] </w:t>
      </w:r>
      <w:r w:rsidR="000107A4" w:rsidRPr="00FA7290">
        <w:rPr>
          <w:rFonts w:ascii="Times New Roman" w:hAnsi="Times New Roman" w:cs="Times New Roman"/>
          <w:b/>
          <w:u w:val="single" w:color="000000"/>
        </w:rPr>
        <w:t>Vehicle Insurance.</w:t>
      </w:r>
      <w:r w:rsidR="000107A4" w:rsidRPr="00FA7290">
        <w:rPr>
          <w:rFonts w:ascii="Times New Roman" w:hAnsi="Times New Roman" w:cs="Times New Roman"/>
          <w:i/>
        </w:rPr>
        <w:t xml:space="preserve"> </w:t>
      </w:r>
    </w:p>
    <w:p w14:paraId="0AD08BF6" w14:textId="77777777" w:rsidR="000107A4" w:rsidRPr="00FA7290" w:rsidRDefault="000107A4" w:rsidP="000107A4">
      <w:pPr>
        <w:widowControl w:val="0"/>
        <w:tabs>
          <w:tab w:val="left" w:pos="653"/>
        </w:tabs>
        <w:spacing w:before="77" w:after="0" w:line="240" w:lineRule="auto"/>
        <w:ind w:left="652"/>
        <w:rPr>
          <w:rFonts w:ascii="Times New Roman" w:hAnsi="Times New Roman" w:cs="Times New Roman"/>
          <w:b/>
        </w:rPr>
      </w:pPr>
    </w:p>
    <w:p w14:paraId="17BDC11C" w14:textId="0F7EB41E" w:rsidR="000107A4"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Vehicle insurance markets are a classic example of adverse selection. One feature of most states is a requirement to have vehicle insurance. Did you know that in New Hampshire, you are not required to carry insurance as a driver? Let us examine how the market performs in New Hampshire. The state has considered mandating insurance. We will examine the market for this vehicle insurance for drivers in the 30-35 age group.</w:t>
      </w:r>
    </w:p>
    <w:p w14:paraId="31B6D9A3" w14:textId="777F18D8" w:rsidR="00175563"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In this age group, there are two types of drivers: “Safe” types, who make up 80% of this population, and “Risky” types, who make up the other 20%. The Safe types have expected annual accident expenses that </w:t>
      </w:r>
      <w:proofErr w:type="gramStart"/>
      <w:r w:rsidRPr="00FA7290">
        <w:rPr>
          <w:rFonts w:ascii="Times New Roman" w:hAnsi="Times New Roman" w:cs="Times New Roman"/>
        </w:rPr>
        <w:t>are uniformly distributed</w:t>
      </w:r>
      <w:proofErr w:type="gramEnd"/>
      <w:r w:rsidRPr="00FA7290">
        <w:rPr>
          <w:rFonts w:ascii="Times New Roman" w:hAnsi="Times New Roman" w:cs="Times New Roman"/>
        </w:rPr>
        <w:t xml:space="preserve"> between $0 and $1000. The Risky types </w:t>
      </w:r>
      <w:proofErr w:type="gramStart"/>
      <w:r w:rsidRPr="00FA7290">
        <w:rPr>
          <w:rFonts w:ascii="Times New Roman" w:hAnsi="Times New Roman" w:cs="Times New Roman"/>
        </w:rPr>
        <w:t>are guaranteed</w:t>
      </w:r>
      <w:proofErr w:type="gramEnd"/>
      <w:r w:rsidRPr="00FA7290">
        <w:rPr>
          <w:rFonts w:ascii="Times New Roman" w:hAnsi="Times New Roman" w:cs="Times New Roman"/>
        </w:rPr>
        <w:t xml:space="preserve"> to have $1600 in annual expenses. All customers know their expected annual accident expenses, but insurers do not.</w:t>
      </w:r>
    </w:p>
    <w:p w14:paraId="4EC81D1A" w14:textId="0AA68C88" w:rsidR="00175563" w:rsidRPr="00FA7290" w:rsidRDefault="003203ED" w:rsidP="000107A4">
      <w:pPr>
        <w:widowControl w:val="0"/>
        <w:autoSpaceDE w:val="0"/>
        <w:autoSpaceDN w:val="0"/>
        <w:adjustRightInd w:val="0"/>
        <w:rPr>
          <w:rFonts w:ascii="Times New Roman" w:hAnsi="Times New Roman" w:cs="Times New Roman"/>
          <w:i/>
        </w:rPr>
      </w:pPr>
      <w:r>
        <w:rPr>
          <w:rFonts w:ascii="Times New Roman" w:hAnsi="Times New Roman" w:cs="Times New Roman"/>
          <w:i/>
        </w:rPr>
        <w:t>Math reminder: the mean of the</w:t>
      </w:r>
      <w:r w:rsidR="00175563" w:rsidRPr="00FA7290">
        <w:rPr>
          <w:rFonts w:ascii="Times New Roman" w:hAnsi="Times New Roman" w:cs="Times New Roman"/>
          <w:i/>
        </w:rPr>
        <w:t xml:space="preserve"> uniform distribution between a and b is (</w:t>
      </w:r>
      <w:proofErr w:type="spellStart"/>
      <w:r w:rsidR="00175563" w:rsidRPr="00FA7290">
        <w:rPr>
          <w:rFonts w:ascii="Times New Roman" w:hAnsi="Times New Roman" w:cs="Times New Roman"/>
          <w:i/>
        </w:rPr>
        <w:t>a+b</w:t>
      </w:r>
      <w:proofErr w:type="spellEnd"/>
      <w:r w:rsidR="00175563" w:rsidRPr="00FA7290">
        <w:rPr>
          <w:rFonts w:ascii="Times New Roman" w:hAnsi="Times New Roman" w:cs="Times New Roman"/>
          <w:i/>
        </w:rPr>
        <w:t>)/2, and the probability that a draw from such a distribution is at or above p is (b-p)</w:t>
      </w:r>
      <w:proofErr w:type="gramStart"/>
      <w:r w:rsidR="00175563" w:rsidRPr="00FA7290">
        <w:rPr>
          <w:rFonts w:ascii="Times New Roman" w:hAnsi="Times New Roman" w:cs="Times New Roman"/>
          <w:i/>
        </w:rPr>
        <w:t>/(</w:t>
      </w:r>
      <w:proofErr w:type="gramEnd"/>
      <w:r w:rsidR="00175563" w:rsidRPr="00FA7290">
        <w:rPr>
          <w:rFonts w:ascii="Times New Roman" w:hAnsi="Times New Roman" w:cs="Times New Roman"/>
          <w:i/>
        </w:rPr>
        <w:t>b-a).</w:t>
      </w:r>
    </w:p>
    <w:p w14:paraId="2E52D9DF" w14:textId="77777777" w:rsidR="000107A4" w:rsidRPr="00FA7290" w:rsidRDefault="000107A4" w:rsidP="000107A4">
      <w:pPr>
        <w:pStyle w:val="ListParagraph"/>
        <w:spacing w:line="240" w:lineRule="auto"/>
        <w:ind w:left="360"/>
        <w:jc w:val="both"/>
        <w:rPr>
          <w:rFonts w:ascii="Times New Roman" w:hAnsi="Times New Roman" w:cs="Times New Roman"/>
        </w:rPr>
      </w:pPr>
    </w:p>
    <w:p w14:paraId="3B7D17E7" w14:textId="70A3039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First, suppose hypothetically that all individuals in this market (drivers between 30 and 35 in age) will purchase insurance plans because they are required to. We will assume the market is competitive, and that insurers have no cost advantages, so that premiums equal average costs. What will be the resulting policy premiums with all individuals covered?</w:t>
      </w:r>
    </w:p>
    <w:p w14:paraId="490AD53B" w14:textId="77777777" w:rsidR="000107A4" w:rsidRPr="00FA7290" w:rsidRDefault="000107A4" w:rsidP="00175563">
      <w:pPr>
        <w:pStyle w:val="ListParagraph"/>
        <w:spacing w:after="0" w:line="240" w:lineRule="auto"/>
        <w:rPr>
          <w:rFonts w:ascii="Times New Roman" w:hAnsi="Times New Roman" w:cs="Times New Roman"/>
        </w:rPr>
      </w:pPr>
    </w:p>
    <w:p w14:paraId="0CEE8001" w14:textId="77777777" w:rsidR="00175563" w:rsidRPr="00FA7290" w:rsidRDefault="00175563" w:rsidP="00175563">
      <w:pPr>
        <w:pStyle w:val="ListParagraph"/>
        <w:spacing w:after="0" w:line="240" w:lineRule="auto"/>
        <w:rPr>
          <w:rFonts w:ascii="Times New Roman" w:hAnsi="Times New Roman" w:cs="Times New Roman"/>
        </w:rPr>
      </w:pPr>
    </w:p>
    <w:p w14:paraId="5CABB367" w14:textId="77777777" w:rsidR="00175563" w:rsidRPr="00FA7290" w:rsidRDefault="00175563" w:rsidP="00175563">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lastRenderedPageBreak/>
        <w:t>Solution:</w:t>
      </w:r>
    </w:p>
    <w:p w14:paraId="13DE92A0" w14:textId="77777777" w:rsidR="00175563" w:rsidRPr="00FA7290" w:rsidRDefault="00175563" w:rsidP="00175563">
      <w:pPr>
        <w:pStyle w:val="ListParagraph"/>
        <w:spacing w:after="0" w:line="240" w:lineRule="auto"/>
        <w:rPr>
          <w:rFonts w:ascii="Times New Roman" w:hAnsi="Times New Roman" w:cs="Times New Roman"/>
          <w:color w:val="FF0000"/>
        </w:rPr>
      </w:pPr>
    </w:p>
    <w:p w14:paraId="3FA309E2" w14:textId="77777777" w:rsidR="000107A4" w:rsidRPr="00FA7290" w:rsidRDefault="000107A4" w:rsidP="000107A4">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Policy premiums = </w:t>
      </w:r>
      <w:r w:rsidRPr="00FA7290">
        <w:rPr>
          <w:rFonts w:ascii="Times New Roman" w:hAnsi="Times New Roman" w:cs="Times New Roman"/>
          <w:color w:val="FF0000"/>
          <w:u w:val="single"/>
        </w:rPr>
        <w:t xml:space="preserve">            $720________</w:t>
      </w:r>
    </w:p>
    <w:p w14:paraId="72C74014"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60F23055" w14:textId="64902E87" w:rsidR="000107A4" w:rsidRPr="00FA7290" w:rsidRDefault="000107A4" w:rsidP="000107A4">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 xml:space="preserve">First note that the average expense of a safe driver is </w:t>
      </w:r>
      <m:oMath>
        <m:f>
          <m:fPr>
            <m:ctrlPr>
              <w:rPr>
                <w:rFonts w:ascii="Cambria Math" w:hAnsi="Cambria Math" w:cs="Times New Roman"/>
                <w:i/>
                <w:color w:val="FF0000"/>
              </w:rPr>
            </m:ctrlPr>
          </m:fPr>
          <m:num>
            <m:r>
              <w:rPr>
                <w:rFonts w:ascii="Cambria Math" w:hAnsi="Cambria Math" w:cs="Times New Roman"/>
                <w:color w:val="FF0000"/>
              </w:rPr>
              <m:t>$1000+$0</m:t>
            </m:r>
          </m:num>
          <m:den>
            <m:r>
              <w:rPr>
                <w:rFonts w:ascii="Cambria Math" w:hAnsi="Cambria Math" w:cs="Times New Roman"/>
                <w:color w:val="FF0000"/>
              </w:rPr>
              <m:t>2</m:t>
            </m:r>
          </m:den>
        </m:f>
      </m:oMath>
      <w:r w:rsidRPr="00FA7290">
        <w:rPr>
          <w:rFonts w:ascii="Times New Roman" w:hAnsi="Times New Roman" w:cs="Times New Roman"/>
          <w:color w:val="FF0000"/>
        </w:rPr>
        <w:t xml:space="preserve"> = $500. The average cost is therefore:</w:t>
      </w:r>
    </w:p>
    <w:p w14:paraId="46350A77"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7BDF4C0C" w14:textId="14935122" w:rsidR="000107A4" w:rsidRPr="00FA7290" w:rsidRDefault="00175563" w:rsidP="000107A4">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AC</m:t>
          </m:r>
          <m:d>
            <m:dPr>
              <m:ctrlPr>
                <w:rPr>
                  <w:rFonts w:ascii="Cambria Math" w:hAnsi="Cambria Math" w:cs="Times New Roman"/>
                  <w:i/>
                  <w:color w:val="FF0000"/>
                </w:rPr>
              </m:ctrlPr>
            </m:dPr>
            <m:e>
              <m:r>
                <w:rPr>
                  <w:rFonts w:ascii="Cambria Math" w:hAnsi="Cambria Math" w:cs="Times New Roman"/>
                  <w:color w:val="FF0000"/>
                </w:rPr>
                <m:t>p</m:t>
              </m:r>
            </m:e>
          </m:d>
          <m:r>
            <w:rPr>
              <w:rFonts w:ascii="Cambria Math" w:hAnsi="Cambria Math" w:cs="Times New Roman"/>
              <w:color w:val="FF0000"/>
            </w:rPr>
            <m:t>=80%×$500+20%×$1600=$720</m:t>
          </m:r>
        </m:oMath>
      </m:oMathPara>
    </w:p>
    <w:p w14:paraId="407559E0" w14:textId="77777777" w:rsidR="000107A4" w:rsidRPr="00FA7290" w:rsidRDefault="000107A4" w:rsidP="000107A4">
      <w:pPr>
        <w:tabs>
          <w:tab w:val="left" w:pos="5360"/>
          <w:tab w:val="right" w:pos="8640"/>
        </w:tabs>
        <w:jc w:val="both"/>
        <w:rPr>
          <w:rFonts w:ascii="Times New Roman" w:eastAsiaTheme="minorEastAsia" w:hAnsi="Times New Roman" w:cs="Times New Roman"/>
          <w:color w:val="FF0000"/>
        </w:rPr>
      </w:pPr>
    </w:p>
    <w:p w14:paraId="7105C768" w14:textId="77777777" w:rsidR="000107A4" w:rsidRDefault="000107A4" w:rsidP="000107A4">
      <w:pPr>
        <w:tabs>
          <w:tab w:val="left" w:pos="5360"/>
          <w:tab w:val="right" w:pos="8640"/>
        </w:tabs>
        <w:jc w:val="both"/>
        <w:rPr>
          <w:rFonts w:ascii="Times New Roman" w:eastAsiaTheme="minorEastAsia" w:hAnsi="Times New Roman" w:cs="Times New Roman"/>
          <w:color w:val="FF0000"/>
        </w:rPr>
      </w:pPr>
      <w:r w:rsidRPr="00FA7290">
        <w:rPr>
          <w:rFonts w:ascii="Times New Roman" w:eastAsiaTheme="minorEastAsia" w:hAnsi="Times New Roman" w:cs="Times New Roman"/>
          <w:color w:val="FF0000"/>
        </w:rPr>
        <w:t>In a competitive market, the premiums will equal the average cost of $720.</w:t>
      </w:r>
    </w:p>
    <w:p w14:paraId="05BFC33E" w14:textId="77777777" w:rsidR="000107A4" w:rsidRPr="00FA7290" w:rsidRDefault="000107A4" w:rsidP="000107A4">
      <w:pPr>
        <w:tabs>
          <w:tab w:val="left" w:pos="5360"/>
          <w:tab w:val="right" w:pos="8640"/>
        </w:tabs>
        <w:jc w:val="both"/>
        <w:rPr>
          <w:rFonts w:ascii="Times New Roman" w:hAnsi="Times New Roman" w:cs="Times New Roman"/>
          <w:b/>
        </w:rPr>
      </w:pPr>
    </w:p>
    <w:p w14:paraId="28B1C8B6" w14:textId="1FB72EE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 xml:space="preserve">In reality, consumers will purchase an insurance plan only if the premium is less than their expected expenses (i.e. they are risk-neutral; making them risk-averse would complicate the math without changing the intuition). At the </w:t>
      </w:r>
      <w:proofErr w:type="gramStart"/>
      <w:r w:rsidR="000107A4" w:rsidRPr="00FA7290">
        <w:rPr>
          <w:rFonts w:ascii="Times New Roman" w:hAnsi="Times New Roman" w:cs="Times New Roman"/>
        </w:rPr>
        <w:t>price</w:t>
      </w:r>
      <w:proofErr w:type="gramEnd"/>
      <w:r w:rsidR="000107A4" w:rsidRPr="00FA7290">
        <w:rPr>
          <w:rFonts w:ascii="Times New Roman" w:hAnsi="Times New Roman" w:cs="Times New Roman"/>
        </w:rPr>
        <w:t xml:space="preserve"> you just found, what proportion of the Safe types would choose to purchase vehicle insurance if the requirement to purchase were lifted?</w:t>
      </w:r>
    </w:p>
    <w:p w14:paraId="476DC7E2" w14:textId="77777777" w:rsidR="000107A4" w:rsidRPr="00FA7290" w:rsidRDefault="000107A4" w:rsidP="000107A4">
      <w:pPr>
        <w:pStyle w:val="ListParagraph"/>
        <w:spacing w:line="240" w:lineRule="auto"/>
        <w:ind w:left="1080"/>
        <w:jc w:val="both"/>
        <w:rPr>
          <w:rFonts w:ascii="Times New Roman" w:hAnsi="Times New Roman" w:cs="Times New Roman"/>
          <w:i/>
        </w:rPr>
      </w:pPr>
    </w:p>
    <w:p w14:paraId="5B4CEB38" w14:textId="51E3C526" w:rsidR="00175563" w:rsidRPr="00FA7290" w:rsidRDefault="00175563" w:rsidP="00175563">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Solution:</w:t>
      </w:r>
    </w:p>
    <w:p w14:paraId="5999F3CE" w14:textId="77777777" w:rsidR="000107A4" w:rsidRPr="00FA7290" w:rsidRDefault="000107A4" w:rsidP="000107A4">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 of Safe Types = </w:t>
      </w:r>
      <w:r w:rsidRPr="00FA7290">
        <w:rPr>
          <w:rFonts w:ascii="Times New Roman" w:hAnsi="Times New Roman" w:cs="Times New Roman"/>
          <w:color w:val="FF0000"/>
          <w:u w:val="single"/>
        </w:rPr>
        <w:t xml:space="preserve">             28 %_________</w:t>
      </w:r>
    </w:p>
    <w:p w14:paraId="472C3B2F"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06E7495B" w14:textId="77777777" w:rsidR="000107A4" w:rsidRPr="00FA7290" w:rsidRDefault="000107A4" w:rsidP="000107A4">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We know that a consumer will buy the policy if their expected expense is greater than the premium. For safe drivers, the proportion that will buy the policy at $320 is:</w:t>
      </w:r>
    </w:p>
    <w:p w14:paraId="71F5D2EA"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7EA9574F" w14:textId="7964A07A" w:rsidR="000107A4" w:rsidRPr="00FA7290" w:rsidRDefault="00175563" w:rsidP="000107A4">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$1000-$720</m:t>
              </m:r>
            </m:num>
            <m:den>
              <m:r>
                <w:rPr>
                  <w:rFonts w:ascii="Cambria Math" w:hAnsi="Cambria Math" w:cs="Times New Roman"/>
                  <w:color w:val="FF0000"/>
                </w:rPr>
                <m:t>$1000</m:t>
              </m:r>
            </m:den>
          </m:f>
          <m:r>
            <w:rPr>
              <w:rFonts w:ascii="Cambria Math" w:hAnsi="Cambria Math" w:cs="Times New Roman"/>
              <w:color w:val="FF0000"/>
            </w:rPr>
            <m:t>=0.28</m:t>
          </m:r>
        </m:oMath>
      </m:oMathPara>
    </w:p>
    <w:p w14:paraId="41877F17" w14:textId="77777777" w:rsidR="000107A4" w:rsidRPr="00FA7290" w:rsidRDefault="000107A4" w:rsidP="000107A4">
      <w:pPr>
        <w:tabs>
          <w:tab w:val="left" w:pos="5360"/>
          <w:tab w:val="right" w:pos="8640"/>
        </w:tabs>
        <w:jc w:val="both"/>
        <w:rPr>
          <w:rFonts w:ascii="Times New Roman" w:eastAsiaTheme="minorEastAsia" w:hAnsi="Times New Roman" w:cs="Times New Roman"/>
          <w:color w:val="FF0000"/>
        </w:rPr>
      </w:pPr>
    </w:p>
    <w:p w14:paraId="170932E0" w14:textId="6094FF32" w:rsidR="000107A4" w:rsidRPr="00FA7290" w:rsidRDefault="000107A4" w:rsidP="000107A4">
      <w:pPr>
        <w:tabs>
          <w:tab w:val="left" w:pos="5360"/>
          <w:tab w:val="right" w:pos="8640"/>
        </w:tabs>
        <w:jc w:val="both"/>
        <w:rPr>
          <w:rFonts w:ascii="Times New Roman" w:hAnsi="Times New Roman" w:cs="Times New Roman"/>
          <w:color w:val="FF0000"/>
        </w:rPr>
      </w:pPr>
      <w:r w:rsidRPr="00FA7290">
        <w:rPr>
          <w:rFonts w:ascii="Times New Roman" w:eastAsiaTheme="minorEastAsia" w:hAnsi="Times New Roman" w:cs="Times New Roman"/>
          <w:color w:val="FF0000"/>
        </w:rPr>
        <w:t>So only 28% of safe drivers will buy the plan when the premium is $720.</w:t>
      </w:r>
    </w:p>
    <w:p w14:paraId="56F17AB0" w14:textId="77777777" w:rsidR="000107A4" w:rsidRDefault="000107A4" w:rsidP="000107A4">
      <w:pPr>
        <w:tabs>
          <w:tab w:val="left" w:pos="5400"/>
          <w:tab w:val="right" w:pos="8640"/>
        </w:tabs>
        <w:ind w:left="360"/>
        <w:jc w:val="both"/>
        <w:rPr>
          <w:rFonts w:ascii="Times New Roman" w:hAnsi="Times New Roman" w:cs="Times New Roman"/>
          <w:color w:val="FF0000"/>
        </w:rPr>
      </w:pPr>
      <w:r w:rsidRPr="00FA7290">
        <w:rPr>
          <w:rFonts w:ascii="Times New Roman" w:hAnsi="Times New Roman" w:cs="Times New Roman"/>
          <w:color w:val="FF0000"/>
        </w:rPr>
        <w:t xml:space="preserve">Right away, we see the challenge without universal coverage: without some way of forcing individuals to buy insurance, the safest drivers in a market would choose not to participate, which would increase </w:t>
      </w:r>
      <w:bookmarkStart w:id="1" w:name="_GoBack"/>
      <w:bookmarkEnd w:id="1"/>
      <w:r w:rsidRPr="00FA7290">
        <w:rPr>
          <w:rFonts w:ascii="Times New Roman" w:hAnsi="Times New Roman" w:cs="Times New Roman"/>
          <w:color w:val="FF0000"/>
        </w:rPr>
        <w:t xml:space="preserve">the average cost, which would increase prices, and so on. </w:t>
      </w:r>
    </w:p>
    <w:p w14:paraId="5144C77B" w14:textId="77777777" w:rsidR="00563D9C" w:rsidRDefault="00563D9C" w:rsidP="000107A4">
      <w:pPr>
        <w:tabs>
          <w:tab w:val="left" w:pos="5400"/>
          <w:tab w:val="right" w:pos="8640"/>
        </w:tabs>
        <w:ind w:left="360"/>
        <w:jc w:val="both"/>
        <w:rPr>
          <w:rFonts w:ascii="Times New Roman" w:hAnsi="Times New Roman" w:cs="Times New Roman"/>
          <w:color w:val="FF0000"/>
        </w:rPr>
      </w:pPr>
    </w:p>
    <w:p w14:paraId="56A5AA13" w14:textId="77777777" w:rsidR="00563D9C" w:rsidRPr="00FA7290" w:rsidRDefault="00563D9C" w:rsidP="000107A4">
      <w:pPr>
        <w:tabs>
          <w:tab w:val="left" w:pos="5400"/>
          <w:tab w:val="right" w:pos="8640"/>
        </w:tabs>
        <w:ind w:left="360"/>
        <w:jc w:val="both"/>
        <w:rPr>
          <w:rFonts w:ascii="Times New Roman" w:hAnsi="Times New Roman" w:cs="Times New Roman"/>
          <w:color w:val="FF0000"/>
        </w:rPr>
      </w:pPr>
    </w:p>
    <w:p w14:paraId="5E56E2C3" w14:textId="6DB4F6B3" w:rsidR="000107A4" w:rsidRPr="003203ED" w:rsidRDefault="00175563" w:rsidP="003203ED">
      <w:pPr>
        <w:pStyle w:val="ListParagraph"/>
        <w:numPr>
          <w:ilvl w:val="0"/>
          <w:numId w:val="9"/>
        </w:numPr>
        <w:spacing w:after="0" w:line="240" w:lineRule="auto"/>
        <w:rPr>
          <w:rFonts w:ascii="Times New Roman" w:hAnsi="Times New Roman" w:cs="Times New Roman"/>
        </w:rPr>
      </w:pPr>
      <w:r w:rsidRPr="003203ED">
        <w:rPr>
          <w:rFonts w:ascii="Times New Roman" w:hAnsi="Times New Roman" w:cs="Times New Roman"/>
        </w:rPr>
        <w:lastRenderedPageBreak/>
        <w:t xml:space="preserve">[5 points] </w:t>
      </w:r>
      <w:r w:rsidR="000107A4" w:rsidRPr="003203ED">
        <w:rPr>
          <w:rFonts w:ascii="Times New Roman" w:hAnsi="Times New Roman" w:cs="Times New Roman"/>
        </w:rPr>
        <w:t>The New Hampshire state government has proposed a “mandate,” which is a penalty that uninsured drivers must pay. What is the smallest penalty that will cause the market to arrive at the situation described in Part (a), where all consumers are purchasing the insurance</w:t>
      </w:r>
      <w:r w:rsidR="003203ED">
        <w:rPr>
          <w:rFonts w:ascii="Times New Roman" w:hAnsi="Times New Roman" w:cs="Times New Roman"/>
        </w:rPr>
        <w:t>.</w:t>
      </w:r>
    </w:p>
    <w:p w14:paraId="52691FB2" w14:textId="77777777" w:rsidR="003203ED" w:rsidRDefault="003203ED" w:rsidP="000107A4">
      <w:pPr>
        <w:tabs>
          <w:tab w:val="left" w:pos="5400"/>
          <w:tab w:val="right" w:pos="8640"/>
        </w:tabs>
        <w:spacing w:after="240"/>
        <w:jc w:val="both"/>
        <w:rPr>
          <w:rFonts w:ascii="Times New Roman" w:hAnsi="Times New Roman" w:cs="Times New Roman"/>
          <w:color w:val="FF0000"/>
        </w:rPr>
      </w:pPr>
    </w:p>
    <w:p w14:paraId="0E8E70FB" w14:textId="77777777" w:rsidR="000107A4" w:rsidRPr="00FA7290" w:rsidRDefault="000107A4" w:rsidP="000107A4">
      <w:pPr>
        <w:tabs>
          <w:tab w:val="left" w:pos="5400"/>
          <w:tab w:val="right" w:pos="8640"/>
        </w:tabs>
        <w:spacing w:after="240"/>
        <w:jc w:val="both"/>
        <w:rPr>
          <w:rFonts w:ascii="Times New Roman" w:hAnsi="Times New Roman" w:cs="Times New Roman"/>
          <w:color w:val="FF0000"/>
        </w:rPr>
      </w:pPr>
      <w:r w:rsidRPr="00FA7290">
        <w:rPr>
          <w:rFonts w:ascii="Times New Roman" w:hAnsi="Times New Roman" w:cs="Times New Roman"/>
          <w:color w:val="FF0000"/>
        </w:rPr>
        <w:t>Solution:</w:t>
      </w:r>
    </w:p>
    <w:p w14:paraId="205F66DD" w14:textId="77777777" w:rsidR="00175563" w:rsidRPr="00FA7290" w:rsidRDefault="00175563" w:rsidP="00175563">
      <w:pPr>
        <w:pStyle w:val="ListParagraph"/>
        <w:tabs>
          <w:tab w:val="left" w:pos="540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Penalty = </w:t>
      </w:r>
      <w:r w:rsidRPr="00FA7290">
        <w:rPr>
          <w:rFonts w:ascii="Times New Roman" w:hAnsi="Times New Roman" w:cs="Times New Roman"/>
          <w:color w:val="FF0000"/>
          <w:u w:val="single"/>
        </w:rPr>
        <w:t xml:space="preserve">                $720___________</w:t>
      </w:r>
    </w:p>
    <w:p w14:paraId="118E6FB0" w14:textId="77777777" w:rsidR="00175563" w:rsidRPr="00FA7290" w:rsidRDefault="00175563" w:rsidP="000107A4">
      <w:pPr>
        <w:tabs>
          <w:tab w:val="left" w:pos="5400"/>
          <w:tab w:val="right" w:pos="8640"/>
        </w:tabs>
        <w:spacing w:after="240"/>
        <w:jc w:val="both"/>
        <w:rPr>
          <w:rFonts w:ascii="Times New Roman" w:hAnsi="Times New Roman" w:cs="Times New Roman"/>
          <w:color w:val="FF0000"/>
        </w:rPr>
      </w:pPr>
    </w:p>
    <w:p w14:paraId="0990F80C" w14:textId="77777777" w:rsidR="000107A4" w:rsidRPr="00FA7290" w:rsidRDefault="000107A4" w:rsidP="000107A4">
      <w:pPr>
        <w:widowControl w:val="0"/>
        <w:autoSpaceDE w:val="0"/>
        <w:autoSpaceDN w:val="0"/>
        <w:adjustRightInd w:val="0"/>
        <w:spacing w:after="240"/>
        <w:jc w:val="both"/>
        <w:rPr>
          <w:rFonts w:ascii="Times New Roman" w:hAnsi="Times New Roman" w:cs="Times New Roman"/>
          <w:color w:val="FF0000"/>
        </w:rPr>
      </w:pPr>
      <w:r w:rsidRPr="00FA7290">
        <w:rPr>
          <w:rFonts w:ascii="Times New Roman" w:hAnsi="Times New Roman" w:cs="Times New Roman"/>
          <w:color w:val="FF0000"/>
        </w:rPr>
        <w:t>This penalty must be set such that safe drivers with no expenses will buy the plan. This is $720.</w:t>
      </w:r>
    </w:p>
    <w:p w14:paraId="086F7D0F" w14:textId="77777777" w:rsidR="00294A0F" w:rsidRPr="00FA7290" w:rsidRDefault="00294A0F" w:rsidP="00BE651E">
      <w:pPr>
        <w:ind w:left="720"/>
        <w:rPr>
          <w:rFonts w:ascii="Times New Roman" w:hAnsi="Times New Roman" w:cs="Times New Roman"/>
          <w:color w:val="FF0000"/>
        </w:rPr>
      </w:pPr>
    </w:p>
    <w:p w14:paraId="266DB225" w14:textId="13453684" w:rsidR="00F1390C" w:rsidRPr="00FA7290" w:rsidRDefault="00F1390C"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[20 points] </w:t>
      </w:r>
      <w:r w:rsidR="004B36B3" w:rsidRPr="00FA7290">
        <w:rPr>
          <w:rFonts w:ascii="Times New Roman" w:hAnsi="Times New Roman" w:cs="Times New Roman"/>
          <w:b/>
          <w:u w:val="single" w:color="000000"/>
        </w:rPr>
        <w:t>A Voting Game</w:t>
      </w:r>
    </w:p>
    <w:p w14:paraId="5957F7C0" w14:textId="77777777" w:rsidR="00F1390C" w:rsidRPr="00FA7290" w:rsidRDefault="00F1390C" w:rsidP="00F1390C">
      <w:pPr>
        <w:rPr>
          <w:rFonts w:ascii="Times New Roman" w:hAnsi="Times New Roman" w:cs="Times New Roman"/>
          <w:b/>
        </w:rPr>
      </w:pPr>
    </w:p>
    <w:p w14:paraId="7AD06F6C" w14:textId="4118DC72"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A three-person committee has to choose a winner for a national painting prize. After some debate, there are three paintings still under consideration: a Cubis</w:t>
      </w:r>
      <w:r w:rsidR="003203ED">
        <w:rPr>
          <w:rFonts w:ascii="Times New Roman" w:hAnsi="Times New Roman" w:cs="Times New Roman"/>
        </w:rPr>
        <w:t>t</w:t>
      </w:r>
      <w:r w:rsidRPr="00FA7290">
        <w:rPr>
          <w:rFonts w:ascii="Times New Roman" w:hAnsi="Times New Roman" w:cs="Times New Roman"/>
        </w:rPr>
        <w:t xml:space="preserve"> painting, an Expressionis</w:t>
      </w:r>
      <w:r w:rsidR="003203ED">
        <w:rPr>
          <w:rFonts w:ascii="Times New Roman" w:hAnsi="Times New Roman" w:cs="Times New Roman"/>
        </w:rPr>
        <w:t>t</w:t>
      </w:r>
      <w:r w:rsidRPr="00FA7290">
        <w:rPr>
          <w:rFonts w:ascii="Times New Roman" w:hAnsi="Times New Roman" w:cs="Times New Roman"/>
        </w:rPr>
        <w:t xml:space="preserve"> painting, and a slightly more traditional Impressionis</w:t>
      </w:r>
      <w:r w:rsidR="003203ED">
        <w:rPr>
          <w:rFonts w:ascii="Times New Roman" w:hAnsi="Times New Roman" w:cs="Times New Roman"/>
        </w:rPr>
        <w:t>t</w:t>
      </w:r>
      <w:r w:rsidRPr="00FA7290">
        <w:rPr>
          <w:rFonts w:ascii="Times New Roman" w:hAnsi="Times New Roman" w:cs="Times New Roman"/>
        </w:rPr>
        <w:t xml:space="preserve"> painting. </w:t>
      </w:r>
      <w:proofErr w:type="gramStart"/>
      <w:r w:rsidRPr="00FA7290">
        <w:rPr>
          <w:rFonts w:ascii="Times New Roman" w:hAnsi="Times New Roman" w:cs="Times New Roman"/>
        </w:rPr>
        <w:t>Let’s</w:t>
      </w:r>
      <w:proofErr w:type="gramEnd"/>
      <w:r w:rsidRPr="00FA7290">
        <w:rPr>
          <w:rFonts w:ascii="Times New Roman" w:hAnsi="Times New Roman" w:cs="Times New Roman"/>
        </w:rPr>
        <w:t xml:space="preserve"> call these paintings C, E and I; and call the committee members 1, 2 and 3. The preferences of the committee members are as follows:</w:t>
      </w:r>
    </w:p>
    <w:p w14:paraId="294F8BBB" w14:textId="7886E28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1: C&gt;E&gt;I</w:t>
      </w:r>
    </w:p>
    <w:p w14:paraId="6BB04465"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2: I&gt;C&gt;E</w:t>
      </w:r>
    </w:p>
    <w:p w14:paraId="643CD11F"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3: E&gt;I&gt;C</w:t>
      </w:r>
    </w:p>
    <w:p w14:paraId="46D57005" w14:textId="3D621582" w:rsidR="00563D9C" w:rsidRDefault="00563D9C" w:rsidP="004B36B3">
      <w:pPr>
        <w:widowControl w:val="0"/>
        <w:autoSpaceDE w:val="0"/>
        <w:autoSpaceDN w:val="0"/>
        <w:adjustRightInd w:val="0"/>
        <w:rPr>
          <w:rFonts w:ascii="Times New Roman" w:hAnsi="Times New Roman" w:cs="Times New Roman"/>
        </w:rPr>
      </w:pPr>
      <w:r>
        <w:rPr>
          <w:rFonts w:ascii="Times New Roman" w:hAnsi="Times New Roman" w:cs="Times New Roman"/>
        </w:rPr>
        <w:t>For example, Member 1 strictly prefers the C to E and strictly prefers E to I.</w:t>
      </w:r>
    </w:p>
    <w:p w14:paraId="0C2F8AFA" w14:textId="76E0002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The rules of the competition say that, if they disagree, they should vote (secret ballot, one member one vote, and the painting </w:t>
      </w:r>
      <w:r w:rsidR="003203ED">
        <w:rPr>
          <w:rFonts w:ascii="Times New Roman" w:hAnsi="Times New Roman" w:cs="Times New Roman"/>
        </w:rPr>
        <w:t>with</w:t>
      </w:r>
      <w:r w:rsidRPr="00FA7290">
        <w:rPr>
          <w:rFonts w:ascii="Times New Roman" w:hAnsi="Times New Roman" w:cs="Times New Roman"/>
        </w:rPr>
        <w:t xml:space="preserve"> the most votes wins). </w:t>
      </w:r>
      <w:r w:rsidRPr="00563D9C">
        <w:rPr>
          <w:rFonts w:ascii="Times New Roman" w:hAnsi="Times New Roman" w:cs="Times New Roman"/>
          <w:u w:val="single"/>
        </w:rPr>
        <w:t>If the vote is tied (which happens when each painting has one vote), the winner will be the painting for which member 1 voted</w:t>
      </w:r>
      <w:r w:rsidRPr="00FA7290">
        <w:rPr>
          <w:rFonts w:ascii="Times New Roman" w:hAnsi="Times New Roman" w:cs="Times New Roman"/>
        </w:rPr>
        <w:t xml:space="preserve">. </w:t>
      </w:r>
      <w:proofErr w:type="gramStart"/>
      <w:r w:rsidRPr="00FA7290">
        <w:rPr>
          <w:rFonts w:ascii="Times New Roman" w:hAnsi="Times New Roman" w:cs="Times New Roman"/>
        </w:rPr>
        <w:t>So</w:t>
      </w:r>
      <w:proofErr w:type="gramEnd"/>
      <w:r w:rsidR="003203ED">
        <w:rPr>
          <w:rFonts w:ascii="Times New Roman" w:hAnsi="Times New Roman" w:cs="Times New Roman"/>
        </w:rPr>
        <w:t>,</w:t>
      </w:r>
      <w:r w:rsidRPr="00FA7290">
        <w:rPr>
          <w:rFonts w:ascii="Times New Roman" w:hAnsi="Times New Roman" w:cs="Times New Roman"/>
        </w:rPr>
        <w:t xml:space="preserve"> it seems that member 1 might have an advantage. Consider this simultaneous voting game where each member has three strategies: C, E, or I, and answer the following questions:</w:t>
      </w:r>
    </w:p>
    <w:p w14:paraId="16F33DD6" w14:textId="77777777" w:rsidR="004B36B3" w:rsidRPr="00563D9C" w:rsidRDefault="004B36B3" w:rsidP="004B36B3">
      <w:pPr>
        <w:widowControl w:val="0"/>
        <w:autoSpaceDE w:val="0"/>
        <w:autoSpaceDN w:val="0"/>
        <w:adjustRightInd w:val="0"/>
        <w:rPr>
          <w:rFonts w:ascii="Times New Roman" w:hAnsi="Times New Roman" w:cs="Times New Roman"/>
          <w:b/>
        </w:rPr>
      </w:pPr>
      <w:r w:rsidRPr="00FA7290">
        <w:rPr>
          <w:rFonts w:ascii="Times New Roman" w:hAnsi="Times New Roman" w:cs="Times New Roman"/>
        </w:rPr>
        <w:br/>
      </w:r>
      <w:r w:rsidRPr="00563D9C">
        <w:rPr>
          <w:rFonts w:ascii="Times New Roman" w:hAnsi="Times New Roman" w:cs="Times New Roman"/>
          <w:b/>
        </w:rPr>
        <w:t xml:space="preserve">[Hint: You do NOT need to know the exact payoffs. Any payoffs will be fine </w:t>
      </w:r>
      <w:proofErr w:type="gramStart"/>
      <w:r w:rsidRPr="00563D9C">
        <w:rPr>
          <w:rFonts w:ascii="Times New Roman" w:hAnsi="Times New Roman" w:cs="Times New Roman"/>
          <w:b/>
        </w:rPr>
        <w:t>provided that</w:t>
      </w:r>
      <w:proofErr w:type="gramEnd"/>
      <w:r w:rsidRPr="00563D9C">
        <w:rPr>
          <w:rFonts w:ascii="Times New Roman" w:hAnsi="Times New Roman" w:cs="Times New Roman"/>
          <w:b/>
        </w:rPr>
        <w:t xml:space="preserve"> they are consistent with the preference orders given above. </w:t>
      </w:r>
      <w:proofErr w:type="gramStart"/>
      <w:r w:rsidRPr="00563D9C">
        <w:rPr>
          <w:rFonts w:ascii="Times New Roman" w:hAnsi="Times New Roman" w:cs="Times New Roman"/>
          <w:b/>
        </w:rPr>
        <w:t>And</w:t>
      </w:r>
      <w:proofErr w:type="gramEnd"/>
      <w:r w:rsidRPr="00563D9C">
        <w:rPr>
          <w:rFonts w:ascii="Times New Roman" w:hAnsi="Times New Roman" w:cs="Times New Roman"/>
          <w:b/>
        </w:rPr>
        <w:t xml:space="preserve"> you do NOT need to draw a matrix form. Recall the definition of Nash equilibrium (NE) before you start.]</w:t>
      </w:r>
    </w:p>
    <w:p w14:paraId="0C980A3F" w14:textId="77777777" w:rsidR="004B36B3" w:rsidRPr="00FA7290" w:rsidRDefault="004B36B3" w:rsidP="004B36B3">
      <w:pPr>
        <w:pStyle w:val="Default"/>
        <w:rPr>
          <w:rFonts w:ascii="Times New Roman" w:hAnsi="Times New Roman" w:cs="Times New Roman"/>
          <w:sz w:val="22"/>
          <w:szCs w:val="22"/>
        </w:rPr>
      </w:pPr>
    </w:p>
    <w:p w14:paraId="3FCDBBA6" w14:textId="59DDDA2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a Nash equilibrium that each member votes for </w:t>
      </w:r>
      <w:proofErr w:type="gramStart"/>
      <w:r w:rsidRPr="00FA7290">
        <w:rPr>
          <w:rFonts w:ascii="Times New Roman" w:hAnsi="Times New Roman" w:cs="Times New Roman"/>
        </w:rPr>
        <w:t>their</w:t>
      </w:r>
      <w:proofErr w:type="gramEnd"/>
      <w:r w:rsidRPr="00FA7290">
        <w:rPr>
          <w:rFonts w:ascii="Times New Roman" w:hAnsi="Times New Roman" w:cs="Times New Roman"/>
        </w:rPr>
        <w:t xml:space="preserve"> favorite painting (i.e. (C, I, E))? Please explain your answer. </w:t>
      </w:r>
    </w:p>
    <w:p w14:paraId="52A4A1F3" w14:textId="77777777" w:rsidR="004B36B3" w:rsidRPr="00FA7290" w:rsidRDefault="004B36B3" w:rsidP="004B36B3">
      <w:pPr>
        <w:pStyle w:val="Default"/>
        <w:rPr>
          <w:rFonts w:ascii="Times New Roman" w:hAnsi="Times New Roman" w:cs="Times New Roman"/>
          <w:sz w:val="22"/>
          <w:szCs w:val="22"/>
        </w:rPr>
      </w:pPr>
    </w:p>
    <w:p w14:paraId="10E5CE88" w14:textId="60FF61C8" w:rsidR="004B36B3" w:rsidRPr="00FA7290" w:rsidRDefault="004B36B3" w:rsidP="004B36B3">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 xml:space="preserve">No. </w:t>
      </w:r>
      <w:r w:rsidRPr="00FA7290">
        <w:rPr>
          <w:rFonts w:ascii="Times New Roman" w:hAnsi="Times New Roman" w:cs="Times New Roman"/>
          <w:color w:val="FF0000"/>
          <w:sz w:val="22"/>
          <w:szCs w:val="22"/>
        </w:rPr>
        <w:br/>
      </w:r>
    </w:p>
    <w:p w14:paraId="5B30F66B" w14:textId="46DE44F4" w:rsidR="004B36B3" w:rsidRPr="00FA7290" w:rsidRDefault="004B36B3" w:rsidP="004B36B3">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lastRenderedPageBreak/>
        <w:t xml:space="preserve">(C, I, E) is not a NE because member 3 would have a unilateral incentive to switch to </w:t>
      </w:r>
      <w:proofErr w:type="gramStart"/>
      <w:r w:rsidRPr="00FA7290">
        <w:rPr>
          <w:rFonts w:ascii="Times New Roman" w:hAnsi="Times New Roman" w:cs="Times New Roman"/>
          <w:color w:val="FF0000"/>
          <w:sz w:val="22"/>
          <w:szCs w:val="22"/>
        </w:rPr>
        <w:t>I</w:t>
      </w:r>
      <w:proofErr w:type="gramEnd"/>
      <w:r w:rsidRPr="00FA7290">
        <w:rPr>
          <w:rFonts w:ascii="Times New Roman" w:hAnsi="Times New Roman" w:cs="Times New Roman"/>
          <w:color w:val="FF0000"/>
          <w:sz w:val="22"/>
          <w:szCs w:val="22"/>
        </w:rPr>
        <w:t xml:space="preserve"> so that her/his second favorite painting wins. (No other players want to deviate unilaterally.)</w:t>
      </w:r>
      <w:r w:rsidRPr="00FA7290">
        <w:rPr>
          <w:rFonts w:ascii="Times New Roman" w:hAnsi="Times New Roman" w:cs="Times New Roman"/>
          <w:color w:val="FF0000"/>
          <w:sz w:val="22"/>
          <w:szCs w:val="22"/>
        </w:rPr>
        <w:br/>
      </w:r>
    </w:p>
    <w:p w14:paraId="006A5DDD" w14:textId="77777777" w:rsidR="004B36B3" w:rsidRPr="00FA7290" w:rsidRDefault="004B36B3" w:rsidP="004B36B3">
      <w:pPr>
        <w:pStyle w:val="Default"/>
        <w:rPr>
          <w:rFonts w:ascii="Times New Roman" w:hAnsi="Times New Roman" w:cs="Times New Roman"/>
          <w:color w:val="FF0000"/>
          <w:sz w:val="22"/>
          <w:szCs w:val="22"/>
        </w:rPr>
      </w:pPr>
    </w:p>
    <w:p w14:paraId="0B9F857C" w14:textId="77777777" w:rsidR="004B36B3" w:rsidRPr="00FA7290" w:rsidRDefault="004B36B3" w:rsidP="004B36B3">
      <w:pPr>
        <w:pStyle w:val="Default"/>
        <w:rPr>
          <w:rFonts w:ascii="Times New Roman" w:hAnsi="Times New Roman" w:cs="Times New Roman"/>
          <w:sz w:val="22"/>
          <w:szCs w:val="22"/>
        </w:rPr>
      </w:pPr>
      <w:r w:rsidRPr="00FA7290">
        <w:rPr>
          <w:rFonts w:ascii="Times New Roman" w:hAnsi="Times New Roman" w:cs="Times New Roman"/>
          <w:sz w:val="22"/>
          <w:szCs w:val="22"/>
        </w:rPr>
        <w:t xml:space="preserve"> </w:t>
      </w:r>
    </w:p>
    <w:p w14:paraId="3BC69988" w14:textId="5E6DF3D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possible that in a NE </w:t>
      </w:r>
      <w:r w:rsidRPr="00FA7290">
        <w:rPr>
          <w:rFonts w:ascii="Times New Roman" w:hAnsi="Times New Roman" w:cs="Times New Roman"/>
          <w:b/>
          <w:u w:val="single"/>
        </w:rPr>
        <w:t>member 1’s least favorite painting</w:t>
      </w:r>
      <w:r w:rsidRPr="00FA7290">
        <w:rPr>
          <w:rFonts w:ascii="Times New Roman" w:hAnsi="Times New Roman" w:cs="Times New Roman"/>
        </w:rPr>
        <w:t xml:space="preserve"> (i.e., painting </w:t>
      </w:r>
      <w:proofErr w:type="gramStart"/>
      <w:r w:rsidRPr="00FA7290">
        <w:rPr>
          <w:rFonts w:ascii="Times New Roman" w:hAnsi="Times New Roman" w:cs="Times New Roman"/>
        </w:rPr>
        <w:t>I</w:t>
      </w:r>
      <w:proofErr w:type="gramEnd"/>
      <w:r w:rsidRPr="00FA7290">
        <w:rPr>
          <w:rFonts w:ascii="Times New Roman" w:hAnsi="Times New Roman" w:cs="Times New Roman"/>
        </w:rPr>
        <w:t xml:space="preserve">) wins but nobody votes for their least favorite painting (which is anyway a weakly dominated strategy)? If yes, please write down the </w:t>
      </w:r>
      <w:proofErr w:type="gramStart"/>
      <w:r w:rsidRPr="00FA7290">
        <w:rPr>
          <w:rFonts w:ascii="Times New Roman" w:hAnsi="Times New Roman" w:cs="Times New Roman"/>
        </w:rPr>
        <w:t>NE which</w:t>
      </w:r>
      <w:proofErr w:type="gramEnd"/>
      <w:r w:rsidRPr="00FA7290">
        <w:rPr>
          <w:rFonts w:ascii="Times New Roman" w:hAnsi="Times New Roman" w:cs="Times New Roman"/>
        </w:rPr>
        <w:t xml:space="preserve"> specifies each member’s vote; if no, please explain. </w:t>
      </w:r>
    </w:p>
    <w:p w14:paraId="3B31044E" w14:textId="77777777" w:rsidR="004B36B3" w:rsidRPr="00FA7290" w:rsidRDefault="004B36B3" w:rsidP="004B36B3">
      <w:pPr>
        <w:pStyle w:val="Default"/>
        <w:ind w:firstLine="360"/>
        <w:rPr>
          <w:rFonts w:ascii="Times New Roman" w:hAnsi="Times New Roman" w:cs="Times New Roman"/>
          <w:color w:val="FF0000"/>
          <w:sz w:val="22"/>
          <w:szCs w:val="22"/>
        </w:rPr>
      </w:pPr>
    </w:p>
    <w:p w14:paraId="4CFCDBF9" w14:textId="77777777" w:rsidR="004B36B3" w:rsidRPr="00FA7290" w:rsidRDefault="004B36B3" w:rsidP="004B36B3">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(C, I, I)</w:t>
      </w:r>
    </w:p>
    <w:p w14:paraId="75905596" w14:textId="77777777" w:rsidR="004B36B3" w:rsidRPr="00FA7290" w:rsidRDefault="004B36B3" w:rsidP="004B36B3">
      <w:pPr>
        <w:pStyle w:val="Default"/>
        <w:rPr>
          <w:rFonts w:ascii="Times New Roman" w:hAnsi="Times New Roman" w:cs="Times New Roman"/>
          <w:color w:val="FF0000"/>
          <w:sz w:val="22"/>
          <w:szCs w:val="22"/>
        </w:rPr>
      </w:pPr>
    </w:p>
    <w:p w14:paraId="3D30540D" w14:textId="41E30FAA"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[4 points] This game has multiple NE. You </w:t>
      </w:r>
      <w:proofErr w:type="gramStart"/>
      <w:r w:rsidRPr="00FA7290">
        <w:rPr>
          <w:rFonts w:ascii="Times New Roman" w:hAnsi="Times New Roman" w:cs="Times New Roman"/>
        </w:rPr>
        <w:t>don’t</w:t>
      </w:r>
      <w:proofErr w:type="gramEnd"/>
      <w:r w:rsidRPr="00FA7290">
        <w:rPr>
          <w:rFonts w:ascii="Times New Roman" w:hAnsi="Times New Roman" w:cs="Times New Roman"/>
        </w:rPr>
        <w:t xml:space="preserve"> need to figure out all possible NE. But, among the following possible voting outcomes:</w:t>
      </w:r>
    </w:p>
    <w:p w14:paraId="02155A9B" w14:textId="77777777" w:rsidR="004B36B3" w:rsidRPr="00FA7290" w:rsidRDefault="004B36B3" w:rsidP="004B36B3">
      <w:pPr>
        <w:pStyle w:val="ListParagraph"/>
        <w:spacing w:after="0" w:line="240" w:lineRule="auto"/>
        <w:ind w:left="1440" w:firstLine="720"/>
        <w:rPr>
          <w:rFonts w:ascii="Times New Roman" w:hAnsi="Times New Roman" w:cs="Times New Roman"/>
        </w:rPr>
      </w:pPr>
      <w:r w:rsidRPr="00FA7290">
        <w:rPr>
          <w:rFonts w:ascii="Times New Roman" w:hAnsi="Times New Roman" w:cs="Times New Roman"/>
        </w:rPr>
        <w:t>(C, E, I); (C, C, E); (E, I, I),</w:t>
      </w:r>
    </w:p>
    <w:p w14:paraId="0841A4A9" w14:textId="7B1D1731" w:rsidR="004B36B3" w:rsidRPr="00FA7290" w:rsidRDefault="004B36B3" w:rsidP="004B36B3">
      <w:pPr>
        <w:pStyle w:val="ListParagraph"/>
        <w:spacing w:after="0" w:line="240" w:lineRule="auto"/>
        <w:rPr>
          <w:rFonts w:ascii="Times New Roman" w:hAnsi="Times New Roman" w:cs="Times New Roman"/>
        </w:rPr>
      </w:pPr>
      <w:proofErr w:type="gramStart"/>
      <w:r w:rsidRPr="00FA7290">
        <w:rPr>
          <w:rFonts w:ascii="Times New Roman" w:hAnsi="Times New Roman" w:cs="Times New Roman"/>
        </w:rPr>
        <w:t>which</w:t>
      </w:r>
      <w:proofErr w:type="gramEnd"/>
      <w:r w:rsidRPr="00FA7290">
        <w:rPr>
          <w:rFonts w:ascii="Times New Roman" w:hAnsi="Times New Roman" w:cs="Times New Roman"/>
        </w:rPr>
        <w:t xml:space="preserve"> one(s) is Nash equilibrium? </w:t>
      </w:r>
    </w:p>
    <w:p w14:paraId="59568B49" w14:textId="77777777" w:rsidR="004B36B3" w:rsidRPr="00FA7290" w:rsidRDefault="004B36B3" w:rsidP="004B36B3">
      <w:pPr>
        <w:pStyle w:val="ListParagraph"/>
        <w:spacing w:after="0" w:line="240" w:lineRule="auto"/>
        <w:rPr>
          <w:rFonts w:ascii="Times New Roman" w:hAnsi="Times New Roman" w:cs="Times New Roman"/>
        </w:rPr>
      </w:pPr>
    </w:p>
    <w:p w14:paraId="682A6093" w14:textId="77777777" w:rsidR="004B36B3" w:rsidRPr="00FA7290" w:rsidRDefault="004B36B3" w:rsidP="004B36B3">
      <w:pPr>
        <w:pStyle w:val="Default"/>
        <w:ind w:firstLine="720"/>
        <w:rPr>
          <w:rFonts w:ascii="Times New Roman" w:hAnsi="Times New Roman" w:cs="Times New Roman"/>
          <w:color w:val="FF0000"/>
          <w:sz w:val="22"/>
          <w:szCs w:val="22"/>
        </w:rPr>
      </w:pPr>
      <w:r w:rsidRPr="00FA7290">
        <w:rPr>
          <w:rFonts w:ascii="Times New Roman" w:hAnsi="Times New Roman" w:cs="Times New Roman"/>
          <w:color w:val="FF0000"/>
          <w:sz w:val="22"/>
          <w:szCs w:val="22"/>
        </w:rPr>
        <w:t>(C, C, E)</w:t>
      </w:r>
    </w:p>
    <w:p w14:paraId="3CC7DBFE" w14:textId="77777777" w:rsidR="004B36B3" w:rsidRPr="00FA7290" w:rsidRDefault="004B36B3" w:rsidP="004B36B3">
      <w:pPr>
        <w:pStyle w:val="Default"/>
        <w:ind w:left="720"/>
        <w:rPr>
          <w:rFonts w:ascii="Times New Roman" w:hAnsi="Times New Roman" w:cs="Times New Roman"/>
          <w:color w:val="FF0000"/>
          <w:sz w:val="22"/>
          <w:szCs w:val="22"/>
        </w:rPr>
      </w:pPr>
      <w:r w:rsidRPr="00FA7290">
        <w:rPr>
          <w:rFonts w:ascii="Times New Roman" w:hAnsi="Times New Roman" w:cs="Times New Roman"/>
          <w:color w:val="FF0000"/>
          <w:sz w:val="22"/>
          <w:szCs w:val="22"/>
        </w:rPr>
        <w:t>[In the first one, member 2 or 3 wants to deviate; in the third one, member 3 wants to deviate. This is not required for the answer.]</w:t>
      </w:r>
    </w:p>
    <w:p w14:paraId="5C924A33" w14:textId="77777777" w:rsidR="004B36B3" w:rsidRPr="00FA7290" w:rsidRDefault="004B36B3" w:rsidP="004B36B3">
      <w:pPr>
        <w:pStyle w:val="Default"/>
        <w:rPr>
          <w:rFonts w:ascii="Times New Roman" w:hAnsi="Times New Roman" w:cs="Times New Roman"/>
          <w:color w:val="auto"/>
          <w:sz w:val="22"/>
          <w:szCs w:val="22"/>
        </w:rPr>
      </w:pPr>
    </w:p>
    <w:p w14:paraId="73355B0B" w14:textId="77777777" w:rsidR="004B36B3" w:rsidRPr="00FA7290" w:rsidRDefault="004B36B3" w:rsidP="004B36B3">
      <w:pPr>
        <w:pStyle w:val="Default"/>
        <w:rPr>
          <w:rFonts w:ascii="Times New Roman" w:hAnsi="Times New Roman" w:cs="Times New Roman"/>
          <w:color w:val="auto"/>
          <w:sz w:val="22"/>
          <w:szCs w:val="22"/>
        </w:rPr>
      </w:pPr>
      <w:r w:rsidRPr="00FA7290">
        <w:rPr>
          <w:rFonts w:ascii="Times New Roman" w:hAnsi="Times New Roman" w:cs="Times New Roman"/>
          <w:color w:val="auto"/>
          <w:sz w:val="22"/>
          <w:szCs w:val="22"/>
        </w:rPr>
        <w:t xml:space="preserve">Now suppose the three members vote in a </w:t>
      </w:r>
      <w:r w:rsidRPr="00FA7290">
        <w:rPr>
          <w:rFonts w:ascii="Times New Roman" w:hAnsi="Times New Roman" w:cs="Times New Roman"/>
          <w:b/>
          <w:color w:val="auto"/>
          <w:sz w:val="22"/>
          <w:szCs w:val="22"/>
          <w:u w:val="single"/>
        </w:rPr>
        <w:t>sequential and public</w:t>
      </w:r>
      <w:r w:rsidRPr="00FA7290">
        <w:rPr>
          <w:rFonts w:ascii="Times New Roman" w:hAnsi="Times New Roman" w:cs="Times New Roman"/>
          <w:color w:val="auto"/>
          <w:sz w:val="22"/>
          <w:szCs w:val="22"/>
        </w:rPr>
        <w:t xml:space="preserve"> way with the order of </w:t>
      </w:r>
      <w:proofErr w:type="gramStart"/>
      <w:r w:rsidRPr="00FA7290">
        <w:rPr>
          <w:rFonts w:ascii="Times New Roman" w:hAnsi="Times New Roman" w:cs="Times New Roman"/>
          <w:color w:val="auto"/>
          <w:sz w:val="22"/>
          <w:szCs w:val="22"/>
        </w:rPr>
        <w:t>1</w:t>
      </w:r>
      <w:proofErr w:type="gramEnd"/>
      <w:r w:rsidRPr="00FA7290">
        <w:rPr>
          <w:rFonts w:ascii="Times New Roman" w:hAnsi="Times New Roman" w:cs="Times New Roman"/>
          <w:color w:val="auto"/>
          <w:sz w:val="22"/>
          <w:szCs w:val="22"/>
        </w:rPr>
        <w:t>, 2 and 3, so that member 2 can observe member 1’s vote and member 3 can observe both 1 and 2’s votes.</w:t>
      </w:r>
      <w:r w:rsidRPr="00FA7290">
        <w:rPr>
          <w:rFonts w:ascii="Times New Roman" w:hAnsi="Times New Roman" w:cs="Times New Roman"/>
          <w:color w:val="auto"/>
          <w:sz w:val="22"/>
          <w:szCs w:val="22"/>
        </w:rPr>
        <w:br/>
      </w:r>
    </w:p>
    <w:p w14:paraId="6C56AF5B" w14:textId="7CC5D5DB" w:rsidR="00563D9C"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[4 points] Which painting will then win the prize? </w:t>
      </w:r>
      <w:r w:rsidR="00563D9C">
        <w:rPr>
          <w:rFonts w:ascii="Times New Roman" w:hAnsi="Times New Roman" w:cs="Times New Roman"/>
        </w:rPr>
        <w:t>(You are not required to draw the game-tree.)</w:t>
      </w:r>
    </w:p>
    <w:p w14:paraId="597D3E84" w14:textId="77777777" w:rsidR="004B36B3" w:rsidRPr="00FA7290" w:rsidRDefault="004B36B3" w:rsidP="004B36B3">
      <w:pPr>
        <w:pStyle w:val="ListParagraph"/>
        <w:spacing w:after="0" w:line="240" w:lineRule="auto"/>
        <w:rPr>
          <w:rFonts w:ascii="Times New Roman" w:hAnsi="Times New Roman" w:cs="Times New Roman"/>
        </w:rPr>
      </w:pPr>
    </w:p>
    <w:p w14:paraId="34D42EE9" w14:textId="35458A55" w:rsidR="004B36B3" w:rsidRPr="00FA7290" w:rsidRDefault="004B36B3" w:rsidP="004B36B3">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1 votes f</w:t>
      </w:r>
      <w:r w:rsidR="00E50FE3">
        <w:rPr>
          <w:rFonts w:ascii="Times New Roman" w:hAnsi="Times New Roman" w:cs="Times New Roman"/>
          <w:color w:val="FF0000"/>
          <w:sz w:val="22"/>
          <w:szCs w:val="22"/>
        </w:rPr>
        <w:t>or C, then member 2</w:t>
      </w:r>
      <w:r w:rsidRPr="00FA7290">
        <w:rPr>
          <w:rFonts w:ascii="Times New Roman" w:hAnsi="Times New Roman" w:cs="Times New Roman"/>
          <w:color w:val="FF0000"/>
          <w:sz w:val="22"/>
          <w:szCs w:val="22"/>
        </w:rPr>
        <w:t xml:space="preserve"> will vote for </w:t>
      </w:r>
      <w:proofErr w:type="gramStart"/>
      <w:r w:rsidRPr="00FA7290">
        <w:rPr>
          <w:rFonts w:ascii="Times New Roman" w:hAnsi="Times New Roman" w:cs="Times New Roman"/>
          <w:color w:val="FF0000"/>
          <w:sz w:val="22"/>
          <w:szCs w:val="22"/>
        </w:rPr>
        <w:t>I and member 3</w:t>
      </w:r>
      <w:proofErr w:type="gramEnd"/>
      <w:r w:rsidRPr="00FA7290">
        <w:rPr>
          <w:rFonts w:ascii="Times New Roman" w:hAnsi="Times New Roman" w:cs="Times New Roman"/>
          <w:color w:val="FF0000"/>
          <w:sz w:val="22"/>
          <w:szCs w:val="22"/>
        </w:rPr>
        <w:t xml:space="preserve"> will vote for I as well. </w:t>
      </w:r>
      <w:proofErr w:type="gramStart"/>
      <w:r w:rsidRPr="00FA7290">
        <w:rPr>
          <w:rFonts w:ascii="Times New Roman" w:hAnsi="Times New Roman" w:cs="Times New Roman"/>
          <w:color w:val="FF0000"/>
          <w:sz w:val="22"/>
          <w:szCs w:val="22"/>
        </w:rPr>
        <w:t>So</w:t>
      </w:r>
      <w:proofErr w:type="gramEnd"/>
      <w:r w:rsidRPr="00FA7290">
        <w:rPr>
          <w:rFonts w:ascii="Times New Roman" w:hAnsi="Times New Roman" w:cs="Times New Roman"/>
          <w:color w:val="FF0000"/>
          <w:sz w:val="22"/>
          <w:szCs w:val="22"/>
        </w:rPr>
        <w:t xml:space="preserve"> I will win, but that’s the worst outcome for member 1.</w:t>
      </w:r>
    </w:p>
    <w:p w14:paraId="4B187C22" w14:textId="77777777" w:rsidR="004B36B3" w:rsidRPr="00FA7290" w:rsidRDefault="004B36B3" w:rsidP="004B36B3">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 xml:space="preserve">If member 1 votes for E, then no matter what member </w:t>
      </w:r>
      <w:proofErr w:type="gramStart"/>
      <w:r w:rsidRPr="00FA7290">
        <w:rPr>
          <w:rFonts w:ascii="Times New Roman" w:hAnsi="Times New Roman" w:cs="Times New Roman"/>
          <w:color w:val="FF0000"/>
          <w:sz w:val="22"/>
          <w:szCs w:val="22"/>
        </w:rPr>
        <w:t>2</w:t>
      </w:r>
      <w:proofErr w:type="gramEnd"/>
      <w:r w:rsidRPr="00FA7290">
        <w:rPr>
          <w:rFonts w:ascii="Times New Roman" w:hAnsi="Times New Roman" w:cs="Times New Roman"/>
          <w:color w:val="FF0000"/>
          <w:sz w:val="22"/>
          <w:szCs w:val="22"/>
        </w:rPr>
        <w:t xml:space="preserve"> will vote, member 3 will vote for E. Therefore, </w:t>
      </w:r>
      <w:proofErr w:type="spellStart"/>
      <w:r w:rsidRPr="00FA7290">
        <w:rPr>
          <w:rFonts w:ascii="Times New Roman" w:hAnsi="Times New Roman" w:cs="Times New Roman"/>
          <w:color w:val="FF0000"/>
          <w:sz w:val="22"/>
          <w:szCs w:val="22"/>
        </w:rPr>
        <w:t>E</w:t>
      </w:r>
      <w:proofErr w:type="spellEnd"/>
      <w:r w:rsidRPr="00FA7290">
        <w:rPr>
          <w:rFonts w:ascii="Times New Roman" w:hAnsi="Times New Roman" w:cs="Times New Roman"/>
          <w:color w:val="FF0000"/>
          <w:sz w:val="22"/>
          <w:szCs w:val="22"/>
        </w:rPr>
        <w:t xml:space="preserve"> will win.</w:t>
      </w:r>
    </w:p>
    <w:p w14:paraId="055EF5E1" w14:textId="114CE65F" w:rsidR="004B36B3" w:rsidRPr="00FA7290" w:rsidRDefault="004B36B3" w:rsidP="004B36B3">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 xml:space="preserve">If member 2 votes for </w:t>
      </w:r>
      <w:proofErr w:type="gramStart"/>
      <w:r w:rsidRPr="00FA7290">
        <w:rPr>
          <w:rFonts w:ascii="Times New Roman" w:hAnsi="Times New Roman" w:cs="Times New Roman"/>
          <w:color w:val="FF0000"/>
          <w:sz w:val="22"/>
          <w:szCs w:val="22"/>
        </w:rPr>
        <w:t>I</w:t>
      </w:r>
      <w:proofErr w:type="gramEnd"/>
      <w:r w:rsidRPr="00FA7290">
        <w:rPr>
          <w:rFonts w:ascii="Times New Roman" w:hAnsi="Times New Roman" w:cs="Times New Roman"/>
          <w:color w:val="FF0000"/>
          <w:sz w:val="22"/>
          <w:szCs w:val="22"/>
        </w:rPr>
        <w:t>, I will win as in the first case.</w:t>
      </w:r>
    </w:p>
    <w:p w14:paraId="270B5DD4" w14:textId="77777777" w:rsidR="004B36B3" w:rsidRPr="00FA7290" w:rsidRDefault="004B36B3" w:rsidP="004B36B3">
      <w:pPr>
        <w:pStyle w:val="Default"/>
        <w:ind w:firstLine="360"/>
        <w:rPr>
          <w:rFonts w:ascii="Times New Roman" w:hAnsi="Times New Roman" w:cs="Times New Roman"/>
          <w:color w:val="FF0000"/>
          <w:sz w:val="22"/>
          <w:szCs w:val="22"/>
          <w:u w:val="single"/>
        </w:rPr>
      </w:pPr>
      <w:r w:rsidRPr="00FA7290">
        <w:rPr>
          <w:rFonts w:ascii="Times New Roman" w:hAnsi="Times New Roman" w:cs="Times New Roman"/>
          <w:color w:val="FF0000"/>
          <w:sz w:val="22"/>
          <w:szCs w:val="22"/>
          <w:u w:val="single"/>
        </w:rPr>
        <w:t xml:space="preserve">As a result, in this sequential voting game, painting E will win. </w:t>
      </w:r>
    </w:p>
    <w:p w14:paraId="07EAB40E" w14:textId="77777777" w:rsidR="004B36B3" w:rsidRPr="00FA7290" w:rsidRDefault="004B36B3" w:rsidP="004B36B3">
      <w:pPr>
        <w:pStyle w:val="Default"/>
        <w:rPr>
          <w:rFonts w:ascii="Times New Roman" w:hAnsi="Times New Roman" w:cs="Times New Roman"/>
          <w:sz w:val="22"/>
          <w:szCs w:val="22"/>
        </w:rPr>
      </w:pPr>
    </w:p>
    <w:p w14:paraId="520A29D1" w14:textId="77777777" w:rsidR="004B36B3" w:rsidRPr="00FA7290" w:rsidRDefault="004B36B3" w:rsidP="004B36B3">
      <w:pPr>
        <w:pStyle w:val="Default"/>
        <w:rPr>
          <w:rFonts w:ascii="Times New Roman" w:hAnsi="Times New Roman" w:cs="Times New Roman"/>
          <w:sz w:val="22"/>
          <w:szCs w:val="22"/>
        </w:rPr>
      </w:pPr>
    </w:p>
    <w:p w14:paraId="6AF3219F" w14:textId="6CA18A6B" w:rsidR="004B36B3" w:rsidRPr="00FA7290" w:rsidRDefault="004B36B3"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[20 points] A Bargaining Game</w:t>
      </w:r>
    </w:p>
    <w:p w14:paraId="0C5DC3C8"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Consider two players A and B. They need to divide a prize $50. The game goes as follows:</w:t>
      </w:r>
    </w:p>
    <w:p w14:paraId="042C7C3E" w14:textId="6ACA1ED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In the first round, player A proposes a division plan: x for herself and 50-x for player B. After receiving the proposal, player B decides whether to accept it or not. If it </w:t>
      </w:r>
      <w:proofErr w:type="gramStart"/>
      <w:r w:rsidRPr="00FA7290">
        <w:rPr>
          <w:rFonts w:ascii="Times New Roman" w:hAnsi="Times New Roman" w:cs="Times New Roman"/>
        </w:rPr>
        <w:t>gets</w:t>
      </w:r>
      <w:proofErr w:type="gramEnd"/>
      <w:r w:rsidRPr="00FA7290">
        <w:rPr>
          <w:rFonts w:ascii="Times New Roman" w:hAnsi="Times New Roman" w:cs="Times New Roman"/>
        </w:rPr>
        <w:t xml:space="preserve"> accepted, they divide the prize accordingly and the game ends. If it </w:t>
      </w:r>
      <w:proofErr w:type="gramStart"/>
      <w:r w:rsidRPr="00FA7290">
        <w:rPr>
          <w:rFonts w:ascii="Times New Roman" w:hAnsi="Times New Roman" w:cs="Times New Roman"/>
        </w:rPr>
        <w:t>gets</w:t>
      </w:r>
      <w:proofErr w:type="gramEnd"/>
      <w:r w:rsidRPr="00FA7290">
        <w:rPr>
          <w:rFonts w:ascii="Times New Roman" w:hAnsi="Times New Roman" w:cs="Times New Roman"/>
        </w:rPr>
        <w:t xml:space="preserve"> rejected, the game will continue to the second round, but the prize will be reduced to $40.</w:t>
      </w:r>
    </w:p>
    <w:p w14:paraId="58A78EA0" w14:textId="1EE5183A"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In the </w:t>
      </w:r>
      <w:r w:rsidRPr="00FA7290">
        <w:rPr>
          <w:rFonts w:ascii="Times New Roman" w:hAnsi="Times New Roman" w:cs="Times New Roman"/>
          <w:u w:val="single"/>
        </w:rPr>
        <w:t>second</w:t>
      </w:r>
      <w:r w:rsidRPr="00FA7290">
        <w:rPr>
          <w:rFonts w:ascii="Times New Roman" w:hAnsi="Times New Roman" w:cs="Times New Roman"/>
        </w:rPr>
        <w:t xml:space="preserve"> round, it is player B’s turn to make the proposal: y for himself and 40-y for player A. Then player A decides whether to accept it or not. If it </w:t>
      </w:r>
      <w:proofErr w:type="gramStart"/>
      <w:r w:rsidRPr="00FA7290">
        <w:rPr>
          <w:rFonts w:ascii="Times New Roman" w:hAnsi="Times New Roman" w:cs="Times New Roman"/>
        </w:rPr>
        <w:t>gets</w:t>
      </w:r>
      <w:proofErr w:type="gramEnd"/>
      <w:r w:rsidRPr="00FA7290">
        <w:rPr>
          <w:rFonts w:ascii="Times New Roman" w:hAnsi="Times New Roman" w:cs="Times New Roman"/>
        </w:rPr>
        <w:t xml:space="preserve"> accepted, they divide the prize accordingly and the game ends. If it </w:t>
      </w:r>
      <w:proofErr w:type="gramStart"/>
      <w:r w:rsidRPr="00FA7290">
        <w:rPr>
          <w:rFonts w:ascii="Times New Roman" w:hAnsi="Times New Roman" w:cs="Times New Roman"/>
        </w:rPr>
        <w:t>gets</w:t>
      </w:r>
      <w:proofErr w:type="gramEnd"/>
      <w:r w:rsidRPr="00FA7290">
        <w:rPr>
          <w:rFonts w:ascii="Times New Roman" w:hAnsi="Times New Roman" w:cs="Times New Roman"/>
        </w:rPr>
        <w:t xml:space="preserve"> rejected, the game ends and </w:t>
      </w:r>
      <w:r w:rsidRPr="00FA7290">
        <w:rPr>
          <w:rFonts w:ascii="Times New Roman" w:hAnsi="Times New Roman" w:cs="Times New Roman"/>
          <w:u w:val="single"/>
        </w:rPr>
        <w:t>both players get nothing</w:t>
      </w:r>
      <w:r w:rsidRPr="00FA7290">
        <w:rPr>
          <w:rFonts w:ascii="Times New Roman" w:hAnsi="Times New Roman" w:cs="Times New Roman"/>
        </w:rPr>
        <w:t>.</w:t>
      </w:r>
    </w:p>
    <w:p w14:paraId="2F17889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Suppose </w:t>
      </w:r>
      <w:proofErr w:type="gramStart"/>
      <w:r w:rsidRPr="00FA7290">
        <w:rPr>
          <w:rFonts w:ascii="Times New Roman" w:hAnsi="Times New Roman" w:cs="Times New Roman"/>
        </w:rPr>
        <w:t>each player just wants to get as much money as possible for themselves</w:t>
      </w:r>
      <w:proofErr w:type="gramEnd"/>
      <w:r w:rsidRPr="00FA7290">
        <w:rPr>
          <w:rFonts w:ascii="Times New Roman" w:hAnsi="Times New Roman" w:cs="Times New Roman"/>
        </w:rPr>
        <w:t xml:space="preserve">, and </w:t>
      </w:r>
      <w:r w:rsidRPr="00FA7290">
        <w:rPr>
          <w:rFonts w:ascii="Times New Roman" w:hAnsi="Times New Roman" w:cs="Times New Roman"/>
          <w:b/>
          <w:u w:val="single"/>
        </w:rPr>
        <w:t>they DO NOT care about anything else (e.g., fairness or the other player’s welfare)</w:t>
      </w:r>
      <w:r w:rsidRPr="00FA7290">
        <w:rPr>
          <w:rFonts w:ascii="Times New Roman" w:hAnsi="Times New Roman" w:cs="Times New Roman"/>
        </w:rPr>
        <w:t>.</w:t>
      </w:r>
      <w:r w:rsidRPr="00FA7290">
        <w:rPr>
          <w:rFonts w:ascii="Times New Roman" w:hAnsi="Times New Roman" w:cs="Times New Roman"/>
        </w:rPr>
        <w:br/>
      </w:r>
    </w:p>
    <w:p w14:paraId="17B84BFB" w14:textId="33C4C5CD"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b/>
        </w:rPr>
        <w:lastRenderedPageBreak/>
        <w:t>A few extra rules (which you should read carefully):</w:t>
      </w:r>
    </w:p>
    <w:p w14:paraId="656E1125"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Consider integer numbers only.</w:t>
      </w:r>
    </w:p>
    <w:p w14:paraId="0AB23291"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Zero offer is not allowed (i.e., 1</w:t>
      </w:r>
      <w:r w:rsidRPr="00FA7290">
        <w:rPr>
          <w:rFonts w:ascii="Times New Roman" w:hAnsi="Times New Roman" w:cs="Times New Roman"/>
        </w:rPr>
        <w:sym w:font="Symbol" w:char="F0A3"/>
      </w:r>
      <w:r w:rsidRPr="00FA7290">
        <w:rPr>
          <w:rFonts w:ascii="Times New Roman" w:hAnsi="Times New Roman" w:cs="Times New Roman"/>
        </w:rPr>
        <w:t>x</w:t>
      </w:r>
      <w:r w:rsidRPr="00FA7290">
        <w:rPr>
          <w:rFonts w:ascii="Times New Roman" w:hAnsi="Times New Roman" w:cs="Times New Roman"/>
        </w:rPr>
        <w:sym w:font="Symbol" w:char="F0A3"/>
      </w:r>
      <w:r w:rsidRPr="00FA7290">
        <w:rPr>
          <w:rFonts w:ascii="Times New Roman" w:hAnsi="Times New Roman" w:cs="Times New Roman"/>
        </w:rPr>
        <w:t>49, 1</w:t>
      </w:r>
      <w:r w:rsidRPr="00FA7290">
        <w:rPr>
          <w:rFonts w:ascii="Times New Roman" w:hAnsi="Times New Roman" w:cs="Times New Roman"/>
        </w:rPr>
        <w:sym w:font="Symbol" w:char="F0A3"/>
      </w:r>
      <w:r w:rsidRPr="00FA7290">
        <w:rPr>
          <w:rFonts w:ascii="Times New Roman" w:hAnsi="Times New Roman" w:cs="Times New Roman"/>
        </w:rPr>
        <w:t>y</w:t>
      </w:r>
      <w:r w:rsidRPr="00FA7290">
        <w:rPr>
          <w:rFonts w:ascii="Times New Roman" w:hAnsi="Times New Roman" w:cs="Times New Roman"/>
        </w:rPr>
        <w:sym w:font="Symbol" w:char="F0A3"/>
      </w:r>
      <w:r w:rsidRPr="00FA7290">
        <w:rPr>
          <w:rFonts w:ascii="Times New Roman" w:hAnsi="Times New Roman" w:cs="Times New Roman"/>
        </w:rPr>
        <w:t>39).</w:t>
      </w:r>
    </w:p>
    <w:p w14:paraId="3BEC685B" w14:textId="130C9FA9"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When a player is indifferent between accepting and rejecting, let us suppose she or he will accept.</w:t>
      </w:r>
    </w:p>
    <w:p w14:paraId="6655DC60" w14:textId="77777777" w:rsidR="004B36B3" w:rsidRPr="00FA7290" w:rsidRDefault="004B36B3" w:rsidP="004B36B3">
      <w:pPr>
        <w:pStyle w:val="ListParagraph"/>
        <w:spacing w:after="0" w:line="240" w:lineRule="auto"/>
        <w:rPr>
          <w:rFonts w:ascii="Times New Roman" w:hAnsi="Times New Roman" w:cs="Times New Roman"/>
        </w:rPr>
      </w:pPr>
    </w:p>
    <w:p w14:paraId="101D5769" w14:textId="121ACC15"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If the game continues to the second round, how much will player B propose for himself? </w:t>
      </w:r>
    </w:p>
    <w:p w14:paraId="29140524" w14:textId="77777777" w:rsidR="004B36B3" w:rsidRPr="00FA7290" w:rsidRDefault="004B36B3" w:rsidP="004B36B3">
      <w:pPr>
        <w:ind w:firstLine="360"/>
        <w:rPr>
          <w:rFonts w:ascii="Times New Roman" w:hAnsi="Times New Roman" w:cs="Times New Roman"/>
          <w:color w:val="FF0000"/>
        </w:rPr>
      </w:pPr>
    </w:p>
    <w:p w14:paraId="50AF109D"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 xml:space="preserve">Since this is the last round, </w:t>
      </w:r>
      <w:r w:rsidRPr="00FA7290">
        <w:rPr>
          <w:rFonts w:ascii="Times New Roman" w:hAnsi="Times New Roman" w:cs="Times New Roman"/>
          <w:color w:val="FF0000"/>
          <w:u w:val="single"/>
        </w:rPr>
        <w:t xml:space="preserve">Player B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himself</w:t>
      </w:r>
      <w:r w:rsidRPr="00FA7290">
        <w:rPr>
          <w:rFonts w:ascii="Times New Roman" w:hAnsi="Times New Roman" w:cs="Times New Roman"/>
          <w:color w:val="FF0000"/>
        </w:rPr>
        <w:t>.</w:t>
      </w:r>
    </w:p>
    <w:p w14:paraId="671D3D16"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 xml:space="preserve">[No explanation is needed; Give full points too if the answer is </w:t>
      </w:r>
      <w:r w:rsidRPr="00FA7290">
        <w:rPr>
          <w:rFonts w:ascii="Times New Roman" w:hAnsi="Times New Roman" w:cs="Times New Roman"/>
          <w:b/>
          <w:color w:val="FF0000"/>
        </w:rPr>
        <w:t>40</w:t>
      </w:r>
      <w:r w:rsidRPr="00FA7290">
        <w:rPr>
          <w:rFonts w:ascii="Times New Roman" w:hAnsi="Times New Roman" w:cs="Times New Roman"/>
          <w:color w:val="FF0000"/>
        </w:rPr>
        <w:t>.]</w:t>
      </w:r>
    </w:p>
    <w:p w14:paraId="67BD5DF7" w14:textId="77777777" w:rsidR="004B36B3" w:rsidRPr="00FA7290" w:rsidRDefault="004B36B3" w:rsidP="004B36B3">
      <w:pPr>
        <w:pStyle w:val="ListParagraph"/>
        <w:spacing w:after="0" w:line="240" w:lineRule="auto"/>
        <w:rPr>
          <w:rFonts w:ascii="Times New Roman" w:hAnsi="Times New Roman" w:cs="Times New Roman"/>
        </w:rPr>
      </w:pPr>
    </w:p>
    <w:p w14:paraId="66CAB8ED" w14:textId="1E92F44E"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 Anticipating that, how much will player A propose for herself in the first round? </w:t>
      </w:r>
      <w:r w:rsidRPr="00FA7290">
        <w:rPr>
          <w:rFonts w:ascii="Times New Roman" w:hAnsi="Times New Roman" w:cs="Times New Roman"/>
        </w:rPr>
        <w:br/>
      </w:r>
    </w:p>
    <w:p w14:paraId="0A254108" w14:textId="77777777" w:rsidR="004B36B3" w:rsidRPr="00FA7290" w:rsidRDefault="004B36B3" w:rsidP="004B36B3">
      <w:pPr>
        <w:rPr>
          <w:rFonts w:ascii="Times New Roman" w:hAnsi="Times New Roman" w:cs="Times New Roman"/>
          <w:color w:val="FF0000"/>
        </w:rPr>
      </w:pPr>
      <w:r w:rsidRPr="00FA7290">
        <w:rPr>
          <w:rFonts w:ascii="Times New Roman" w:hAnsi="Times New Roman" w:cs="Times New Roman"/>
          <w:color w:val="FF0000"/>
        </w:rPr>
        <w:t xml:space="preserve">Since Player B will reject any offer below 39,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11</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39 for Player B in which case Player B will just accept).</w:t>
      </w:r>
      <w:r w:rsidRPr="00FA7290">
        <w:rPr>
          <w:rFonts w:ascii="Times New Roman" w:hAnsi="Times New Roman" w:cs="Times New Roman"/>
          <w:color w:val="FF0000"/>
        </w:rPr>
        <w:br/>
      </w:r>
    </w:p>
    <w:p w14:paraId="523C76B8" w14:textId="77777777" w:rsidR="004B36B3" w:rsidRPr="00FA7290" w:rsidRDefault="004B36B3" w:rsidP="004B36B3">
      <w:pPr>
        <w:rPr>
          <w:rFonts w:ascii="Times New Roman" w:hAnsi="Times New Roman" w:cs="Times New Roman"/>
          <w:color w:val="FF0000"/>
        </w:rPr>
      </w:pPr>
      <w:r w:rsidRPr="00FA7290">
        <w:rPr>
          <w:rFonts w:ascii="Times New Roman" w:hAnsi="Times New Roman" w:cs="Times New Roman"/>
          <w:color w:val="FF0000"/>
        </w:rPr>
        <w:t xml:space="preserve">[No explanation is needed; Give full points too if the answer is </w:t>
      </w:r>
      <w:r w:rsidRPr="00FA7290">
        <w:rPr>
          <w:rFonts w:ascii="Times New Roman" w:hAnsi="Times New Roman" w:cs="Times New Roman"/>
          <w:b/>
          <w:color w:val="FF0000"/>
        </w:rPr>
        <w:t>10</w:t>
      </w:r>
      <w:r w:rsidRPr="00FA7290">
        <w:rPr>
          <w:rFonts w:ascii="Times New Roman" w:hAnsi="Times New Roman" w:cs="Times New Roman"/>
          <w:color w:val="FF0000"/>
        </w:rPr>
        <w:t>.]</w:t>
      </w:r>
    </w:p>
    <w:p w14:paraId="74A34E20" w14:textId="77777777" w:rsidR="004B36B3" w:rsidRPr="00FA7290" w:rsidRDefault="004B36B3" w:rsidP="004B36B3">
      <w:pPr>
        <w:widowControl w:val="0"/>
        <w:autoSpaceDE w:val="0"/>
        <w:autoSpaceDN w:val="0"/>
        <w:adjustRightInd w:val="0"/>
        <w:rPr>
          <w:rFonts w:ascii="Times New Roman" w:hAnsi="Times New Roman" w:cs="Times New Roman"/>
        </w:rPr>
      </w:pPr>
    </w:p>
    <w:p w14:paraId="37F9274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Suppose now that the game potentially has three rounds. If player B’s offer in the second round is rejected, the game will continue to the third round and the prize will be further reduced to $30. In the third round, it is player A’s turn again to make the proposal: z for herself and 30-z for player B, where </w:t>
      </w:r>
      <w:proofErr w:type="gramStart"/>
      <w:r w:rsidRPr="00FA7290">
        <w:rPr>
          <w:rFonts w:ascii="Times New Roman" w:hAnsi="Times New Roman" w:cs="Times New Roman"/>
        </w:rPr>
        <w:t>1</w:t>
      </w:r>
      <w:proofErr w:type="gramEnd"/>
      <w:r w:rsidRPr="00FA7290">
        <w:rPr>
          <w:rFonts w:ascii="Times New Roman" w:hAnsi="Times New Roman" w:cs="Times New Roman"/>
        </w:rPr>
        <w:sym w:font="Symbol" w:char="F0A3"/>
      </w:r>
      <w:r w:rsidRPr="00FA7290">
        <w:rPr>
          <w:rFonts w:ascii="Times New Roman" w:hAnsi="Times New Roman" w:cs="Times New Roman"/>
        </w:rPr>
        <w:t>z</w:t>
      </w:r>
      <w:r w:rsidRPr="00FA7290">
        <w:rPr>
          <w:rFonts w:ascii="Times New Roman" w:hAnsi="Times New Roman" w:cs="Times New Roman"/>
        </w:rPr>
        <w:sym w:font="Symbol" w:char="F0A3"/>
      </w:r>
      <w:r w:rsidRPr="00FA7290">
        <w:rPr>
          <w:rFonts w:ascii="Times New Roman" w:hAnsi="Times New Roman" w:cs="Times New Roman"/>
        </w:rPr>
        <w:t xml:space="preserve">29. Then player B decides whether to accept it or not. If it </w:t>
      </w:r>
      <w:proofErr w:type="gramStart"/>
      <w:r w:rsidRPr="00FA7290">
        <w:rPr>
          <w:rFonts w:ascii="Times New Roman" w:hAnsi="Times New Roman" w:cs="Times New Roman"/>
        </w:rPr>
        <w:t>gets</w:t>
      </w:r>
      <w:proofErr w:type="gramEnd"/>
      <w:r w:rsidRPr="00FA7290">
        <w:rPr>
          <w:rFonts w:ascii="Times New Roman" w:hAnsi="Times New Roman" w:cs="Times New Roman"/>
        </w:rPr>
        <w:t xml:space="preserve"> accepted, they divide the prize accordingly; otherwise, the game ends and both players get nothing.</w:t>
      </w:r>
    </w:p>
    <w:p w14:paraId="6C656A3F" w14:textId="77777777" w:rsidR="004B36B3" w:rsidRPr="00FA7290" w:rsidRDefault="004B36B3" w:rsidP="004B36B3">
      <w:pPr>
        <w:spacing w:after="0" w:line="240" w:lineRule="auto"/>
        <w:rPr>
          <w:rFonts w:ascii="Times New Roman" w:hAnsi="Times New Roman" w:cs="Times New Roman"/>
        </w:rPr>
      </w:pPr>
    </w:p>
    <w:p w14:paraId="09A9D259" w14:textId="51D4A317"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much will player </w:t>
      </w:r>
      <w:proofErr w:type="gramStart"/>
      <w:r w:rsidRPr="00FA7290">
        <w:rPr>
          <w:rFonts w:ascii="Times New Roman" w:hAnsi="Times New Roman" w:cs="Times New Roman"/>
        </w:rPr>
        <w:t>A</w:t>
      </w:r>
      <w:proofErr w:type="gramEnd"/>
      <w:r w:rsidRPr="00FA7290">
        <w:rPr>
          <w:rFonts w:ascii="Times New Roman" w:hAnsi="Times New Roman" w:cs="Times New Roman"/>
        </w:rPr>
        <w:t xml:space="preserve"> then propose for herself in the first round? </w:t>
      </w:r>
    </w:p>
    <w:p w14:paraId="52F763B1" w14:textId="77777777" w:rsidR="004B36B3" w:rsidRPr="00FA7290" w:rsidRDefault="004B36B3" w:rsidP="004B36B3">
      <w:pPr>
        <w:rPr>
          <w:rFonts w:ascii="Times New Roman" w:hAnsi="Times New Roman" w:cs="Times New Roman"/>
          <w:color w:val="FF0000"/>
        </w:rPr>
      </w:pPr>
    </w:p>
    <w:p w14:paraId="77B86273"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29 for herself.</w:t>
      </w:r>
    </w:p>
    <w:p w14:paraId="77A5DE38" w14:textId="77777777"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11 for himself (and so 29 for player A so that player A will accept).</w:t>
      </w:r>
    </w:p>
    <w:p w14:paraId="314B01B5" w14:textId="77777777"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11 for player B so that player B will accept).</w:t>
      </w:r>
      <w:r w:rsidRPr="00FA7290">
        <w:rPr>
          <w:rFonts w:ascii="Times New Roman" w:hAnsi="Times New Roman" w:cs="Times New Roman"/>
          <w:color w:val="FF0000"/>
        </w:rPr>
        <w:br/>
      </w:r>
    </w:p>
    <w:p w14:paraId="258D3DDE"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 xml:space="preserve">[No explanation is needed; Give full points too if the answer is </w:t>
      </w:r>
      <w:r w:rsidRPr="00FA7290">
        <w:rPr>
          <w:rFonts w:ascii="Times New Roman" w:hAnsi="Times New Roman" w:cs="Times New Roman"/>
          <w:b/>
          <w:color w:val="FF0000"/>
        </w:rPr>
        <w:t>38 or 40</w:t>
      </w:r>
      <w:r w:rsidRPr="00FA7290">
        <w:rPr>
          <w:rFonts w:ascii="Times New Roman" w:hAnsi="Times New Roman" w:cs="Times New Roman"/>
          <w:color w:val="FF0000"/>
        </w:rPr>
        <w:t>.]</w:t>
      </w:r>
    </w:p>
    <w:p w14:paraId="175F424D" w14:textId="77777777" w:rsidR="004B36B3" w:rsidRPr="00FA7290" w:rsidRDefault="004B36B3" w:rsidP="004B36B3">
      <w:pPr>
        <w:spacing w:after="0" w:line="240" w:lineRule="auto"/>
        <w:rPr>
          <w:rFonts w:ascii="Times New Roman" w:hAnsi="Times New Roman" w:cs="Times New Roman"/>
        </w:rPr>
      </w:pPr>
      <w:r w:rsidRPr="00FA7290">
        <w:rPr>
          <w:rFonts w:ascii="Times New Roman" w:hAnsi="Times New Roman" w:cs="Times New Roman"/>
        </w:rPr>
        <w:lastRenderedPageBreak/>
        <w:t xml:space="preserve">Suppose now there is an </w:t>
      </w:r>
      <w:r w:rsidRPr="00FA7290">
        <w:rPr>
          <w:rFonts w:ascii="Times New Roman" w:hAnsi="Times New Roman" w:cs="Times New Roman"/>
          <w:b/>
        </w:rPr>
        <w:t>additional “fairness” constraint</w:t>
      </w:r>
      <w:r w:rsidRPr="00FA7290">
        <w:rPr>
          <w:rFonts w:ascii="Times New Roman" w:hAnsi="Times New Roman" w:cs="Times New Roman"/>
        </w:rPr>
        <w:t xml:space="preserve"> in any round of the bargaining game: no player accepts an </w:t>
      </w:r>
      <w:proofErr w:type="gramStart"/>
      <w:r w:rsidRPr="00FA7290">
        <w:rPr>
          <w:rFonts w:ascii="Times New Roman" w:hAnsi="Times New Roman" w:cs="Times New Roman"/>
        </w:rPr>
        <w:t>offer which</w:t>
      </w:r>
      <w:proofErr w:type="gramEnd"/>
      <w:r w:rsidRPr="00FA7290">
        <w:rPr>
          <w:rFonts w:ascii="Times New Roman" w:hAnsi="Times New Roman" w:cs="Times New Roman"/>
        </w:rPr>
        <w:t xml:space="preserve"> gives her/him $6 or more less than the other player.</w:t>
      </w:r>
      <w:r w:rsidRPr="00FA7290">
        <w:rPr>
          <w:rFonts w:ascii="Times New Roman" w:hAnsi="Times New Roman" w:cs="Times New Roman"/>
        </w:rPr>
        <w:br/>
      </w:r>
    </w:p>
    <w:p w14:paraId="3C7F49A8" w14:textId="652236EA"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will your answer to question (c) change? </w:t>
      </w:r>
    </w:p>
    <w:p w14:paraId="7A398905" w14:textId="77777777" w:rsidR="004B36B3" w:rsidRPr="00FA7290" w:rsidRDefault="004B36B3" w:rsidP="004B36B3">
      <w:pPr>
        <w:pStyle w:val="Default"/>
        <w:rPr>
          <w:rFonts w:ascii="Times New Roman" w:hAnsi="Times New Roman" w:cs="Times New Roman"/>
          <w:b/>
          <w:sz w:val="22"/>
          <w:szCs w:val="22"/>
        </w:rPr>
      </w:pPr>
    </w:p>
    <w:p w14:paraId="0C4A809A" w14:textId="7FDCD14F"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1</w:t>
      </w:r>
      <w:r w:rsidR="00693C2B">
        <w:rPr>
          <w:rFonts w:ascii="Times New Roman" w:hAnsi="Times New Roman" w:cs="Times New Roman"/>
          <w:color w:val="FF0000"/>
        </w:rPr>
        <w:t>7 for herself (and so 13</w:t>
      </w:r>
      <w:r w:rsidRPr="00FA7290">
        <w:rPr>
          <w:rFonts w:ascii="Times New Roman" w:hAnsi="Times New Roman" w:cs="Times New Roman"/>
          <w:color w:val="FF0000"/>
        </w:rPr>
        <w:t xml:space="preserve"> for B so that</w:t>
      </w:r>
      <w:r w:rsidR="00693C2B">
        <w:rPr>
          <w:rFonts w:ascii="Times New Roman" w:hAnsi="Times New Roman" w:cs="Times New Roman"/>
          <w:color w:val="FF0000"/>
        </w:rPr>
        <w:t xml:space="preserve"> the difference is less than </w:t>
      </w:r>
      <w:proofErr w:type="gramStart"/>
      <w:r w:rsidR="00693C2B">
        <w:rPr>
          <w:rFonts w:ascii="Times New Roman" w:hAnsi="Times New Roman" w:cs="Times New Roman"/>
          <w:color w:val="FF0000"/>
        </w:rPr>
        <w:t>6</w:t>
      </w:r>
      <w:proofErr w:type="gramEnd"/>
      <w:r w:rsidR="00693C2B">
        <w:rPr>
          <w:rFonts w:ascii="Times New Roman" w:hAnsi="Times New Roman" w:cs="Times New Roman"/>
          <w:color w:val="FF0000"/>
        </w:rPr>
        <w:t xml:space="preserve"> and</w:t>
      </w:r>
      <w:r w:rsidRPr="00FA7290">
        <w:rPr>
          <w:rFonts w:ascii="Times New Roman" w:hAnsi="Times New Roman" w:cs="Times New Roman"/>
          <w:color w:val="FF0000"/>
        </w:rPr>
        <w:t xml:space="preserve"> B will accept).</w:t>
      </w:r>
    </w:p>
    <w:p w14:paraId="21344A1F" w14:textId="5556CDA4"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22 for himself (and so 18 for player A so that player A will accept). (Notic</w:t>
      </w:r>
      <w:r w:rsidR="00563D9C">
        <w:rPr>
          <w:rFonts w:ascii="Times New Roman" w:hAnsi="Times New Roman" w:cs="Times New Roman"/>
          <w:color w:val="FF0000"/>
        </w:rPr>
        <w:t xml:space="preserve">e the difference is less than </w:t>
      </w:r>
      <w:proofErr w:type="gramStart"/>
      <w:r w:rsidR="00563D9C">
        <w:rPr>
          <w:rFonts w:ascii="Times New Roman" w:hAnsi="Times New Roman" w:cs="Times New Roman"/>
          <w:color w:val="FF0000"/>
        </w:rPr>
        <w:t>6</w:t>
      </w:r>
      <w:proofErr w:type="gramEnd"/>
      <w:r w:rsidRPr="00FA7290">
        <w:rPr>
          <w:rFonts w:ascii="Times New Roman" w:hAnsi="Times New Roman" w:cs="Times New Roman"/>
          <w:color w:val="FF0000"/>
        </w:rPr>
        <w:t>.</w:t>
      </w:r>
      <w:r w:rsidR="00693C2B">
        <w:rPr>
          <w:rFonts w:ascii="Times New Roman" w:hAnsi="Times New Roman" w:cs="Times New Roman"/>
          <w:color w:val="FF0000"/>
        </w:rPr>
        <w:t xml:space="preserve"> If B offers 23 to himself and 17 to A, the difference will be </w:t>
      </w:r>
      <w:proofErr w:type="gramStart"/>
      <w:r w:rsidR="00693C2B">
        <w:rPr>
          <w:rFonts w:ascii="Times New Roman" w:hAnsi="Times New Roman" w:cs="Times New Roman"/>
          <w:color w:val="FF0000"/>
        </w:rPr>
        <w:t>6</w:t>
      </w:r>
      <w:proofErr w:type="gramEnd"/>
      <w:r w:rsidR="00693C2B">
        <w:rPr>
          <w:rFonts w:ascii="Times New Roman" w:hAnsi="Times New Roman" w:cs="Times New Roman"/>
          <w:color w:val="FF0000"/>
        </w:rPr>
        <w:t xml:space="preserve"> and so the offer will be rejected.</w:t>
      </w:r>
      <w:r w:rsidRPr="00FA7290">
        <w:rPr>
          <w:rFonts w:ascii="Times New Roman" w:hAnsi="Times New Roman" w:cs="Times New Roman"/>
          <w:color w:val="FF0000"/>
        </w:rPr>
        <w:t>)</w:t>
      </w:r>
    </w:p>
    <w:p w14:paraId="6E0C473F" w14:textId="2FDF8317"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sidR="00693C2B">
        <w:rPr>
          <w:rFonts w:ascii="Times New Roman" w:hAnsi="Times New Roman" w:cs="Times New Roman"/>
          <w:b/>
          <w:color w:val="FF0000"/>
          <w:u w:val="single"/>
        </w:rPr>
        <w:t>27</w:t>
      </w:r>
      <w:r w:rsidRPr="00FA7290">
        <w:rPr>
          <w:rFonts w:ascii="Times New Roman" w:hAnsi="Times New Roman" w:cs="Times New Roman"/>
          <w:color w:val="FF0000"/>
          <w:u w:val="single"/>
        </w:rPr>
        <w:t xml:space="preserve"> for herself</w:t>
      </w:r>
      <w:r w:rsidR="00693C2B">
        <w:rPr>
          <w:rFonts w:ascii="Times New Roman" w:hAnsi="Times New Roman" w:cs="Times New Roman"/>
          <w:color w:val="FF0000"/>
        </w:rPr>
        <w:t xml:space="preserve"> (and so 23</w:t>
      </w:r>
      <w:r w:rsidRPr="00FA7290">
        <w:rPr>
          <w:rFonts w:ascii="Times New Roman" w:hAnsi="Times New Roman" w:cs="Times New Roman"/>
          <w:color w:val="FF0000"/>
        </w:rPr>
        <w:t xml:space="preserve"> for player B so that player B will accept). (Notice that the difference is </w:t>
      </w:r>
      <w:r w:rsidR="00693C2B">
        <w:rPr>
          <w:rFonts w:ascii="Times New Roman" w:hAnsi="Times New Roman" w:cs="Times New Roman"/>
          <w:color w:val="FF0000"/>
        </w:rPr>
        <w:t xml:space="preserve">less than </w:t>
      </w:r>
      <w:proofErr w:type="gramStart"/>
      <w:r w:rsidR="00693C2B">
        <w:rPr>
          <w:rFonts w:ascii="Times New Roman" w:hAnsi="Times New Roman" w:cs="Times New Roman"/>
          <w:color w:val="FF0000"/>
        </w:rPr>
        <w:t>6</w:t>
      </w:r>
      <w:proofErr w:type="gramEnd"/>
      <w:r w:rsidR="00693C2B">
        <w:rPr>
          <w:rFonts w:ascii="Times New Roman" w:hAnsi="Times New Roman" w:cs="Times New Roman"/>
          <w:color w:val="FF0000"/>
        </w:rPr>
        <w:t xml:space="preserve"> so</w:t>
      </w:r>
      <w:r w:rsidRPr="00FA7290">
        <w:rPr>
          <w:rFonts w:ascii="Times New Roman" w:hAnsi="Times New Roman" w:cs="Times New Roman"/>
          <w:color w:val="FF0000"/>
        </w:rPr>
        <w:t xml:space="preserve"> satisfies the fairness constraint.</w:t>
      </w:r>
      <w:r w:rsidR="00693C2B">
        <w:rPr>
          <w:rFonts w:ascii="Times New Roman" w:hAnsi="Times New Roman" w:cs="Times New Roman"/>
          <w:color w:val="FF0000"/>
        </w:rPr>
        <w:t xml:space="preserve"> 28 and 22 don’t work here.</w:t>
      </w:r>
      <w:r w:rsidRPr="00FA7290">
        <w:rPr>
          <w:rFonts w:ascii="Times New Roman" w:hAnsi="Times New Roman" w:cs="Times New Roman"/>
          <w:color w:val="FF0000"/>
        </w:rPr>
        <w:t>)</w:t>
      </w:r>
    </w:p>
    <w:p w14:paraId="681640BC" w14:textId="2CB4D88E" w:rsidR="004B36B3" w:rsidRPr="00FA7290" w:rsidRDefault="004B36B3" w:rsidP="004B36B3">
      <w:pPr>
        <w:ind w:left="292"/>
        <w:rPr>
          <w:rFonts w:ascii="Times New Roman" w:hAnsi="Times New Roman" w:cs="Times New Roman"/>
          <w:color w:val="FF0000"/>
        </w:rPr>
      </w:pPr>
      <w:r w:rsidRPr="00FA7290">
        <w:rPr>
          <w:rFonts w:ascii="Times New Roman" w:hAnsi="Times New Roman" w:cs="Times New Roman"/>
          <w:color w:val="FF0000"/>
        </w:rPr>
        <w:br/>
        <w:t>[No explanation is needed; Give full points too if the answer is</w:t>
      </w:r>
      <w:r w:rsidRPr="00FA7290">
        <w:rPr>
          <w:rFonts w:ascii="Times New Roman" w:hAnsi="Times New Roman" w:cs="Times New Roman"/>
          <w:b/>
          <w:color w:val="FF0000"/>
        </w:rPr>
        <w:t xml:space="preserve"> </w:t>
      </w:r>
      <w:r w:rsidR="00693C2B">
        <w:rPr>
          <w:rFonts w:ascii="Times New Roman" w:hAnsi="Times New Roman" w:cs="Times New Roman"/>
          <w:b/>
          <w:color w:val="FF0000"/>
        </w:rPr>
        <w:t xml:space="preserve">27, 28, </w:t>
      </w:r>
      <w:r w:rsidRPr="00FA7290">
        <w:rPr>
          <w:rFonts w:ascii="Times New Roman" w:hAnsi="Times New Roman" w:cs="Times New Roman"/>
          <w:b/>
          <w:color w:val="FF0000"/>
        </w:rPr>
        <w:t>29 or 30</w:t>
      </w:r>
      <w:r w:rsidRPr="00FA7290">
        <w:rPr>
          <w:rFonts w:ascii="Times New Roman" w:hAnsi="Times New Roman" w:cs="Times New Roman"/>
          <w:color w:val="FF0000"/>
        </w:rPr>
        <w:t>.]</w:t>
      </w:r>
    </w:p>
    <w:p w14:paraId="38BE4816" w14:textId="77777777" w:rsidR="004B36B3" w:rsidRPr="00FA7290" w:rsidRDefault="004B36B3" w:rsidP="004B36B3">
      <w:pPr>
        <w:pStyle w:val="Default"/>
        <w:rPr>
          <w:rFonts w:ascii="Times New Roman" w:hAnsi="Times New Roman" w:cs="Times New Roman"/>
          <w:b/>
          <w:sz w:val="22"/>
          <w:szCs w:val="22"/>
        </w:rPr>
      </w:pPr>
    </w:p>
    <w:sectPr w:rsidR="004B36B3" w:rsidRPr="00FA729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623CC3" w14:textId="77777777" w:rsidR="00154852" w:rsidRDefault="00154852">
      <w:pPr>
        <w:spacing w:after="0" w:line="240" w:lineRule="auto"/>
      </w:pPr>
      <w:r>
        <w:separator/>
      </w:r>
    </w:p>
  </w:endnote>
  <w:endnote w:type="continuationSeparator" w:id="0">
    <w:p w14:paraId="59716068" w14:textId="77777777" w:rsidR="00154852" w:rsidRDefault="00154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8196794"/>
      <w:docPartObj>
        <w:docPartGallery w:val="Page Numbers (Bottom of Page)"/>
        <w:docPartUnique/>
      </w:docPartObj>
    </w:sdtPr>
    <w:sdtEndPr>
      <w:rPr>
        <w:noProof/>
      </w:rPr>
    </w:sdtEndPr>
    <w:sdtContent>
      <w:p w14:paraId="5A3B0AA7" w14:textId="38AB0530" w:rsidR="001B0C50" w:rsidRDefault="001B0C50">
        <w:pPr>
          <w:pStyle w:val="Footer"/>
          <w:jc w:val="center"/>
        </w:pPr>
        <w:r>
          <w:fldChar w:fldCharType="begin"/>
        </w:r>
        <w:r>
          <w:instrText xml:space="preserve"> PAGE   \* MERGEFORMAT </w:instrText>
        </w:r>
        <w:r>
          <w:fldChar w:fldCharType="separate"/>
        </w:r>
        <w:r w:rsidR="005E1F71">
          <w:rPr>
            <w:noProof/>
          </w:rPr>
          <w:t>8</w:t>
        </w:r>
        <w:r>
          <w:rPr>
            <w:noProof/>
          </w:rPr>
          <w:fldChar w:fldCharType="end"/>
        </w:r>
      </w:p>
    </w:sdtContent>
  </w:sdt>
  <w:p w14:paraId="2614A161" w14:textId="77777777" w:rsidR="001B0C50" w:rsidRDefault="001B0C5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D10" w14:textId="77777777" w:rsidR="00154852" w:rsidRDefault="00154852">
      <w:pPr>
        <w:spacing w:after="0" w:line="240" w:lineRule="auto"/>
      </w:pPr>
      <w:r>
        <w:separator/>
      </w:r>
    </w:p>
  </w:footnote>
  <w:footnote w:type="continuationSeparator" w:id="0">
    <w:p w14:paraId="028F2A81" w14:textId="77777777" w:rsidR="00154852" w:rsidRDefault="00154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21D02" w14:textId="77777777" w:rsidR="001B0C50" w:rsidRDefault="001B0C5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231ABF41">
              <wp:simplePos x="0" y="0"/>
              <wp:positionH relativeFrom="page">
                <wp:posOffset>967338</wp:posOffset>
              </wp:positionH>
              <wp:positionV relativeFrom="page">
                <wp:posOffset>482600</wp:posOffset>
              </wp:positionV>
              <wp:extent cx="657225" cy="126365"/>
              <wp:effectExtent l="0" t="0" r="3175"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2636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5F3A52B8" w14:textId="1ADFFB6A"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w:t>
                          </w:r>
                          <w:r w:rsidR="008C099F">
                            <w:rPr>
                              <w:rFonts w:ascii="Times New Roman"/>
                              <w:sz w:val="16"/>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76.15pt;margin-top:38pt;width:51.75pt;height:9.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" filled="f" stroked="f">
              <v:textbox inset="0,0,0,0">
                <w:txbxContent>
                  <w:p w14:paraId="5F3A52B8" w14:textId="1ADFFB6A"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w:t>
                    </w:r>
                    <w:r w:rsidR="008C099F">
                      <w:rPr>
                        <w:rFonts w:ascii="Times New Roman"/>
                        <w:sz w:val="16"/>
                      </w:rPr>
                      <w:t>8</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0EE3B2"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7CEA49F2" w14:textId="77777777"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" filled="f" stroked="f">
              <v:textbox inset="0,0,0,0">
                <w:txbxContent>
                  <w:p w14:paraId="7CEA49F2" w14:textId="77777777"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25E7A01"/>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A0048"/>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5" w15:restartNumberingAfterBreak="0">
    <w:nsid w:val="27B164DE"/>
    <w:multiLevelType w:val="hybridMultilevel"/>
    <w:tmpl w:val="473661E4"/>
    <w:lvl w:ilvl="0" w:tplc="1CBEF8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7" w15:restartNumberingAfterBreak="0">
    <w:nsid w:val="3A254C90"/>
    <w:multiLevelType w:val="hybridMultilevel"/>
    <w:tmpl w:val="D618D0F0"/>
    <w:lvl w:ilvl="0" w:tplc="2F2AE3E8">
      <w:numFmt w:val="bullet"/>
      <w:lvlText w:val="-"/>
      <w:lvlJc w:val="left"/>
      <w:pPr>
        <w:ind w:left="512" w:hanging="360"/>
      </w:pPr>
      <w:rPr>
        <w:rFonts w:ascii="Times New Roman" w:eastAsia="Times New Roman" w:hAnsi="Times New Roman" w:cs="Times New Roman" w:hint="default"/>
      </w:rPr>
    </w:lvl>
    <w:lvl w:ilvl="1" w:tplc="04090003" w:tentative="1">
      <w:start w:val="1"/>
      <w:numFmt w:val="bullet"/>
      <w:lvlText w:val="o"/>
      <w:lvlJc w:val="left"/>
      <w:pPr>
        <w:ind w:left="1232" w:hanging="360"/>
      </w:pPr>
      <w:rPr>
        <w:rFonts w:ascii="Courier New" w:hAnsi="Courier New" w:cs="Courier New" w:hint="default"/>
      </w:rPr>
    </w:lvl>
    <w:lvl w:ilvl="2" w:tplc="04090005" w:tentative="1">
      <w:start w:val="1"/>
      <w:numFmt w:val="bullet"/>
      <w:lvlText w:val=""/>
      <w:lvlJc w:val="left"/>
      <w:pPr>
        <w:ind w:left="1952" w:hanging="360"/>
      </w:pPr>
      <w:rPr>
        <w:rFonts w:ascii="Wingdings" w:hAnsi="Wingdings" w:hint="default"/>
      </w:rPr>
    </w:lvl>
    <w:lvl w:ilvl="3" w:tplc="04090001" w:tentative="1">
      <w:start w:val="1"/>
      <w:numFmt w:val="bullet"/>
      <w:lvlText w:val=""/>
      <w:lvlJc w:val="left"/>
      <w:pPr>
        <w:ind w:left="2672" w:hanging="360"/>
      </w:pPr>
      <w:rPr>
        <w:rFonts w:ascii="Symbol" w:hAnsi="Symbol" w:hint="default"/>
      </w:rPr>
    </w:lvl>
    <w:lvl w:ilvl="4" w:tplc="04090003" w:tentative="1">
      <w:start w:val="1"/>
      <w:numFmt w:val="bullet"/>
      <w:lvlText w:val="o"/>
      <w:lvlJc w:val="left"/>
      <w:pPr>
        <w:ind w:left="3392" w:hanging="360"/>
      </w:pPr>
      <w:rPr>
        <w:rFonts w:ascii="Courier New" w:hAnsi="Courier New" w:cs="Courier New" w:hint="default"/>
      </w:rPr>
    </w:lvl>
    <w:lvl w:ilvl="5" w:tplc="04090005" w:tentative="1">
      <w:start w:val="1"/>
      <w:numFmt w:val="bullet"/>
      <w:lvlText w:val=""/>
      <w:lvlJc w:val="left"/>
      <w:pPr>
        <w:ind w:left="4112" w:hanging="360"/>
      </w:pPr>
      <w:rPr>
        <w:rFonts w:ascii="Wingdings" w:hAnsi="Wingdings" w:hint="default"/>
      </w:rPr>
    </w:lvl>
    <w:lvl w:ilvl="6" w:tplc="04090001" w:tentative="1">
      <w:start w:val="1"/>
      <w:numFmt w:val="bullet"/>
      <w:lvlText w:val=""/>
      <w:lvlJc w:val="left"/>
      <w:pPr>
        <w:ind w:left="4832" w:hanging="360"/>
      </w:pPr>
      <w:rPr>
        <w:rFonts w:ascii="Symbol" w:hAnsi="Symbol" w:hint="default"/>
      </w:rPr>
    </w:lvl>
    <w:lvl w:ilvl="7" w:tplc="04090003" w:tentative="1">
      <w:start w:val="1"/>
      <w:numFmt w:val="bullet"/>
      <w:lvlText w:val="o"/>
      <w:lvlJc w:val="left"/>
      <w:pPr>
        <w:ind w:left="5552" w:hanging="360"/>
      </w:pPr>
      <w:rPr>
        <w:rFonts w:ascii="Courier New" w:hAnsi="Courier New" w:cs="Courier New" w:hint="default"/>
      </w:rPr>
    </w:lvl>
    <w:lvl w:ilvl="8" w:tplc="04090005" w:tentative="1">
      <w:start w:val="1"/>
      <w:numFmt w:val="bullet"/>
      <w:lvlText w:val=""/>
      <w:lvlJc w:val="left"/>
      <w:pPr>
        <w:ind w:left="6272" w:hanging="360"/>
      </w:pPr>
      <w:rPr>
        <w:rFonts w:ascii="Wingdings" w:hAnsi="Wingdings" w:hint="default"/>
      </w:rPr>
    </w:lvl>
  </w:abstractNum>
  <w:abstractNum w:abstractNumId="8"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BE252B"/>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1E5804"/>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3363CF"/>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AD6574"/>
    <w:multiLevelType w:val="hybridMultilevel"/>
    <w:tmpl w:val="A0A2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2"/>
  </w:num>
  <w:num w:numId="4">
    <w:abstractNumId w:val="8"/>
  </w:num>
  <w:num w:numId="5">
    <w:abstractNumId w:val="11"/>
  </w:num>
  <w:num w:numId="6">
    <w:abstractNumId w:val="5"/>
  </w:num>
  <w:num w:numId="7">
    <w:abstractNumId w:val="2"/>
  </w:num>
  <w:num w:numId="8">
    <w:abstractNumId w:val="3"/>
  </w:num>
  <w:num w:numId="9">
    <w:abstractNumId w:val="10"/>
  </w:num>
  <w:num w:numId="10">
    <w:abstractNumId w:val="9"/>
  </w:num>
  <w:num w:numId="11">
    <w:abstractNumId w:val="7"/>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kinson, Michael">
    <w15:presenceInfo w15:providerId="AD" w15:userId="S-1-5-21-505881439-82067924-1220176271-529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17"/>
    <w:rsid w:val="000107A4"/>
    <w:rsid w:val="00030823"/>
    <w:rsid w:val="0003364F"/>
    <w:rsid w:val="000375EE"/>
    <w:rsid w:val="00041C9D"/>
    <w:rsid w:val="00071C43"/>
    <w:rsid w:val="000A3246"/>
    <w:rsid w:val="000A6D11"/>
    <w:rsid w:val="000A6DEA"/>
    <w:rsid w:val="000C438C"/>
    <w:rsid w:val="000E0B0F"/>
    <w:rsid w:val="00100B2F"/>
    <w:rsid w:val="0010446A"/>
    <w:rsid w:val="00107289"/>
    <w:rsid w:val="0012764B"/>
    <w:rsid w:val="00147599"/>
    <w:rsid w:val="00154852"/>
    <w:rsid w:val="00154D6E"/>
    <w:rsid w:val="00161527"/>
    <w:rsid w:val="001663E2"/>
    <w:rsid w:val="00175563"/>
    <w:rsid w:val="00184FA9"/>
    <w:rsid w:val="001A556C"/>
    <w:rsid w:val="001B0C50"/>
    <w:rsid w:val="001C0B88"/>
    <w:rsid w:val="001F0EAE"/>
    <w:rsid w:val="00202F72"/>
    <w:rsid w:val="002407ED"/>
    <w:rsid w:val="00242F2A"/>
    <w:rsid w:val="00273B89"/>
    <w:rsid w:val="00275831"/>
    <w:rsid w:val="00294A0F"/>
    <w:rsid w:val="00296744"/>
    <w:rsid w:val="002C1F84"/>
    <w:rsid w:val="002C38EE"/>
    <w:rsid w:val="002D1F32"/>
    <w:rsid w:val="002D4200"/>
    <w:rsid w:val="002F4479"/>
    <w:rsid w:val="00303CCE"/>
    <w:rsid w:val="00305A0F"/>
    <w:rsid w:val="003069FE"/>
    <w:rsid w:val="00311AAA"/>
    <w:rsid w:val="00320350"/>
    <w:rsid w:val="003203ED"/>
    <w:rsid w:val="003615C9"/>
    <w:rsid w:val="00367C85"/>
    <w:rsid w:val="0037460D"/>
    <w:rsid w:val="003869AE"/>
    <w:rsid w:val="003A1122"/>
    <w:rsid w:val="003E2BFD"/>
    <w:rsid w:val="004004F8"/>
    <w:rsid w:val="00400541"/>
    <w:rsid w:val="00416C0B"/>
    <w:rsid w:val="00417A3C"/>
    <w:rsid w:val="00421B7A"/>
    <w:rsid w:val="00476F0C"/>
    <w:rsid w:val="004915B5"/>
    <w:rsid w:val="00493414"/>
    <w:rsid w:val="00496DC8"/>
    <w:rsid w:val="004A3AD2"/>
    <w:rsid w:val="004A40F7"/>
    <w:rsid w:val="004B36B3"/>
    <w:rsid w:val="004B4570"/>
    <w:rsid w:val="004F2C21"/>
    <w:rsid w:val="00511649"/>
    <w:rsid w:val="005177E2"/>
    <w:rsid w:val="00525AE4"/>
    <w:rsid w:val="005348B1"/>
    <w:rsid w:val="00535689"/>
    <w:rsid w:val="00551D80"/>
    <w:rsid w:val="0055203A"/>
    <w:rsid w:val="00552F21"/>
    <w:rsid w:val="00563D9C"/>
    <w:rsid w:val="00563FBC"/>
    <w:rsid w:val="005814DB"/>
    <w:rsid w:val="00592EAF"/>
    <w:rsid w:val="005B6F86"/>
    <w:rsid w:val="005D2778"/>
    <w:rsid w:val="005E1F71"/>
    <w:rsid w:val="005F32BC"/>
    <w:rsid w:val="005F6DF4"/>
    <w:rsid w:val="00613E33"/>
    <w:rsid w:val="00635DB8"/>
    <w:rsid w:val="00643F95"/>
    <w:rsid w:val="00647A87"/>
    <w:rsid w:val="00666820"/>
    <w:rsid w:val="006762B7"/>
    <w:rsid w:val="00685D5A"/>
    <w:rsid w:val="00691758"/>
    <w:rsid w:val="00693C2B"/>
    <w:rsid w:val="006A660A"/>
    <w:rsid w:val="006C201A"/>
    <w:rsid w:val="006F040D"/>
    <w:rsid w:val="00703A3F"/>
    <w:rsid w:val="0072339C"/>
    <w:rsid w:val="007346A9"/>
    <w:rsid w:val="0075260E"/>
    <w:rsid w:val="00771DD8"/>
    <w:rsid w:val="00780FD5"/>
    <w:rsid w:val="0078208A"/>
    <w:rsid w:val="00783A43"/>
    <w:rsid w:val="00790600"/>
    <w:rsid w:val="00795313"/>
    <w:rsid w:val="007A35E9"/>
    <w:rsid w:val="007B302F"/>
    <w:rsid w:val="007B709A"/>
    <w:rsid w:val="007D10B6"/>
    <w:rsid w:val="007F6A71"/>
    <w:rsid w:val="00801875"/>
    <w:rsid w:val="00811F08"/>
    <w:rsid w:val="0081395D"/>
    <w:rsid w:val="00824355"/>
    <w:rsid w:val="00841D54"/>
    <w:rsid w:val="008642E9"/>
    <w:rsid w:val="00872C1C"/>
    <w:rsid w:val="0088164D"/>
    <w:rsid w:val="00887639"/>
    <w:rsid w:val="008A74AE"/>
    <w:rsid w:val="008B4568"/>
    <w:rsid w:val="008C099F"/>
    <w:rsid w:val="008D2A74"/>
    <w:rsid w:val="008E0033"/>
    <w:rsid w:val="008F3761"/>
    <w:rsid w:val="009108E7"/>
    <w:rsid w:val="00944DF1"/>
    <w:rsid w:val="00952F9C"/>
    <w:rsid w:val="0096279B"/>
    <w:rsid w:val="00965709"/>
    <w:rsid w:val="00965D7B"/>
    <w:rsid w:val="00986868"/>
    <w:rsid w:val="009B6DAE"/>
    <w:rsid w:val="009C394E"/>
    <w:rsid w:val="009C65E6"/>
    <w:rsid w:val="00A1302D"/>
    <w:rsid w:val="00A5306E"/>
    <w:rsid w:val="00A672A9"/>
    <w:rsid w:val="00A67AE2"/>
    <w:rsid w:val="00A8564F"/>
    <w:rsid w:val="00A901E0"/>
    <w:rsid w:val="00AA453C"/>
    <w:rsid w:val="00AA6C5A"/>
    <w:rsid w:val="00AB23CD"/>
    <w:rsid w:val="00AB61A2"/>
    <w:rsid w:val="00B10156"/>
    <w:rsid w:val="00B37856"/>
    <w:rsid w:val="00B634B3"/>
    <w:rsid w:val="00B72148"/>
    <w:rsid w:val="00BA1111"/>
    <w:rsid w:val="00BB37D1"/>
    <w:rsid w:val="00BC4D50"/>
    <w:rsid w:val="00BE049F"/>
    <w:rsid w:val="00BE651E"/>
    <w:rsid w:val="00C052B0"/>
    <w:rsid w:val="00C10800"/>
    <w:rsid w:val="00C740C5"/>
    <w:rsid w:val="00C74817"/>
    <w:rsid w:val="00C850EC"/>
    <w:rsid w:val="00CA1657"/>
    <w:rsid w:val="00CD65D6"/>
    <w:rsid w:val="00CF0EDF"/>
    <w:rsid w:val="00CF5A38"/>
    <w:rsid w:val="00CF7661"/>
    <w:rsid w:val="00D162B8"/>
    <w:rsid w:val="00D50995"/>
    <w:rsid w:val="00D66FD1"/>
    <w:rsid w:val="00D80CDB"/>
    <w:rsid w:val="00D94FFE"/>
    <w:rsid w:val="00DB6C1D"/>
    <w:rsid w:val="00DC288F"/>
    <w:rsid w:val="00DC5E27"/>
    <w:rsid w:val="00E007A8"/>
    <w:rsid w:val="00E10E96"/>
    <w:rsid w:val="00E20D3B"/>
    <w:rsid w:val="00E21FF0"/>
    <w:rsid w:val="00E26CE3"/>
    <w:rsid w:val="00E357D9"/>
    <w:rsid w:val="00E36088"/>
    <w:rsid w:val="00E50FE3"/>
    <w:rsid w:val="00E6526D"/>
    <w:rsid w:val="00E73490"/>
    <w:rsid w:val="00E95B8D"/>
    <w:rsid w:val="00E975E9"/>
    <w:rsid w:val="00EA1DB7"/>
    <w:rsid w:val="00EB7F16"/>
    <w:rsid w:val="00ED1D8D"/>
    <w:rsid w:val="00F01F5E"/>
    <w:rsid w:val="00F1390C"/>
    <w:rsid w:val="00F2376F"/>
    <w:rsid w:val="00F321A3"/>
    <w:rsid w:val="00F36E46"/>
    <w:rsid w:val="00F81FB8"/>
    <w:rsid w:val="00F95330"/>
    <w:rsid w:val="00FA7290"/>
    <w:rsid w:val="00FB58A8"/>
    <w:rsid w:val="00FC6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paragraph" w:styleId="Heading5">
    <w:name w:val="heading 5"/>
    <w:basedOn w:val="Normal"/>
    <w:next w:val="Normal"/>
    <w:link w:val="Heading5Char"/>
    <w:uiPriority w:val="9"/>
    <w:semiHidden/>
    <w:unhideWhenUsed/>
    <w:qFormat/>
    <w:rsid w:val="00BE651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character" w:customStyle="1" w:styleId="Heading5Char">
    <w:name w:val="Heading 5 Char"/>
    <w:basedOn w:val="DefaultParagraphFont"/>
    <w:link w:val="Heading5"/>
    <w:uiPriority w:val="9"/>
    <w:semiHidden/>
    <w:rsid w:val="00BE651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0107A4"/>
    <w:rPr>
      <w:sz w:val="16"/>
      <w:szCs w:val="16"/>
    </w:rPr>
  </w:style>
  <w:style w:type="paragraph" w:styleId="CommentText">
    <w:name w:val="annotation text"/>
    <w:basedOn w:val="Normal"/>
    <w:link w:val="CommentTextChar"/>
    <w:uiPriority w:val="99"/>
    <w:semiHidden/>
    <w:unhideWhenUsed/>
    <w:rsid w:val="000107A4"/>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0107A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479058">
      <w:bodyDiv w:val="1"/>
      <w:marLeft w:val="0"/>
      <w:marRight w:val="0"/>
      <w:marTop w:val="0"/>
      <w:marBottom w:val="0"/>
      <w:divBdr>
        <w:top w:val="none" w:sz="0" w:space="0" w:color="auto"/>
        <w:left w:val="none" w:sz="0" w:space="0" w:color="auto"/>
        <w:bottom w:val="none" w:sz="0" w:space="0" w:color="auto"/>
        <w:right w:val="none" w:sz="0" w:space="0" w:color="auto"/>
      </w:divBdr>
    </w:div>
    <w:div w:id="187538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6434621-30D9-481F-A1FC-659100D9D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2549</Words>
  <Characters>14531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Sinkinson, Michael</cp:lastModifiedBy>
  <cp:revision>3</cp:revision>
  <cp:lastPrinted>2018-10-10T20:44:00Z</cp:lastPrinted>
  <dcterms:created xsi:type="dcterms:W3CDTF">2018-11-01T18:52:00Z</dcterms:created>
  <dcterms:modified xsi:type="dcterms:W3CDTF">2018-11-01T18:54:00Z</dcterms:modified>
</cp:coreProperties>
</file>