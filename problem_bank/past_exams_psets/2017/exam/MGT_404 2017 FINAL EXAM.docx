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01A" w:rsidRPr="000868ED" w:rsidRDefault="006C201A" w:rsidP="006C201A">
      <w:pPr>
        <w:spacing w:line="240" w:lineRule="auto"/>
        <w:jc w:val="center"/>
        <w:rPr>
          <w:rFonts w:ascii="Times New Roman" w:hAnsi="Times New Roman" w:cs="Times New Roman"/>
        </w:rPr>
      </w:pPr>
      <w:r w:rsidRPr="000868ED">
        <w:rPr>
          <w:rFonts w:ascii="Times New Roman" w:hAnsi="Times New Roman" w:cs="Times New Roman"/>
        </w:rPr>
        <w:t>FINAL EXAM</w:t>
      </w:r>
    </w:p>
    <w:p w:rsidR="006C201A" w:rsidRPr="000868ED" w:rsidRDefault="006C201A" w:rsidP="006C201A">
      <w:pPr>
        <w:spacing w:line="240" w:lineRule="auto"/>
        <w:jc w:val="center"/>
        <w:rPr>
          <w:rFonts w:ascii="Times New Roman" w:hAnsi="Times New Roman" w:cs="Times New Roman"/>
        </w:rPr>
      </w:pPr>
      <w:r w:rsidRPr="000868ED">
        <w:rPr>
          <w:rFonts w:ascii="Times New Roman" w:hAnsi="Times New Roman" w:cs="Times New Roman"/>
        </w:rPr>
        <w:t>Fall 201</w:t>
      </w:r>
      <w:r w:rsidR="00A54BEF" w:rsidRPr="000868ED">
        <w:rPr>
          <w:rFonts w:ascii="Times New Roman" w:hAnsi="Times New Roman" w:cs="Times New Roman"/>
        </w:rPr>
        <w:t>7</w:t>
      </w:r>
    </w:p>
    <w:p w:rsidR="006C201A" w:rsidRPr="000868ED" w:rsidRDefault="006C201A" w:rsidP="006C201A">
      <w:pPr>
        <w:spacing w:line="240" w:lineRule="auto"/>
        <w:jc w:val="center"/>
        <w:rPr>
          <w:rFonts w:ascii="Times New Roman" w:hAnsi="Times New Roman" w:cs="Times New Roman"/>
        </w:rPr>
      </w:pPr>
    </w:p>
    <w:p w:rsidR="006C201A" w:rsidRPr="000868ED" w:rsidRDefault="006C201A" w:rsidP="006C201A">
      <w:pPr>
        <w:pStyle w:val="ListParagraph"/>
        <w:spacing w:line="24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This is a closed-book exam.</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Students whose native language is not English may use a dictionary if they wish.</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 xml:space="preserve">Please check that you have </w:t>
      </w:r>
      <w:r w:rsidR="00E10E96" w:rsidRPr="000868ED">
        <w:rPr>
          <w:rFonts w:ascii="Times New Roman" w:hAnsi="Times New Roman" w:cs="Times New Roman"/>
          <w:u w:val="single"/>
        </w:rPr>
        <w:t>6</w:t>
      </w:r>
      <w:r w:rsidRPr="000868ED">
        <w:rPr>
          <w:rFonts w:ascii="Times New Roman" w:hAnsi="Times New Roman" w:cs="Times New Roman"/>
          <w:u w:val="single"/>
        </w:rPr>
        <w:t xml:space="preserve"> pages</w:t>
      </w:r>
      <w:r w:rsidRPr="000868ED">
        <w:rPr>
          <w:rFonts w:ascii="Times New Roman" w:hAnsi="Times New Roman" w:cs="Times New Roman"/>
        </w:rPr>
        <w:t xml:space="preserve"> in your copy of the exam.</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 xml:space="preserve">There are </w:t>
      </w:r>
      <w:r w:rsidRPr="000868ED">
        <w:rPr>
          <w:rFonts w:ascii="Times New Roman" w:hAnsi="Times New Roman" w:cs="Times New Roman"/>
          <w:u w:val="single"/>
        </w:rPr>
        <w:t>180 points</w:t>
      </w:r>
      <w:r w:rsidRPr="000868ED">
        <w:rPr>
          <w:rFonts w:ascii="Times New Roman" w:hAnsi="Times New Roman" w:cs="Times New Roman"/>
        </w:rPr>
        <w:t xml:space="preserve"> in the exam. You also have </w:t>
      </w:r>
      <w:r w:rsidRPr="000868ED">
        <w:rPr>
          <w:rFonts w:ascii="Times New Roman" w:hAnsi="Times New Roman" w:cs="Times New Roman"/>
          <w:u w:val="single"/>
        </w:rPr>
        <w:t>180 minutes</w:t>
      </w:r>
      <w:r w:rsidRPr="000868ED">
        <w:rPr>
          <w:rFonts w:ascii="Times New Roman" w:hAnsi="Times New Roman" w:cs="Times New Roman"/>
        </w:rPr>
        <w:t xml:space="preserve">. </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Please put the first section, covering the shorter questions, in one book and the longer questions in a second book. Label all books.</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Remember to put your name on all books.</w:t>
      </w:r>
    </w:p>
    <w:p w:rsidR="006C201A" w:rsidRPr="000868ED" w:rsidRDefault="006C201A" w:rsidP="006C201A">
      <w:pPr>
        <w:pStyle w:val="ListParagraph"/>
        <w:spacing w:line="360" w:lineRule="auto"/>
        <w:rPr>
          <w:rFonts w:ascii="Times New Roman" w:hAnsi="Times New Roman" w:cs="Times New Roman"/>
        </w:rPr>
      </w:pPr>
    </w:p>
    <w:p w:rsidR="006C201A"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Do not be concerned if your answers are not whole numbers.</w:t>
      </w:r>
    </w:p>
    <w:p w:rsidR="00CF70C6" w:rsidRPr="00CF70C6" w:rsidRDefault="00CF70C6" w:rsidP="00CF70C6">
      <w:pPr>
        <w:pStyle w:val="ListParagraph"/>
        <w:rPr>
          <w:rFonts w:ascii="Times New Roman" w:hAnsi="Times New Roman" w:cs="Times New Roman"/>
        </w:rPr>
      </w:pPr>
    </w:p>
    <w:p w:rsidR="00CF70C6" w:rsidRPr="000868ED" w:rsidRDefault="00CF70C6" w:rsidP="006C201A">
      <w:pPr>
        <w:pStyle w:val="ListParagraph"/>
        <w:numPr>
          <w:ilvl w:val="0"/>
          <w:numId w:val="14"/>
        </w:numPr>
        <w:spacing w:line="360" w:lineRule="auto"/>
        <w:rPr>
          <w:rFonts w:ascii="Times New Roman" w:hAnsi="Times New Roman" w:cs="Times New Roman"/>
        </w:rPr>
      </w:pPr>
      <w:r>
        <w:rPr>
          <w:rFonts w:ascii="Times New Roman" w:hAnsi="Times New Roman" w:cs="Times New Roman"/>
        </w:rPr>
        <w:t xml:space="preserve">You cannot use your phone as a calculator. You may use your own calculator, but it cannot be web-enabled. Simple calculators will be provided by the MBA office, and are sufficient for completing all calculations in the exam. </w:t>
      </w:r>
    </w:p>
    <w:p w:rsidR="006C201A" w:rsidRPr="000868ED" w:rsidRDefault="006C201A" w:rsidP="006C201A">
      <w:pPr>
        <w:pStyle w:val="ListParagraph"/>
        <w:spacing w:line="360" w:lineRule="auto"/>
        <w:rPr>
          <w:rFonts w:ascii="Times New Roman" w:hAnsi="Times New Roman" w:cs="Times New Roman"/>
        </w:rPr>
      </w:pPr>
    </w:p>
    <w:p w:rsidR="006C201A" w:rsidRPr="000868ED" w:rsidRDefault="006C201A" w:rsidP="006C201A">
      <w:pPr>
        <w:pStyle w:val="ListParagraph"/>
        <w:numPr>
          <w:ilvl w:val="0"/>
          <w:numId w:val="14"/>
        </w:numPr>
        <w:spacing w:line="360" w:lineRule="auto"/>
        <w:rPr>
          <w:rFonts w:ascii="Times New Roman" w:hAnsi="Times New Roman" w:cs="Times New Roman"/>
        </w:rPr>
      </w:pPr>
      <w:r w:rsidRPr="000868ED">
        <w:rPr>
          <w:rFonts w:ascii="Times New Roman" w:hAnsi="Times New Roman" w:cs="Times New Roman"/>
        </w:rPr>
        <w:t xml:space="preserve">If your answer is a number put a box around it. Example: </w:t>
      </w:r>
      <w:r w:rsidRPr="000868ED">
        <w:rPr>
          <w:rFonts w:ascii="Times New Roman" w:hAnsi="Times New Roman" w:cs="Times New Roman"/>
          <w:bdr w:val="single" w:sz="4" w:space="0" w:color="auto"/>
        </w:rPr>
        <w:t xml:space="preserve"> P=$436, Q=</w:t>
      </w:r>
      <w:proofErr w:type="gramStart"/>
      <w:r w:rsidRPr="000868ED">
        <w:rPr>
          <w:rFonts w:ascii="Times New Roman" w:hAnsi="Times New Roman" w:cs="Times New Roman"/>
          <w:bdr w:val="single" w:sz="4" w:space="0" w:color="auto"/>
        </w:rPr>
        <w:t>35,465 .</w:t>
      </w:r>
      <w:proofErr w:type="gramEnd"/>
      <w:r w:rsidRPr="000868ED">
        <w:rPr>
          <w:rFonts w:ascii="Times New Roman" w:hAnsi="Times New Roman" w:cs="Times New Roman"/>
          <w:bdr w:val="single" w:sz="4" w:space="0" w:color="auto"/>
        </w:rPr>
        <w:t xml:space="preserve"> </w:t>
      </w:r>
    </w:p>
    <w:p w:rsidR="003E2BFD" w:rsidRPr="000868ED" w:rsidRDefault="003E2BFD">
      <w:pPr>
        <w:spacing w:after="160" w:line="259" w:lineRule="auto"/>
        <w:rPr>
          <w:rFonts w:ascii="Times New Roman" w:eastAsia="Times New Roman" w:hAnsi="Times New Roman" w:cs="Times New Roman"/>
          <w:b/>
          <w:bCs/>
          <w:u w:val="single" w:color="000000"/>
        </w:rPr>
      </w:pPr>
      <w:r w:rsidRPr="000868ED">
        <w:rPr>
          <w:rFonts w:ascii="Times New Roman" w:hAnsi="Times New Roman" w:cs="Times New Roman"/>
          <w:u w:val="single" w:color="000000"/>
        </w:rPr>
        <w:br w:type="page"/>
      </w:r>
    </w:p>
    <w:p w:rsidR="00DC288F" w:rsidRPr="000868ED" w:rsidRDefault="00DC288F" w:rsidP="003E2BFD">
      <w:pPr>
        <w:pStyle w:val="Heading1"/>
        <w:ind w:firstLine="0"/>
        <w:rPr>
          <w:rFonts w:cs="Times New Roman"/>
          <w:sz w:val="22"/>
          <w:szCs w:val="22"/>
          <w:u w:val="single" w:color="000000"/>
        </w:rPr>
      </w:pPr>
      <w:r w:rsidRPr="000868ED">
        <w:rPr>
          <w:rFonts w:cs="Times New Roman"/>
          <w:sz w:val="22"/>
          <w:szCs w:val="22"/>
          <w:u w:val="single" w:color="000000"/>
        </w:rPr>
        <w:lastRenderedPageBreak/>
        <w:t>Section</w:t>
      </w:r>
      <w:r w:rsidRPr="000868ED">
        <w:rPr>
          <w:rFonts w:cs="Times New Roman"/>
          <w:spacing w:val="21"/>
          <w:sz w:val="22"/>
          <w:szCs w:val="22"/>
          <w:u w:val="single" w:color="000000"/>
        </w:rPr>
        <w:t xml:space="preserve"> </w:t>
      </w:r>
      <w:r w:rsidRPr="000868ED">
        <w:rPr>
          <w:rFonts w:cs="Times New Roman"/>
          <w:sz w:val="22"/>
          <w:szCs w:val="22"/>
          <w:u w:val="single" w:color="000000"/>
        </w:rPr>
        <w:t>I:</w:t>
      </w:r>
      <w:r w:rsidRPr="000868ED">
        <w:rPr>
          <w:rFonts w:cs="Times New Roman"/>
          <w:spacing w:val="20"/>
          <w:sz w:val="22"/>
          <w:szCs w:val="22"/>
          <w:u w:val="single" w:color="000000"/>
        </w:rPr>
        <w:t xml:space="preserve"> </w:t>
      </w:r>
      <w:r w:rsidRPr="000868ED">
        <w:rPr>
          <w:rFonts w:cs="Times New Roman"/>
          <w:sz w:val="22"/>
          <w:szCs w:val="22"/>
          <w:u w:val="single" w:color="000000"/>
        </w:rPr>
        <w:t>Short</w:t>
      </w:r>
      <w:r w:rsidRPr="000868ED">
        <w:rPr>
          <w:rFonts w:cs="Times New Roman"/>
          <w:spacing w:val="21"/>
          <w:sz w:val="22"/>
          <w:szCs w:val="22"/>
          <w:u w:val="single" w:color="000000"/>
        </w:rPr>
        <w:t xml:space="preserve"> </w:t>
      </w:r>
      <w:r w:rsidRPr="000868ED">
        <w:rPr>
          <w:rFonts w:cs="Times New Roman"/>
          <w:sz w:val="22"/>
          <w:szCs w:val="22"/>
          <w:u w:val="single" w:color="000000"/>
        </w:rPr>
        <w:t>Questions</w:t>
      </w:r>
      <w:r w:rsidR="001D7352">
        <w:rPr>
          <w:rFonts w:cs="Times New Roman"/>
          <w:sz w:val="22"/>
          <w:szCs w:val="22"/>
          <w:u w:val="single" w:color="000000"/>
        </w:rPr>
        <w:t xml:space="preserve"> [64</w:t>
      </w:r>
      <w:r w:rsidR="00CF0EDF" w:rsidRPr="000868ED">
        <w:rPr>
          <w:rFonts w:cs="Times New Roman"/>
          <w:sz w:val="22"/>
          <w:szCs w:val="22"/>
          <w:u w:val="single" w:color="000000"/>
        </w:rPr>
        <w:t xml:space="preserve"> points]</w:t>
      </w:r>
    </w:p>
    <w:p w:rsidR="00DC288F" w:rsidRPr="000868ED" w:rsidRDefault="00DC288F" w:rsidP="00DC288F">
      <w:pPr>
        <w:pStyle w:val="BodyText"/>
        <w:spacing w:before="77"/>
        <w:ind w:left="152"/>
        <w:rPr>
          <w:rFonts w:cs="Times New Roman"/>
          <w:sz w:val="22"/>
          <w:szCs w:val="22"/>
        </w:rPr>
      </w:pPr>
      <w:r w:rsidRPr="000868ED">
        <w:rPr>
          <w:rFonts w:cs="Times New Roman"/>
          <w:sz w:val="22"/>
          <w:szCs w:val="22"/>
        </w:rPr>
        <w:t>Please</w:t>
      </w:r>
      <w:r w:rsidRPr="000868ED">
        <w:rPr>
          <w:rFonts w:cs="Times New Roman"/>
          <w:spacing w:val="18"/>
          <w:sz w:val="22"/>
          <w:szCs w:val="22"/>
        </w:rPr>
        <w:t xml:space="preserve"> </w:t>
      </w:r>
      <w:r w:rsidRPr="000868ED">
        <w:rPr>
          <w:rFonts w:cs="Times New Roman"/>
          <w:sz w:val="22"/>
          <w:szCs w:val="22"/>
        </w:rPr>
        <w:t>be</w:t>
      </w:r>
      <w:r w:rsidRPr="000868ED">
        <w:rPr>
          <w:rFonts w:cs="Times New Roman"/>
          <w:spacing w:val="18"/>
          <w:sz w:val="22"/>
          <w:szCs w:val="22"/>
        </w:rPr>
        <w:t xml:space="preserve"> </w:t>
      </w:r>
      <w:r w:rsidRPr="000868ED">
        <w:rPr>
          <w:rFonts w:cs="Times New Roman"/>
          <w:sz w:val="22"/>
          <w:szCs w:val="22"/>
        </w:rPr>
        <w:t>concise.</w:t>
      </w:r>
      <w:r w:rsidRPr="000868ED">
        <w:rPr>
          <w:rFonts w:cs="Times New Roman"/>
          <w:spacing w:val="17"/>
          <w:sz w:val="22"/>
          <w:szCs w:val="22"/>
        </w:rPr>
        <w:t xml:space="preserve"> </w:t>
      </w:r>
      <w:r w:rsidRPr="000868ED">
        <w:rPr>
          <w:rFonts w:cs="Times New Roman"/>
          <w:sz w:val="22"/>
          <w:szCs w:val="22"/>
        </w:rPr>
        <w:t>None</w:t>
      </w:r>
      <w:r w:rsidRPr="000868ED">
        <w:rPr>
          <w:rFonts w:cs="Times New Roman"/>
          <w:spacing w:val="18"/>
          <w:sz w:val="22"/>
          <w:szCs w:val="22"/>
        </w:rPr>
        <w:t xml:space="preserve"> </w:t>
      </w:r>
      <w:r w:rsidRPr="000868ED">
        <w:rPr>
          <w:rFonts w:cs="Times New Roman"/>
          <w:sz w:val="22"/>
          <w:szCs w:val="22"/>
        </w:rPr>
        <w:t>of</w:t>
      </w:r>
      <w:r w:rsidRPr="000868ED">
        <w:rPr>
          <w:rFonts w:cs="Times New Roman"/>
          <w:spacing w:val="16"/>
          <w:sz w:val="22"/>
          <w:szCs w:val="22"/>
        </w:rPr>
        <w:t xml:space="preserve"> </w:t>
      </w:r>
      <w:r w:rsidRPr="000868ED">
        <w:rPr>
          <w:rFonts w:cs="Times New Roman"/>
          <w:sz w:val="22"/>
          <w:szCs w:val="22"/>
        </w:rPr>
        <w:t>the</w:t>
      </w:r>
      <w:r w:rsidRPr="000868ED">
        <w:rPr>
          <w:rFonts w:cs="Times New Roman"/>
          <w:spacing w:val="19"/>
          <w:sz w:val="22"/>
          <w:szCs w:val="22"/>
        </w:rPr>
        <w:t xml:space="preserve"> </w:t>
      </w:r>
      <w:r w:rsidRPr="000868ED">
        <w:rPr>
          <w:rFonts w:cs="Times New Roman"/>
          <w:sz w:val="22"/>
          <w:szCs w:val="22"/>
        </w:rPr>
        <w:t>answers</w:t>
      </w:r>
      <w:r w:rsidRPr="000868ED">
        <w:rPr>
          <w:rFonts w:cs="Times New Roman"/>
          <w:spacing w:val="18"/>
          <w:sz w:val="22"/>
          <w:szCs w:val="22"/>
        </w:rPr>
        <w:t xml:space="preserve"> </w:t>
      </w:r>
      <w:r w:rsidRPr="000868ED">
        <w:rPr>
          <w:rFonts w:cs="Times New Roman"/>
          <w:sz w:val="22"/>
          <w:szCs w:val="22"/>
        </w:rPr>
        <w:t>require</w:t>
      </w:r>
      <w:r w:rsidRPr="000868ED">
        <w:rPr>
          <w:rFonts w:cs="Times New Roman"/>
          <w:spacing w:val="18"/>
          <w:sz w:val="22"/>
          <w:szCs w:val="22"/>
        </w:rPr>
        <w:t xml:space="preserve"> </w:t>
      </w:r>
      <w:r w:rsidRPr="000868ED">
        <w:rPr>
          <w:rFonts w:cs="Times New Roman"/>
          <w:sz w:val="22"/>
          <w:szCs w:val="22"/>
        </w:rPr>
        <w:t>more</w:t>
      </w:r>
      <w:r w:rsidRPr="000868ED">
        <w:rPr>
          <w:rFonts w:cs="Times New Roman"/>
          <w:spacing w:val="15"/>
          <w:sz w:val="22"/>
          <w:szCs w:val="22"/>
        </w:rPr>
        <w:t xml:space="preserve"> </w:t>
      </w:r>
      <w:r w:rsidRPr="000868ED">
        <w:rPr>
          <w:rFonts w:cs="Times New Roman"/>
          <w:sz w:val="22"/>
          <w:szCs w:val="22"/>
        </w:rPr>
        <w:t>than</w:t>
      </w:r>
      <w:r w:rsidRPr="000868ED">
        <w:rPr>
          <w:rFonts w:cs="Times New Roman"/>
          <w:spacing w:val="18"/>
          <w:sz w:val="22"/>
          <w:szCs w:val="22"/>
        </w:rPr>
        <w:t xml:space="preserve"> </w:t>
      </w:r>
      <w:r w:rsidRPr="000868ED">
        <w:rPr>
          <w:rFonts w:cs="Times New Roman"/>
          <w:sz w:val="22"/>
          <w:szCs w:val="22"/>
        </w:rPr>
        <w:t>a</w:t>
      </w:r>
      <w:r w:rsidRPr="000868ED">
        <w:rPr>
          <w:rFonts w:cs="Times New Roman"/>
          <w:spacing w:val="18"/>
          <w:sz w:val="22"/>
          <w:szCs w:val="22"/>
        </w:rPr>
        <w:t xml:space="preserve"> </w:t>
      </w:r>
      <w:r w:rsidRPr="000868ED">
        <w:rPr>
          <w:rFonts w:cs="Times New Roman"/>
          <w:sz w:val="22"/>
          <w:szCs w:val="22"/>
        </w:rPr>
        <w:t>brief</w:t>
      </w:r>
      <w:r w:rsidRPr="000868ED">
        <w:rPr>
          <w:rFonts w:cs="Times New Roman"/>
          <w:spacing w:val="19"/>
          <w:sz w:val="22"/>
          <w:szCs w:val="22"/>
        </w:rPr>
        <w:t xml:space="preserve"> </w:t>
      </w:r>
      <w:r w:rsidRPr="000868ED">
        <w:rPr>
          <w:rFonts w:cs="Times New Roman"/>
          <w:sz w:val="22"/>
          <w:szCs w:val="22"/>
        </w:rPr>
        <w:t>paragraph.</w:t>
      </w:r>
    </w:p>
    <w:p w:rsidR="00DC288F" w:rsidRPr="000868ED" w:rsidRDefault="00DC288F" w:rsidP="00DC288F">
      <w:pPr>
        <w:spacing w:before="8"/>
        <w:rPr>
          <w:rFonts w:ascii="Times New Roman" w:eastAsia="Times New Roman" w:hAnsi="Times New Roman" w:cs="Times New Roman"/>
        </w:rPr>
      </w:pPr>
    </w:p>
    <w:p w:rsidR="00D94FFE" w:rsidRPr="004F04D2" w:rsidRDefault="001D7352" w:rsidP="004F04D2">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6762B7" w:rsidRPr="000868ED">
        <w:rPr>
          <w:rFonts w:cs="Times New Roman"/>
          <w:sz w:val="22"/>
          <w:szCs w:val="22"/>
        </w:rPr>
        <w:t>The Italian Gover</w:t>
      </w:r>
      <w:r w:rsidR="00525AE4" w:rsidRPr="000868ED">
        <w:rPr>
          <w:rFonts w:cs="Times New Roman"/>
          <w:sz w:val="22"/>
          <w:szCs w:val="22"/>
        </w:rPr>
        <w:t>nment is considering imposing a specific</w:t>
      </w:r>
      <w:r w:rsidR="00643F95" w:rsidRPr="000868ED">
        <w:rPr>
          <w:rFonts w:cs="Times New Roman"/>
          <w:sz w:val="22"/>
          <w:szCs w:val="22"/>
        </w:rPr>
        <w:t xml:space="preserve"> </w:t>
      </w:r>
      <w:r w:rsidR="006762B7" w:rsidRPr="000868ED">
        <w:rPr>
          <w:rFonts w:cs="Times New Roman"/>
          <w:sz w:val="22"/>
          <w:szCs w:val="22"/>
        </w:rPr>
        <w:t xml:space="preserve">tax </w:t>
      </w:r>
      <w:r w:rsidR="00525AE4" w:rsidRPr="000868ED">
        <w:rPr>
          <w:rFonts w:cs="Times New Roman"/>
          <w:sz w:val="22"/>
          <w:szCs w:val="22"/>
        </w:rPr>
        <w:t>of 10 Euros (per unit</w:t>
      </w:r>
      <w:r w:rsidR="00643F95" w:rsidRPr="000868ED">
        <w:rPr>
          <w:rFonts w:cs="Times New Roman"/>
          <w:sz w:val="22"/>
          <w:szCs w:val="22"/>
        </w:rPr>
        <w:t xml:space="preserve"> sold</w:t>
      </w:r>
      <w:r w:rsidR="00525AE4" w:rsidRPr="000868ED">
        <w:rPr>
          <w:rFonts w:cs="Times New Roman"/>
          <w:sz w:val="22"/>
          <w:szCs w:val="22"/>
        </w:rPr>
        <w:t xml:space="preserve">) on Luxottica, a monopoly seller of sunglasses and fashion eyewear. What will be the effect of this tax on </w:t>
      </w:r>
      <w:proofErr w:type="spellStart"/>
      <w:r w:rsidR="00303CCE" w:rsidRPr="000868ED">
        <w:rPr>
          <w:rFonts w:cs="Times New Roman"/>
          <w:sz w:val="22"/>
          <w:szCs w:val="22"/>
        </w:rPr>
        <w:t>i</w:t>
      </w:r>
      <w:proofErr w:type="spellEnd"/>
      <w:r w:rsidR="00303CCE" w:rsidRPr="000868ED">
        <w:rPr>
          <w:rFonts w:cs="Times New Roman"/>
          <w:sz w:val="22"/>
          <w:szCs w:val="22"/>
        </w:rPr>
        <w:t xml:space="preserve">) </w:t>
      </w:r>
      <w:r w:rsidR="00525AE4" w:rsidRPr="000868ED">
        <w:rPr>
          <w:rFonts w:cs="Times New Roman"/>
          <w:sz w:val="22"/>
          <w:szCs w:val="22"/>
        </w:rPr>
        <w:t xml:space="preserve">prices, </w:t>
      </w:r>
      <w:r w:rsidR="00303CCE" w:rsidRPr="000868ED">
        <w:rPr>
          <w:rFonts w:cs="Times New Roman"/>
          <w:sz w:val="22"/>
          <w:szCs w:val="22"/>
        </w:rPr>
        <w:t xml:space="preserve">ii) </w:t>
      </w:r>
      <w:r w:rsidR="00525AE4" w:rsidRPr="000868ED">
        <w:rPr>
          <w:rFonts w:cs="Times New Roman"/>
          <w:sz w:val="22"/>
          <w:szCs w:val="22"/>
        </w:rPr>
        <w:t xml:space="preserve">quantities and </w:t>
      </w:r>
      <w:r w:rsidR="00303CCE" w:rsidRPr="000868ED">
        <w:rPr>
          <w:rFonts w:cs="Times New Roman"/>
          <w:sz w:val="22"/>
          <w:szCs w:val="22"/>
        </w:rPr>
        <w:t xml:space="preserve">iii) </w:t>
      </w:r>
      <w:r w:rsidR="00525AE4" w:rsidRPr="000868ED">
        <w:rPr>
          <w:rFonts w:cs="Times New Roman"/>
          <w:sz w:val="22"/>
          <w:szCs w:val="22"/>
        </w:rPr>
        <w:t xml:space="preserve">consumer welfare? Explain your reasoning </w:t>
      </w:r>
      <w:r w:rsidR="00303CCE" w:rsidRPr="000868ED">
        <w:rPr>
          <w:rFonts w:cs="Times New Roman"/>
          <w:sz w:val="22"/>
          <w:szCs w:val="22"/>
        </w:rPr>
        <w:t xml:space="preserve">for each </w:t>
      </w:r>
      <w:r w:rsidR="00525AE4" w:rsidRPr="000868ED">
        <w:rPr>
          <w:rFonts w:cs="Times New Roman"/>
          <w:sz w:val="22"/>
          <w:szCs w:val="22"/>
        </w:rPr>
        <w:t>clearly</w:t>
      </w:r>
      <w:r w:rsidR="009C65E6" w:rsidRPr="000868ED">
        <w:rPr>
          <w:rFonts w:cs="Times New Roman"/>
          <w:sz w:val="22"/>
          <w:szCs w:val="22"/>
        </w:rPr>
        <w:t xml:space="preserve"> and be as precise as possible</w:t>
      </w:r>
      <w:r w:rsidR="004F04D2">
        <w:rPr>
          <w:rFonts w:cs="Times New Roman"/>
          <w:sz w:val="22"/>
          <w:szCs w:val="22"/>
        </w:rPr>
        <w:t>.</w:t>
      </w:r>
    </w:p>
    <w:p w:rsidR="00303CCE" w:rsidRPr="000868ED" w:rsidRDefault="00303CCE" w:rsidP="00E10E96">
      <w:pPr>
        <w:pStyle w:val="BodyText"/>
        <w:tabs>
          <w:tab w:val="left" w:pos="513"/>
        </w:tabs>
        <w:spacing w:line="251" w:lineRule="auto"/>
        <w:ind w:left="0" w:right="382"/>
        <w:rPr>
          <w:rFonts w:cs="Times New Roman"/>
          <w:sz w:val="22"/>
          <w:szCs w:val="22"/>
        </w:rPr>
      </w:pPr>
    </w:p>
    <w:p w:rsidR="004F04D2" w:rsidRDefault="001D7352" w:rsidP="004F04D2">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F2376F" w:rsidRPr="000868ED">
        <w:rPr>
          <w:rFonts w:cs="Times New Roman"/>
          <w:sz w:val="22"/>
          <w:szCs w:val="22"/>
        </w:rPr>
        <w:t xml:space="preserve">The supply of </w:t>
      </w:r>
      <w:r w:rsidR="00303CCE" w:rsidRPr="000868ED">
        <w:rPr>
          <w:rFonts w:cs="Times New Roman"/>
          <w:sz w:val="22"/>
          <w:szCs w:val="22"/>
        </w:rPr>
        <w:t>ocean-breeding fish like cod and bluefish</w:t>
      </w:r>
      <w:r w:rsidR="00F2376F" w:rsidRPr="000868ED">
        <w:rPr>
          <w:rFonts w:cs="Times New Roman"/>
          <w:sz w:val="22"/>
          <w:szCs w:val="22"/>
        </w:rPr>
        <w:t xml:space="preserve"> is highly volatile </w:t>
      </w:r>
      <w:r w:rsidR="00303CCE" w:rsidRPr="000868ED">
        <w:rPr>
          <w:rFonts w:cs="Times New Roman"/>
          <w:sz w:val="22"/>
          <w:szCs w:val="22"/>
        </w:rPr>
        <w:t xml:space="preserve">from </w:t>
      </w:r>
      <w:r w:rsidR="00F2376F" w:rsidRPr="000868ED">
        <w:rPr>
          <w:rFonts w:cs="Times New Roman"/>
          <w:sz w:val="22"/>
          <w:szCs w:val="22"/>
        </w:rPr>
        <w:t xml:space="preserve">year to year depending on the ocean currents. Despite this volatility in supply, </w:t>
      </w:r>
      <w:r w:rsidR="00303CCE" w:rsidRPr="000868ED">
        <w:rPr>
          <w:rFonts w:cs="Times New Roman"/>
          <w:sz w:val="22"/>
          <w:szCs w:val="22"/>
        </w:rPr>
        <w:t xml:space="preserve">cod and </w:t>
      </w:r>
      <w:r w:rsidR="00F2376F" w:rsidRPr="000868ED">
        <w:rPr>
          <w:rFonts w:cs="Times New Roman"/>
          <w:sz w:val="22"/>
          <w:szCs w:val="22"/>
        </w:rPr>
        <w:t>bluefish prices are relatively stable. What does this tell you? Illustrate with a graph.</w:t>
      </w:r>
    </w:p>
    <w:p w:rsidR="00C052B0" w:rsidRPr="004F04D2" w:rsidRDefault="00303CCE" w:rsidP="004F04D2">
      <w:pPr>
        <w:pStyle w:val="BodyText"/>
        <w:tabs>
          <w:tab w:val="left" w:pos="513"/>
        </w:tabs>
        <w:spacing w:line="251" w:lineRule="auto"/>
        <w:ind w:left="512" w:right="382"/>
        <w:rPr>
          <w:rFonts w:cs="Times New Roman"/>
          <w:sz w:val="22"/>
          <w:szCs w:val="22"/>
        </w:rPr>
      </w:pPr>
      <w:r w:rsidRPr="004F04D2">
        <w:rPr>
          <w:rFonts w:eastAsia="MS Mincho" w:cs="Times New Roman"/>
          <w:color w:val="000000"/>
        </w:rPr>
        <w:t xml:space="preserve"> </w:t>
      </w:r>
    </w:p>
    <w:p w:rsidR="008D07FC" w:rsidRDefault="001D7352" w:rsidP="008D07FC">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C052B0" w:rsidRPr="000868ED">
        <w:rPr>
          <w:rFonts w:cs="Times New Roman"/>
          <w:sz w:val="22"/>
          <w:szCs w:val="22"/>
        </w:rPr>
        <w:t>The market for first-flush black Darjeeling tea is perfectly competitive. Your analysis of the financial</w:t>
      </w:r>
      <w:r w:rsidR="005F4CE0">
        <w:rPr>
          <w:rFonts w:cs="Times New Roman"/>
          <w:sz w:val="22"/>
          <w:szCs w:val="22"/>
        </w:rPr>
        <w:t xml:space="preserve"> / accounting</w:t>
      </w:r>
      <w:r w:rsidR="00C052B0" w:rsidRPr="000868ED">
        <w:rPr>
          <w:rFonts w:cs="Times New Roman"/>
          <w:sz w:val="22"/>
          <w:szCs w:val="22"/>
        </w:rPr>
        <w:t xml:space="preserve"> statements of a large Darjeeling tea producer reveals that the firm is making millions of dollars of profits. </w:t>
      </w:r>
      <w:r w:rsidR="00613E33" w:rsidRPr="000868ED">
        <w:rPr>
          <w:rFonts w:cs="Times New Roman"/>
          <w:sz w:val="22"/>
          <w:szCs w:val="22"/>
        </w:rPr>
        <w:t xml:space="preserve">Is this consistent with your understanding that </w:t>
      </w:r>
      <w:r w:rsidR="005F4CE0">
        <w:rPr>
          <w:rFonts w:cs="Times New Roman"/>
          <w:sz w:val="22"/>
          <w:szCs w:val="22"/>
        </w:rPr>
        <w:t xml:space="preserve">long-run </w:t>
      </w:r>
      <w:r w:rsidR="00613E33" w:rsidRPr="000868ED">
        <w:rPr>
          <w:rFonts w:cs="Times New Roman"/>
          <w:sz w:val="22"/>
          <w:szCs w:val="22"/>
        </w:rPr>
        <w:t>economic profits of a firm in a perfectly competitive market should be zero? Provide a precise explanation for your answer.</w:t>
      </w:r>
    </w:p>
    <w:p w:rsidR="008D07FC" w:rsidRDefault="008D07FC" w:rsidP="008D07FC">
      <w:pPr>
        <w:pStyle w:val="BodyText"/>
        <w:tabs>
          <w:tab w:val="left" w:pos="513"/>
        </w:tabs>
        <w:spacing w:line="251" w:lineRule="auto"/>
        <w:ind w:left="0" w:right="382"/>
        <w:rPr>
          <w:rFonts w:cs="Times New Roman"/>
          <w:sz w:val="22"/>
          <w:szCs w:val="22"/>
        </w:rPr>
      </w:pPr>
    </w:p>
    <w:p w:rsidR="00273B89" w:rsidRPr="008D07FC" w:rsidRDefault="001D7352" w:rsidP="008D07FC">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8D07FC" w:rsidRPr="008D07FC">
        <w:rPr>
          <w:rFonts w:cs="Times New Roman"/>
          <w:sz w:val="22"/>
          <w:szCs w:val="22"/>
        </w:rPr>
        <w:t>A </w:t>
      </w:r>
      <w:proofErr w:type="spellStart"/>
      <w:r w:rsidR="008D07FC" w:rsidRPr="008D07FC">
        <w:rPr>
          <w:rFonts w:cs="Times New Roman"/>
          <w:sz w:val="22"/>
          <w:szCs w:val="22"/>
        </w:rPr>
        <w:t>clawback</w:t>
      </w:r>
      <w:proofErr w:type="spellEnd"/>
      <w:r w:rsidR="008D07FC" w:rsidRPr="008D07FC">
        <w:rPr>
          <w:rFonts w:cs="Times New Roman"/>
          <w:sz w:val="22"/>
          <w:szCs w:val="22"/>
        </w:rPr>
        <w:t xml:space="preserve"> provision is a speci</w:t>
      </w:r>
      <w:r w:rsidR="008D07FC">
        <w:rPr>
          <w:rFonts w:cs="Times New Roman"/>
          <w:sz w:val="22"/>
          <w:szCs w:val="22"/>
        </w:rPr>
        <w:t xml:space="preserve">al contractual clause sometimes </w:t>
      </w:r>
      <w:r w:rsidR="008D07FC" w:rsidRPr="008D07FC">
        <w:rPr>
          <w:rFonts w:cs="Times New Roman"/>
          <w:sz w:val="22"/>
          <w:szCs w:val="22"/>
        </w:rPr>
        <w:t>included in employment contracts by </w:t>
      </w:r>
      <w:hyperlink r:id="rId7" w:tooltip="Financial firm" w:history="1">
        <w:r w:rsidR="008D07FC" w:rsidRPr="008D07FC">
          <w:rPr>
            <w:rFonts w:cs="Times New Roman"/>
            <w:sz w:val="22"/>
            <w:szCs w:val="22"/>
          </w:rPr>
          <w:t>financial firms</w:t>
        </w:r>
      </w:hyperlink>
      <w:r w:rsidR="008D07FC" w:rsidRPr="008D07FC">
        <w:rPr>
          <w:rFonts w:cs="Times New Roman"/>
          <w:sz w:val="22"/>
          <w:szCs w:val="22"/>
        </w:rPr>
        <w:t xml:space="preserve">, by which </w:t>
      </w:r>
      <w:r w:rsidR="008D07FC">
        <w:rPr>
          <w:rFonts w:cs="Times New Roman"/>
          <w:sz w:val="22"/>
          <w:szCs w:val="22"/>
        </w:rPr>
        <w:t>an executive may be required,</w:t>
      </w:r>
      <w:r w:rsidR="008D07FC" w:rsidRPr="008D07FC">
        <w:rPr>
          <w:rFonts w:cs="Times New Roman"/>
          <w:sz w:val="22"/>
          <w:szCs w:val="22"/>
        </w:rPr>
        <w:t xml:space="preserve"> under certain conditions</w:t>
      </w:r>
      <w:r w:rsidR="00CF70C6">
        <w:rPr>
          <w:rFonts w:cs="Times New Roman"/>
          <w:sz w:val="22"/>
          <w:szCs w:val="22"/>
        </w:rPr>
        <w:t xml:space="preserve">, </w:t>
      </w:r>
      <w:r w:rsidR="008D07FC">
        <w:rPr>
          <w:rFonts w:cs="Times New Roman"/>
          <w:sz w:val="22"/>
          <w:szCs w:val="22"/>
        </w:rPr>
        <w:t xml:space="preserve">to pay back </w:t>
      </w:r>
      <w:r w:rsidR="008D07FC" w:rsidRPr="008D07FC">
        <w:rPr>
          <w:rFonts w:cs="Times New Roman"/>
          <w:sz w:val="22"/>
          <w:szCs w:val="22"/>
        </w:rPr>
        <w:t xml:space="preserve">money already paid </w:t>
      </w:r>
      <w:r w:rsidR="008D07FC">
        <w:rPr>
          <w:rFonts w:cs="Times New Roman"/>
          <w:sz w:val="22"/>
          <w:szCs w:val="22"/>
        </w:rPr>
        <w:t>out</w:t>
      </w:r>
      <w:r w:rsidR="00CF70C6">
        <w:rPr>
          <w:rFonts w:cs="Times New Roman"/>
          <w:sz w:val="22"/>
          <w:szCs w:val="22"/>
        </w:rPr>
        <w:t xml:space="preserve"> as salary or bonus</w:t>
      </w:r>
      <w:r w:rsidR="008D07FC">
        <w:rPr>
          <w:rFonts w:cs="Times New Roman"/>
          <w:sz w:val="22"/>
          <w:szCs w:val="22"/>
        </w:rPr>
        <w:t>. Explain precisely why you think such clauses exist.</w:t>
      </w:r>
      <w:r w:rsidR="00A5760D">
        <w:rPr>
          <w:rFonts w:cs="Times New Roman"/>
          <w:sz w:val="22"/>
          <w:szCs w:val="22"/>
        </w:rPr>
        <w:t xml:space="preserve"> What specific economic problem do such provisions seek to address?</w:t>
      </w:r>
    </w:p>
    <w:p w:rsidR="00273B89" w:rsidRPr="000868ED" w:rsidRDefault="00273B89" w:rsidP="00E10E96">
      <w:pPr>
        <w:pStyle w:val="BodyText"/>
        <w:tabs>
          <w:tab w:val="left" w:pos="513"/>
        </w:tabs>
        <w:spacing w:line="251" w:lineRule="auto"/>
        <w:ind w:left="0" w:right="382"/>
        <w:rPr>
          <w:rFonts w:cs="Times New Roman"/>
          <w:sz w:val="22"/>
          <w:szCs w:val="22"/>
        </w:rPr>
      </w:pPr>
    </w:p>
    <w:p w:rsidR="00273B89" w:rsidRPr="000868ED" w:rsidRDefault="001D7352" w:rsidP="00273B89">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273B89" w:rsidRPr="000868ED">
        <w:rPr>
          <w:rFonts w:cs="Times New Roman"/>
          <w:sz w:val="22"/>
          <w:szCs w:val="22"/>
        </w:rPr>
        <w:t>You</w:t>
      </w:r>
      <w:r w:rsidR="00273B89" w:rsidRPr="000868ED">
        <w:rPr>
          <w:rFonts w:cs="Times New Roman"/>
          <w:spacing w:val="19"/>
          <w:sz w:val="22"/>
          <w:szCs w:val="22"/>
        </w:rPr>
        <w:t xml:space="preserve"> </w:t>
      </w:r>
      <w:r w:rsidR="00273B89" w:rsidRPr="000868ED">
        <w:rPr>
          <w:rFonts w:cs="Times New Roman"/>
          <w:sz w:val="22"/>
          <w:szCs w:val="22"/>
        </w:rPr>
        <w:t>have</w:t>
      </w:r>
      <w:r w:rsidR="00273B89" w:rsidRPr="000868ED">
        <w:rPr>
          <w:rFonts w:cs="Times New Roman"/>
          <w:spacing w:val="19"/>
          <w:sz w:val="22"/>
          <w:szCs w:val="22"/>
        </w:rPr>
        <w:t xml:space="preserve"> </w:t>
      </w:r>
      <w:r w:rsidR="00273B89" w:rsidRPr="000868ED">
        <w:rPr>
          <w:rFonts w:cs="Times New Roman"/>
          <w:sz w:val="22"/>
          <w:szCs w:val="22"/>
        </w:rPr>
        <w:t>been</w:t>
      </w:r>
      <w:r w:rsidR="00273B89" w:rsidRPr="000868ED">
        <w:rPr>
          <w:rFonts w:cs="Times New Roman"/>
          <w:spacing w:val="19"/>
          <w:sz w:val="22"/>
          <w:szCs w:val="22"/>
        </w:rPr>
        <w:t xml:space="preserve"> </w:t>
      </w:r>
      <w:r w:rsidR="00273B89" w:rsidRPr="000868ED">
        <w:rPr>
          <w:rFonts w:cs="Times New Roman"/>
          <w:sz w:val="22"/>
          <w:szCs w:val="22"/>
        </w:rPr>
        <w:t>hired</w:t>
      </w:r>
      <w:r w:rsidR="00273B89" w:rsidRPr="000868ED">
        <w:rPr>
          <w:rFonts w:cs="Times New Roman"/>
          <w:spacing w:val="19"/>
          <w:sz w:val="22"/>
          <w:szCs w:val="22"/>
        </w:rPr>
        <w:t xml:space="preserve"> </w:t>
      </w:r>
      <w:r w:rsidR="00273B89" w:rsidRPr="000868ED">
        <w:rPr>
          <w:rFonts w:cs="Times New Roman"/>
          <w:sz w:val="22"/>
          <w:szCs w:val="22"/>
        </w:rPr>
        <w:t>to</w:t>
      </w:r>
      <w:r w:rsidR="00273B89" w:rsidRPr="000868ED">
        <w:rPr>
          <w:rFonts w:cs="Times New Roman"/>
          <w:spacing w:val="19"/>
          <w:sz w:val="22"/>
          <w:szCs w:val="22"/>
        </w:rPr>
        <w:t xml:space="preserve"> </w:t>
      </w:r>
      <w:r w:rsidR="00273B89" w:rsidRPr="000868ED">
        <w:rPr>
          <w:rFonts w:cs="Times New Roman"/>
          <w:sz w:val="22"/>
          <w:szCs w:val="22"/>
        </w:rPr>
        <w:t>provide</w:t>
      </w:r>
      <w:r w:rsidR="00273B89" w:rsidRPr="000868ED">
        <w:rPr>
          <w:rFonts w:cs="Times New Roman"/>
          <w:spacing w:val="19"/>
          <w:sz w:val="22"/>
          <w:szCs w:val="22"/>
        </w:rPr>
        <w:t xml:space="preserve"> </w:t>
      </w:r>
      <w:r w:rsidR="00273B89" w:rsidRPr="000868ED">
        <w:rPr>
          <w:rFonts w:cs="Times New Roman"/>
          <w:sz w:val="22"/>
          <w:szCs w:val="22"/>
        </w:rPr>
        <w:t>research</w:t>
      </w:r>
      <w:r w:rsidR="00273B89" w:rsidRPr="000868ED">
        <w:rPr>
          <w:rFonts w:cs="Times New Roman"/>
          <w:spacing w:val="19"/>
          <w:sz w:val="22"/>
          <w:szCs w:val="22"/>
        </w:rPr>
        <w:t xml:space="preserve"> </w:t>
      </w:r>
      <w:r w:rsidR="00273B89" w:rsidRPr="000868ED">
        <w:rPr>
          <w:rFonts w:cs="Times New Roman"/>
          <w:sz w:val="22"/>
          <w:szCs w:val="22"/>
        </w:rPr>
        <w:t>help</w:t>
      </w:r>
      <w:r w:rsidR="00273B89" w:rsidRPr="000868ED">
        <w:rPr>
          <w:rFonts w:cs="Times New Roman"/>
          <w:spacing w:val="19"/>
          <w:sz w:val="22"/>
          <w:szCs w:val="22"/>
        </w:rPr>
        <w:t xml:space="preserve"> </w:t>
      </w:r>
      <w:r w:rsidR="00273B89" w:rsidRPr="000868ED">
        <w:rPr>
          <w:rFonts w:cs="Times New Roman"/>
          <w:sz w:val="22"/>
          <w:szCs w:val="22"/>
        </w:rPr>
        <w:t>to</w:t>
      </w:r>
      <w:r w:rsidR="00273B89" w:rsidRPr="000868ED">
        <w:rPr>
          <w:rFonts w:cs="Times New Roman"/>
          <w:spacing w:val="19"/>
          <w:sz w:val="22"/>
          <w:szCs w:val="22"/>
        </w:rPr>
        <w:t xml:space="preserve"> </w:t>
      </w:r>
      <w:r w:rsidR="00273B89" w:rsidRPr="000868ED">
        <w:rPr>
          <w:rFonts w:cs="Times New Roman"/>
          <w:sz w:val="22"/>
          <w:szCs w:val="22"/>
        </w:rPr>
        <w:t>a</w:t>
      </w:r>
      <w:r w:rsidR="00273B89" w:rsidRPr="000868ED">
        <w:rPr>
          <w:rFonts w:cs="Times New Roman"/>
          <w:spacing w:val="19"/>
          <w:sz w:val="22"/>
          <w:szCs w:val="22"/>
        </w:rPr>
        <w:t xml:space="preserve"> </w:t>
      </w:r>
      <w:r w:rsidR="00273B89" w:rsidRPr="000868ED">
        <w:rPr>
          <w:rFonts w:cs="Times New Roman"/>
          <w:sz w:val="22"/>
          <w:szCs w:val="22"/>
        </w:rPr>
        <w:t>government</w:t>
      </w:r>
      <w:r w:rsidR="00273B89" w:rsidRPr="000868ED">
        <w:rPr>
          <w:rFonts w:cs="Times New Roman"/>
          <w:spacing w:val="18"/>
          <w:sz w:val="22"/>
          <w:szCs w:val="22"/>
        </w:rPr>
        <w:t xml:space="preserve"> </w:t>
      </w:r>
      <w:r w:rsidR="00273B89" w:rsidRPr="000868ED">
        <w:rPr>
          <w:rFonts w:cs="Times New Roman"/>
          <w:sz w:val="22"/>
          <w:szCs w:val="22"/>
        </w:rPr>
        <w:t>agency</w:t>
      </w:r>
      <w:r w:rsidR="00273B89" w:rsidRPr="000868ED">
        <w:rPr>
          <w:rFonts w:cs="Times New Roman"/>
          <w:spacing w:val="19"/>
          <w:sz w:val="22"/>
          <w:szCs w:val="22"/>
        </w:rPr>
        <w:t xml:space="preserve"> </w:t>
      </w:r>
      <w:r w:rsidR="00273B89" w:rsidRPr="000868ED">
        <w:rPr>
          <w:rFonts w:cs="Times New Roman"/>
          <w:sz w:val="22"/>
          <w:szCs w:val="22"/>
        </w:rPr>
        <w:t>investigating</w:t>
      </w:r>
      <w:r w:rsidR="00273B89" w:rsidRPr="000868ED">
        <w:rPr>
          <w:rFonts w:cs="Times New Roman"/>
          <w:spacing w:val="19"/>
          <w:sz w:val="22"/>
          <w:szCs w:val="22"/>
        </w:rPr>
        <w:t xml:space="preserve"> </w:t>
      </w:r>
      <w:r w:rsidR="00273B89" w:rsidRPr="000868ED">
        <w:rPr>
          <w:rFonts w:cs="Times New Roman"/>
          <w:sz w:val="22"/>
          <w:szCs w:val="22"/>
        </w:rPr>
        <w:t>the</w:t>
      </w:r>
      <w:r w:rsidR="00273B89" w:rsidRPr="000868ED">
        <w:rPr>
          <w:rFonts w:cs="Times New Roman"/>
          <w:spacing w:val="19"/>
          <w:sz w:val="22"/>
          <w:szCs w:val="22"/>
        </w:rPr>
        <w:t xml:space="preserve"> </w:t>
      </w:r>
      <w:r w:rsidR="00273B89" w:rsidRPr="000868ED">
        <w:rPr>
          <w:rFonts w:cs="Times New Roman"/>
          <w:sz w:val="22"/>
          <w:szCs w:val="22"/>
        </w:rPr>
        <w:t>pricing</w:t>
      </w:r>
      <w:r w:rsidR="00273B89" w:rsidRPr="000868ED">
        <w:rPr>
          <w:rFonts w:cs="Times New Roman"/>
          <w:spacing w:val="50"/>
          <w:w w:val="102"/>
          <w:sz w:val="22"/>
          <w:szCs w:val="22"/>
        </w:rPr>
        <w:t xml:space="preserve"> </w:t>
      </w:r>
      <w:r w:rsidR="00273B89" w:rsidRPr="000868ED">
        <w:rPr>
          <w:rFonts w:cs="Times New Roman"/>
          <w:sz w:val="22"/>
          <w:szCs w:val="22"/>
        </w:rPr>
        <w:t>behavior</w:t>
      </w:r>
      <w:r w:rsidR="00273B89" w:rsidRPr="000868ED">
        <w:rPr>
          <w:rFonts w:cs="Times New Roman"/>
          <w:spacing w:val="17"/>
          <w:sz w:val="22"/>
          <w:szCs w:val="22"/>
        </w:rPr>
        <w:t xml:space="preserve"> </w:t>
      </w:r>
      <w:r w:rsidR="00273B89" w:rsidRPr="000868ED">
        <w:rPr>
          <w:rFonts w:cs="Times New Roman"/>
          <w:sz w:val="22"/>
          <w:szCs w:val="22"/>
        </w:rPr>
        <w:t>of</w:t>
      </w:r>
      <w:r w:rsidR="00273B89" w:rsidRPr="000868ED">
        <w:rPr>
          <w:rFonts w:cs="Times New Roman"/>
          <w:spacing w:val="18"/>
          <w:sz w:val="22"/>
          <w:szCs w:val="22"/>
        </w:rPr>
        <w:t xml:space="preserve"> </w:t>
      </w:r>
      <w:r w:rsidR="00273B89" w:rsidRPr="000868ED">
        <w:rPr>
          <w:rFonts w:cs="Times New Roman"/>
          <w:sz w:val="22"/>
          <w:szCs w:val="22"/>
        </w:rPr>
        <w:t>a</w:t>
      </w:r>
      <w:r w:rsidR="00273B89" w:rsidRPr="000868ED">
        <w:rPr>
          <w:rFonts w:cs="Times New Roman"/>
          <w:spacing w:val="18"/>
          <w:sz w:val="22"/>
          <w:szCs w:val="22"/>
        </w:rPr>
        <w:t xml:space="preserve"> </w:t>
      </w:r>
      <w:r w:rsidR="00273B89" w:rsidRPr="000868ED">
        <w:rPr>
          <w:rFonts w:cs="Times New Roman"/>
          <w:sz w:val="22"/>
          <w:szCs w:val="22"/>
        </w:rPr>
        <w:t xml:space="preserve">monopolist. </w:t>
      </w:r>
      <w:r w:rsidR="00273B89" w:rsidRPr="000868ED">
        <w:rPr>
          <w:rFonts w:cs="Times New Roman"/>
          <w:spacing w:val="34"/>
          <w:sz w:val="22"/>
          <w:szCs w:val="22"/>
        </w:rPr>
        <w:t xml:space="preserve"> </w:t>
      </w:r>
      <w:r w:rsidR="00273B89" w:rsidRPr="000868ED">
        <w:rPr>
          <w:rFonts w:cs="Times New Roman"/>
          <w:sz w:val="22"/>
          <w:szCs w:val="22"/>
        </w:rPr>
        <w:t>Your</w:t>
      </w:r>
      <w:r w:rsidR="00273B89" w:rsidRPr="000868ED">
        <w:rPr>
          <w:rFonts w:cs="Times New Roman"/>
          <w:spacing w:val="18"/>
          <w:sz w:val="22"/>
          <w:szCs w:val="22"/>
        </w:rPr>
        <w:t xml:space="preserve"> </w:t>
      </w:r>
      <w:r w:rsidR="00273B89" w:rsidRPr="000868ED">
        <w:rPr>
          <w:rFonts w:cs="Times New Roman"/>
          <w:sz w:val="22"/>
          <w:szCs w:val="22"/>
        </w:rPr>
        <w:t>regression</w:t>
      </w:r>
      <w:r w:rsidR="00273B89" w:rsidRPr="000868ED">
        <w:rPr>
          <w:rFonts w:cs="Times New Roman"/>
          <w:spacing w:val="19"/>
          <w:sz w:val="22"/>
          <w:szCs w:val="22"/>
        </w:rPr>
        <w:t xml:space="preserve"> </w:t>
      </w:r>
      <w:r w:rsidR="00273B89" w:rsidRPr="000868ED">
        <w:rPr>
          <w:rFonts w:cs="Times New Roman"/>
          <w:sz w:val="22"/>
          <w:szCs w:val="22"/>
        </w:rPr>
        <w:t>work</w:t>
      </w:r>
      <w:r w:rsidR="00273B89" w:rsidRPr="000868ED">
        <w:rPr>
          <w:rFonts w:cs="Times New Roman"/>
          <w:spacing w:val="19"/>
          <w:sz w:val="22"/>
          <w:szCs w:val="22"/>
        </w:rPr>
        <w:t xml:space="preserve"> </w:t>
      </w:r>
      <w:r w:rsidR="00273B89" w:rsidRPr="000868ED">
        <w:rPr>
          <w:rFonts w:cs="Times New Roman"/>
          <w:sz w:val="22"/>
          <w:szCs w:val="22"/>
        </w:rPr>
        <w:t>indicates</w:t>
      </w:r>
      <w:r w:rsidR="00273B89" w:rsidRPr="000868ED">
        <w:rPr>
          <w:rFonts w:cs="Times New Roman"/>
          <w:spacing w:val="17"/>
          <w:sz w:val="22"/>
          <w:szCs w:val="22"/>
        </w:rPr>
        <w:t xml:space="preserve"> </w:t>
      </w:r>
      <w:r w:rsidR="00273B89" w:rsidRPr="000868ED">
        <w:rPr>
          <w:rFonts w:cs="Times New Roman"/>
          <w:sz w:val="22"/>
          <w:szCs w:val="22"/>
        </w:rPr>
        <w:t>that</w:t>
      </w:r>
      <w:r w:rsidR="00273B89" w:rsidRPr="000868ED">
        <w:rPr>
          <w:rFonts w:cs="Times New Roman"/>
          <w:spacing w:val="18"/>
          <w:sz w:val="22"/>
          <w:szCs w:val="22"/>
        </w:rPr>
        <w:t xml:space="preserve"> </w:t>
      </w:r>
      <w:r w:rsidR="00273B89" w:rsidRPr="000868ED">
        <w:rPr>
          <w:rFonts w:cs="Times New Roman"/>
          <w:sz w:val="22"/>
          <w:szCs w:val="22"/>
        </w:rPr>
        <w:t>at</w:t>
      </w:r>
      <w:r w:rsidR="00273B89" w:rsidRPr="000868ED">
        <w:rPr>
          <w:rFonts w:cs="Times New Roman"/>
          <w:spacing w:val="17"/>
          <w:sz w:val="22"/>
          <w:szCs w:val="22"/>
        </w:rPr>
        <w:t xml:space="preserve"> </w:t>
      </w:r>
      <w:r w:rsidR="00273B89" w:rsidRPr="000868ED">
        <w:rPr>
          <w:rFonts w:cs="Times New Roman"/>
          <w:sz w:val="22"/>
          <w:szCs w:val="22"/>
        </w:rPr>
        <w:t>its</w:t>
      </w:r>
      <w:r w:rsidR="00273B89" w:rsidRPr="000868ED">
        <w:rPr>
          <w:rFonts w:cs="Times New Roman"/>
          <w:spacing w:val="18"/>
          <w:sz w:val="22"/>
          <w:szCs w:val="22"/>
        </w:rPr>
        <w:t xml:space="preserve"> </w:t>
      </w:r>
      <w:r w:rsidR="00273B89" w:rsidRPr="000868ED">
        <w:rPr>
          <w:rFonts w:cs="Times New Roman"/>
          <w:sz w:val="22"/>
          <w:szCs w:val="22"/>
        </w:rPr>
        <w:t>current</w:t>
      </w:r>
      <w:r w:rsidR="00273B89" w:rsidRPr="000868ED">
        <w:rPr>
          <w:rFonts w:cs="Times New Roman"/>
          <w:spacing w:val="17"/>
          <w:sz w:val="22"/>
          <w:szCs w:val="22"/>
        </w:rPr>
        <w:t xml:space="preserve"> </w:t>
      </w:r>
      <w:r w:rsidR="00273B89" w:rsidRPr="000868ED">
        <w:rPr>
          <w:rFonts w:cs="Times New Roman"/>
          <w:sz w:val="22"/>
          <w:szCs w:val="22"/>
        </w:rPr>
        <w:t>prices,</w:t>
      </w:r>
      <w:r w:rsidR="00273B89" w:rsidRPr="000868ED">
        <w:rPr>
          <w:rFonts w:cs="Times New Roman"/>
          <w:spacing w:val="18"/>
          <w:sz w:val="22"/>
          <w:szCs w:val="22"/>
        </w:rPr>
        <w:t xml:space="preserve"> </w:t>
      </w:r>
      <w:r w:rsidR="00273B89" w:rsidRPr="000868ED">
        <w:rPr>
          <w:rFonts w:cs="Times New Roman"/>
          <w:sz w:val="22"/>
          <w:szCs w:val="22"/>
        </w:rPr>
        <w:t>the</w:t>
      </w:r>
      <w:r w:rsidR="00273B89" w:rsidRPr="000868ED">
        <w:rPr>
          <w:rFonts w:cs="Times New Roman"/>
          <w:spacing w:val="19"/>
          <w:sz w:val="22"/>
          <w:szCs w:val="22"/>
        </w:rPr>
        <w:t xml:space="preserve"> </w:t>
      </w:r>
      <w:r w:rsidR="00273B89" w:rsidRPr="000868ED">
        <w:rPr>
          <w:rFonts w:cs="Times New Roman"/>
          <w:sz w:val="22"/>
          <w:szCs w:val="22"/>
        </w:rPr>
        <w:t>demand</w:t>
      </w:r>
      <w:r w:rsidR="00273B89" w:rsidRPr="000868ED">
        <w:rPr>
          <w:rFonts w:cs="Times New Roman"/>
          <w:spacing w:val="48"/>
          <w:w w:val="102"/>
          <w:sz w:val="22"/>
          <w:szCs w:val="22"/>
        </w:rPr>
        <w:t xml:space="preserve"> </w:t>
      </w:r>
      <w:r w:rsidR="00273B89" w:rsidRPr="000868ED">
        <w:rPr>
          <w:rFonts w:cs="Times New Roman"/>
          <w:sz w:val="22"/>
          <w:szCs w:val="22"/>
        </w:rPr>
        <w:t>elasticity</w:t>
      </w:r>
      <w:r w:rsidR="00273B89" w:rsidRPr="000868ED">
        <w:rPr>
          <w:rFonts w:cs="Times New Roman"/>
          <w:spacing w:val="14"/>
          <w:sz w:val="22"/>
          <w:szCs w:val="22"/>
        </w:rPr>
        <w:t xml:space="preserve"> </w:t>
      </w:r>
      <w:r w:rsidR="00273B89" w:rsidRPr="000868ED">
        <w:rPr>
          <w:rFonts w:cs="Times New Roman"/>
          <w:sz w:val="22"/>
          <w:szCs w:val="22"/>
        </w:rPr>
        <w:t>facing</w:t>
      </w:r>
      <w:r w:rsidR="00273B89" w:rsidRPr="000868ED">
        <w:rPr>
          <w:rFonts w:cs="Times New Roman"/>
          <w:spacing w:val="15"/>
          <w:sz w:val="22"/>
          <w:szCs w:val="22"/>
        </w:rPr>
        <w:t xml:space="preserve"> </w:t>
      </w:r>
      <w:r w:rsidR="00273B89" w:rsidRPr="000868ED">
        <w:rPr>
          <w:rFonts w:cs="Times New Roman"/>
          <w:sz w:val="22"/>
          <w:szCs w:val="22"/>
        </w:rPr>
        <w:t>this</w:t>
      </w:r>
      <w:r w:rsidR="00273B89" w:rsidRPr="000868ED">
        <w:rPr>
          <w:rFonts w:cs="Times New Roman"/>
          <w:spacing w:val="15"/>
          <w:sz w:val="22"/>
          <w:szCs w:val="22"/>
        </w:rPr>
        <w:t xml:space="preserve"> </w:t>
      </w:r>
      <w:r w:rsidR="00273B89" w:rsidRPr="000868ED">
        <w:rPr>
          <w:rFonts w:cs="Times New Roman"/>
          <w:sz w:val="22"/>
          <w:szCs w:val="22"/>
        </w:rPr>
        <w:t>monopolist</w:t>
      </w:r>
      <w:r w:rsidR="00273B89" w:rsidRPr="000868ED">
        <w:rPr>
          <w:rFonts w:cs="Times New Roman"/>
          <w:spacing w:val="14"/>
          <w:sz w:val="22"/>
          <w:szCs w:val="22"/>
        </w:rPr>
        <w:t xml:space="preserve"> </w:t>
      </w:r>
      <w:r w:rsidR="00273B89" w:rsidRPr="000868ED">
        <w:rPr>
          <w:rFonts w:cs="Times New Roman"/>
          <w:sz w:val="22"/>
          <w:szCs w:val="22"/>
        </w:rPr>
        <w:t>is</w:t>
      </w:r>
      <w:r w:rsidR="00273B89" w:rsidRPr="000868ED">
        <w:rPr>
          <w:rFonts w:cs="Times New Roman"/>
          <w:spacing w:val="13"/>
          <w:sz w:val="22"/>
          <w:szCs w:val="22"/>
        </w:rPr>
        <w:t xml:space="preserve"> </w:t>
      </w:r>
      <w:r w:rsidR="00273B89" w:rsidRPr="000868ED">
        <w:rPr>
          <w:rFonts w:cs="Times New Roman"/>
          <w:sz w:val="22"/>
          <w:szCs w:val="22"/>
        </w:rPr>
        <w:t>-0.5.</w:t>
      </w:r>
      <w:r w:rsidR="00273B89" w:rsidRPr="000868ED">
        <w:rPr>
          <w:rFonts w:cs="Times New Roman"/>
          <w:spacing w:val="40"/>
          <w:sz w:val="22"/>
          <w:szCs w:val="22"/>
        </w:rPr>
        <w:t xml:space="preserve"> </w:t>
      </w:r>
      <w:r w:rsidR="00273B89" w:rsidRPr="000868ED">
        <w:rPr>
          <w:rFonts w:cs="Times New Roman"/>
          <w:sz w:val="22"/>
          <w:szCs w:val="22"/>
        </w:rPr>
        <w:t>Your</w:t>
      </w:r>
      <w:r w:rsidR="00273B89" w:rsidRPr="000868ED">
        <w:rPr>
          <w:rFonts w:cs="Times New Roman"/>
          <w:spacing w:val="14"/>
          <w:sz w:val="22"/>
          <w:szCs w:val="22"/>
        </w:rPr>
        <w:t xml:space="preserve"> </w:t>
      </w:r>
      <w:r w:rsidR="00273B89" w:rsidRPr="000868ED">
        <w:rPr>
          <w:rFonts w:cs="Times New Roman"/>
          <w:sz w:val="22"/>
          <w:szCs w:val="22"/>
        </w:rPr>
        <w:t>boss</w:t>
      </w:r>
      <w:r w:rsidR="00273B89" w:rsidRPr="000868ED">
        <w:rPr>
          <w:rFonts w:cs="Times New Roman"/>
          <w:spacing w:val="15"/>
          <w:sz w:val="22"/>
          <w:szCs w:val="22"/>
        </w:rPr>
        <w:t xml:space="preserve"> </w:t>
      </w:r>
      <w:r w:rsidR="00273B89" w:rsidRPr="000868ED">
        <w:rPr>
          <w:rFonts w:cs="Times New Roman"/>
          <w:sz w:val="22"/>
          <w:szCs w:val="22"/>
        </w:rPr>
        <w:t>looks</w:t>
      </w:r>
      <w:r w:rsidR="00273B89" w:rsidRPr="000868ED">
        <w:rPr>
          <w:rFonts w:cs="Times New Roman"/>
          <w:spacing w:val="14"/>
          <w:sz w:val="22"/>
          <w:szCs w:val="22"/>
        </w:rPr>
        <w:t xml:space="preserve"> </w:t>
      </w:r>
      <w:r w:rsidR="00273B89" w:rsidRPr="000868ED">
        <w:rPr>
          <w:rFonts w:cs="Times New Roman"/>
          <w:sz w:val="22"/>
          <w:szCs w:val="22"/>
        </w:rPr>
        <w:t>at</w:t>
      </w:r>
      <w:r w:rsidR="00273B89" w:rsidRPr="000868ED">
        <w:rPr>
          <w:rFonts w:cs="Times New Roman"/>
          <w:spacing w:val="14"/>
          <w:sz w:val="22"/>
          <w:szCs w:val="22"/>
        </w:rPr>
        <w:t xml:space="preserve"> </w:t>
      </w:r>
      <w:r w:rsidR="00273B89" w:rsidRPr="000868ED">
        <w:rPr>
          <w:rFonts w:cs="Times New Roman"/>
          <w:sz w:val="22"/>
          <w:szCs w:val="22"/>
        </w:rPr>
        <w:t>your</w:t>
      </w:r>
      <w:r w:rsidR="00273B89" w:rsidRPr="000868ED">
        <w:rPr>
          <w:rFonts w:cs="Times New Roman"/>
          <w:spacing w:val="14"/>
          <w:sz w:val="22"/>
          <w:szCs w:val="22"/>
        </w:rPr>
        <w:t xml:space="preserve"> </w:t>
      </w:r>
      <w:r w:rsidR="00273B89" w:rsidRPr="000868ED">
        <w:rPr>
          <w:rFonts w:cs="Times New Roman"/>
          <w:sz w:val="22"/>
          <w:szCs w:val="22"/>
        </w:rPr>
        <w:t>results</w:t>
      </w:r>
      <w:r w:rsidR="00273B89" w:rsidRPr="000868ED">
        <w:rPr>
          <w:rFonts w:cs="Times New Roman"/>
          <w:spacing w:val="15"/>
          <w:sz w:val="22"/>
          <w:szCs w:val="22"/>
        </w:rPr>
        <w:t xml:space="preserve"> </w:t>
      </w:r>
      <w:r w:rsidR="00273B89" w:rsidRPr="000868ED">
        <w:rPr>
          <w:rFonts w:cs="Times New Roman"/>
          <w:sz w:val="22"/>
          <w:szCs w:val="22"/>
        </w:rPr>
        <w:t>and</w:t>
      </w:r>
      <w:r w:rsidR="00273B89" w:rsidRPr="000868ED">
        <w:rPr>
          <w:rFonts w:cs="Times New Roman"/>
          <w:spacing w:val="14"/>
          <w:sz w:val="22"/>
          <w:szCs w:val="22"/>
        </w:rPr>
        <w:t xml:space="preserve"> </w:t>
      </w:r>
      <w:r w:rsidR="00273B89" w:rsidRPr="000868ED">
        <w:rPr>
          <w:rFonts w:cs="Times New Roman"/>
          <w:sz w:val="22"/>
          <w:szCs w:val="22"/>
        </w:rPr>
        <w:t>tells</w:t>
      </w:r>
      <w:r w:rsidR="00273B89" w:rsidRPr="000868ED">
        <w:rPr>
          <w:rFonts w:cs="Times New Roman"/>
          <w:spacing w:val="15"/>
          <w:sz w:val="22"/>
          <w:szCs w:val="22"/>
        </w:rPr>
        <w:t xml:space="preserve"> </w:t>
      </w:r>
      <w:r w:rsidR="00273B89" w:rsidRPr="000868ED">
        <w:rPr>
          <w:rFonts w:cs="Times New Roman"/>
          <w:sz w:val="22"/>
          <w:szCs w:val="22"/>
        </w:rPr>
        <w:t>you</w:t>
      </w:r>
      <w:r w:rsidR="00273B89" w:rsidRPr="000868ED">
        <w:rPr>
          <w:rFonts w:cs="Times New Roman"/>
          <w:spacing w:val="15"/>
          <w:sz w:val="22"/>
          <w:szCs w:val="22"/>
        </w:rPr>
        <w:t xml:space="preserve"> </w:t>
      </w:r>
      <w:r w:rsidR="00273B89" w:rsidRPr="000868ED">
        <w:rPr>
          <w:rFonts w:cs="Times New Roman"/>
          <w:sz w:val="22"/>
          <w:szCs w:val="22"/>
        </w:rPr>
        <w:t>that</w:t>
      </w:r>
      <w:r w:rsidR="00273B89" w:rsidRPr="000868ED">
        <w:rPr>
          <w:rFonts w:cs="Times New Roman"/>
          <w:spacing w:val="14"/>
          <w:sz w:val="22"/>
          <w:szCs w:val="22"/>
        </w:rPr>
        <w:t xml:space="preserve"> </w:t>
      </w:r>
      <w:r w:rsidR="00273B89" w:rsidRPr="000868ED">
        <w:rPr>
          <w:rFonts w:cs="Times New Roman"/>
          <w:sz w:val="22"/>
          <w:szCs w:val="22"/>
        </w:rPr>
        <w:t>she</w:t>
      </w:r>
      <w:r w:rsidR="00273B89" w:rsidRPr="000868ED">
        <w:rPr>
          <w:rFonts w:cs="Times New Roman"/>
          <w:spacing w:val="15"/>
          <w:sz w:val="22"/>
          <w:szCs w:val="22"/>
        </w:rPr>
        <w:t xml:space="preserve"> </w:t>
      </w:r>
      <w:r w:rsidR="00273B89" w:rsidRPr="000868ED">
        <w:rPr>
          <w:rFonts w:cs="Times New Roman"/>
          <w:sz w:val="22"/>
          <w:szCs w:val="22"/>
        </w:rPr>
        <w:t>knows</w:t>
      </w:r>
      <w:r w:rsidR="00B95E89">
        <w:rPr>
          <w:rFonts w:cs="Times New Roman"/>
          <w:spacing w:val="80"/>
          <w:w w:val="102"/>
          <w:sz w:val="22"/>
          <w:szCs w:val="22"/>
        </w:rPr>
        <w:t xml:space="preserve"> </w:t>
      </w:r>
      <w:r w:rsidR="00273B89" w:rsidRPr="000868ED">
        <w:rPr>
          <w:rFonts w:cs="Times New Roman"/>
          <w:sz w:val="22"/>
          <w:szCs w:val="22"/>
        </w:rPr>
        <w:t>you</w:t>
      </w:r>
      <w:r w:rsidR="00273B89" w:rsidRPr="000868ED">
        <w:rPr>
          <w:rFonts w:cs="Times New Roman"/>
          <w:spacing w:val="14"/>
          <w:sz w:val="22"/>
          <w:szCs w:val="22"/>
        </w:rPr>
        <w:t xml:space="preserve"> </w:t>
      </w:r>
      <w:r w:rsidR="00273B89" w:rsidRPr="000868ED">
        <w:rPr>
          <w:rFonts w:cs="Times New Roman"/>
          <w:sz w:val="22"/>
          <w:szCs w:val="22"/>
        </w:rPr>
        <w:t>are</w:t>
      </w:r>
      <w:r w:rsidR="00273B89" w:rsidRPr="000868ED">
        <w:rPr>
          <w:rFonts w:cs="Times New Roman"/>
          <w:spacing w:val="15"/>
          <w:sz w:val="22"/>
          <w:szCs w:val="22"/>
        </w:rPr>
        <w:t xml:space="preserve"> </w:t>
      </w:r>
      <w:r w:rsidR="00273B89" w:rsidRPr="000868ED">
        <w:rPr>
          <w:rFonts w:cs="Times New Roman"/>
          <w:sz w:val="22"/>
          <w:szCs w:val="22"/>
        </w:rPr>
        <w:t xml:space="preserve">wrong. </w:t>
      </w:r>
      <w:r w:rsidR="00273B89" w:rsidRPr="000868ED">
        <w:rPr>
          <w:rFonts w:cs="Times New Roman"/>
          <w:spacing w:val="26"/>
          <w:sz w:val="22"/>
          <w:szCs w:val="22"/>
        </w:rPr>
        <w:t xml:space="preserve"> </w:t>
      </w:r>
      <w:r w:rsidR="00273B89" w:rsidRPr="000868ED">
        <w:rPr>
          <w:rFonts w:cs="Times New Roman"/>
          <w:sz w:val="22"/>
          <w:szCs w:val="22"/>
        </w:rPr>
        <w:t>Why</w:t>
      </w:r>
      <w:r w:rsidR="00273B89" w:rsidRPr="000868ED">
        <w:rPr>
          <w:rFonts w:cs="Times New Roman"/>
          <w:spacing w:val="15"/>
          <w:sz w:val="22"/>
          <w:szCs w:val="22"/>
        </w:rPr>
        <w:t xml:space="preserve"> </w:t>
      </w:r>
      <w:r w:rsidR="00273B89" w:rsidRPr="000868ED">
        <w:rPr>
          <w:rFonts w:cs="Times New Roman"/>
          <w:sz w:val="22"/>
          <w:szCs w:val="22"/>
        </w:rPr>
        <w:t>does</w:t>
      </w:r>
      <w:r w:rsidR="00273B89" w:rsidRPr="000868ED">
        <w:rPr>
          <w:rFonts w:cs="Times New Roman"/>
          <w:spacing w:val="14"/>
          <w:sz w:val="22"/>
          <w:szCs w:val="22"/>
        </w:rPr>
        <w:t xml:space="preserve"> </w:t>
      </w:r>
      <w:r w:rsidR="00273B89" w:rsidRPr="000868ED">
        <w:rPr>
          <w:rFonts w:cs="Times New Roman"/>
          <w:sz w:val="22"/>
          <w:szCs w:val="22"/>
        </w:rPr>
        <w:t>she</w:t>
      </w:r>
      <w:r w:rsidR="00273B89" w:rsidRPr="000868ED">
        <w:rPr>
          <w:rFonts w:cs="Times New Roman"/>
          <w:spacing w:val="15"/>
          <w:sz w:val="22"/>
          <w:szCs w:val="22"/>
        </w:rPr>
        <w:t xml:space="preserve"> </w:t>
      </w:r>
      <w:r w:rsidR="00273B89" w:rsidRPr="000868ED">
        <w:rPr>
          <w:rFonts w:cs="Times New Roman"/>
          <w:sz w:val="22"/>
          <w:szCs w:val="22"/>
        </w:rPr>
        <w:t>think</w:t>
      </w:r>
      <w:r w:rsidR="00273B89" w:rsidRPr="000868ED">
        <w:rPr>
          <w:rFonts w:cs="Times New Roman"/>
          <w:spacing w:val="14"/>
          <w:sz w:val="22"/>
          <w:szCs w:val="22"/>
        </w:rPr>
        <w:t xml:space="preserve"> </w:t>
      </w:r>
      <w:r w:rsidR="00273B89" w:rsidRPr="000868ED">
        <w:rPr>
          <w:rFonts w:cs="Times New Roman"/>
          <w:sz w:val="22"/>
          <w:szCs w:val="22"/>
        </w:rPr>
        <w:t>so?</w:t>
      </w:r>
    </w:p>
    <w:p w:rsidR="00184FA9" w:rsidRPr="000868ED" w:rsidRDefault="00184FA9" w:rsidP="000868ED">
      <w:pPr>
        <w:pStyle w:val="BodyText"/>
        <w:tabs>
          <w:tab w:val="left" w:pos="513"/>
        </w:tabs>
        <w:spacing w:line="251" w:lineRule="auto"/>
        <w:ind w:left="0" w:right="382"/>
        <w:rPr>
          <w:rFonts w:cs="Times New Roman"/>
          <w:sz w:val="22"/>
          <w:szCs w:val="22"/>
        </w:rPr>
      </w:pPr>
    </w:p>
    <w:p w:rsidR="00296744" w:rsidRPr="005F4CE0" w:rsidRDefault="001D7352" w:rsidP="005F4CE0">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w:t>
      </w:r>
      <w:r>
        <w:rPr>
          <w:rFonts w:cs="Times New Roman"/>
          <w:sz w:val="22"/>
          <w:szCs w:val="22"/>
        </w:rPr>
        <w:t xml:space="preserve"> </w:t>
      </w:r>
      <w:r w:rsidR="00296744" w:rsidRPr="000868ED">
        <w:rPr>
          <w:rFonts w:cs="Times New Roman"/>
          <w:sz w:val="22"/>
          <w:szCs w:val="22"/>
        </w:rPr>
        <w:t>Is price elasticity of demand higher in the short run or the long run? Explain your answer with an examples.</w:t>
      </w:r>
    </w:p>
    <w:p w:rsidR="00107289" w:rsidRPr="000868ED" w:rsidRDefault="00107289" w:rsidP="000868ED">
      <w:pPr>
        <w:pStyle w:val="BodyText"/>
        <w:tabs>
          <w:tab w:val="left" w:pos="513"/>
        </w:tabs>
        <w:spacing w:line="251" w:lineRule="auto"/>
        <w:ind w:left="512" w:right="382"/>
        <w:rPr>
          <w:rFonts w:eastAsiaTheme="minorHAnsi" w:cs="Times New Roman"/>
          <w:color w:val="FF0000"/>
          <w:sz w:val="22"/>
          <w:szCs w:val="22"/>
        </w:rPr>
      </w:pPr>
    </w:p>
    <w:p w:rsidR="00296744" w:rsidRPr="000868ED" w:rsidRDefault="001D7352" w:rsidP="00107289">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del w:id="0" w:author="Sinkinson, Michael" w:date="2017-10-11T16:26:00Z">
        <w:r w:rsidR="00107289" w:rsidRPr="000868ED" w:rsidDel="00A5200C">
          <w:rPr>
            <w:rFonts w:cs="Times New Roman"/>
            <w:sz w:val="22"/>
            <w:szCs w:val="22"/>
          </w:rPr>
          <w:delText>The Metro-North Railroad charges different prices on weekdays during rush hour than on weekends. In recent times, Metro-North has been losing money consistently, and critics have argued that the transit authority is giving up valuable revenue by not charging the weekend commuters the same higher price that they charge the weekday rush hour commuters. Do you agree with this critique? Explain why or why not?</w:delText>
        </w:r>
      </w:del>
      <w:ins w:id="1" w:author="Sinkinson, Michael" w:date="2017-10-11T16:26:00Z">
        <w:r w:rsidR="00A5200C">
          <w:rPr>
            <w:rFonts w:cs="Times New Roman"/>
            <w:sz w:val="22"/>
            <w:szCs w:val="22"/>
          </w:rPr>
          <w:t xml:space="preserve">A new Yale startup will be producing custom-tailored suits. The suits can be manufactured with a mix of inputs: </w:t>
        </w:r>
      </w:ins>
      <w:ins w:id="2" w:author="Sinkinson, Michael" w:date="2017-10-11T16:27:00Z">
        <w:r w:rsidR="00A5200C">
          <w:rPr>
            <w:rFonts w:cs="Times New Roman"/>
            <w:sz w:val="22"/>
            <w:szCs w:val="22"/>
          </w:rPr>
          <w:t>machines (m), and employee labor (l). After some experimenting, the managers have determined how effective eac</w:t>
        </w:r>
      </w:ins>
      <w:ins w:id="3" w:author="Sinkinson, Michael" w:date="2017-10-11T16:28:00Z">
        <w:r w:rsidR="00A5200C">
          <w:rPr>
            <w:rFonts w:cs="Times New Roman"/>
            <w:sz w:val="22"/>
            <w:szCs w:val="22"/>
          </w:rPr>
          <w:t xml:space="preserve">h of the two inputs are, and have computed the marginal products of the two inputs: </w:t>
        </w:r>
        <w:proofErr w:type="spellStart"/>
        <w:r w:rsidR="00A5200C">
          <w:rPr>
            <w:rFonts w:cs="Times New Roman"/>
            <w:sz w:val="22"/>
            <w:szCs w:val="22"/>
          </w:rPr>
          <w:t>MP</w:t>
        </w:r>
        <w:r w:rsidR="00A5200C" w:rsidRPr="00A5200C">
          <w:rPr>
            <w:rFonts w:cs="Times New Roman"/>
            <w:sz w:val="22"/>
            <w:szCs w:val="22"/>
            <w:vertAlign w:val="subscript"/>
            <w:rPrChange w:id="4" w:author="Sinkinson, Michael" w:date="2017-10-11T16:28:00Z">
              <w:rPr>
                <w:rFonts w:cs="Times New Roman"/>
                <w:sz w:val="22"/>
                <w:szCs w:val="22"/>
              </w:rPr>
            </w:rPrChange>
          </w:rPr>
          <w:t>m</w:t>
        </w:r>
        <w:proofErr w:type="spellEnd"/>
        <w:r w:rsidR="00A5200C">
          <w:rPr>
            <w:rFonts w:cs="Times New Roman"/>
            <w:sz w:val="22"/>
            <w:szCs w:val="22"/>
          </w:rPr>
          <w:t xml:space="preserve"> and </w:t>
        </w:r>
        <w:proofErr w:type="spellStart"/>
        <w:r w:rsidR="00A5200C">
          <w:rPr>
            <w:rFonts w:cs="Times New Roman"/>
            <w:sz w:val="22"/>
            <w:szCs w:val="22"/>
          </w:rPr>
          <w:t>MP</w:t>
        </w:r>
        <w:r w:rsidR="00A5200C" w:rsidRPr="00A5200C">
          <w:rPr>
            <w:rFonts w:cs="Times New Roman"/>
            <w:sz w:val="22"/>
            <w:szCs w:val="22"/>
            <w:vertAlign w:val="subscript"/>
            <w:rPrChange w:id="5" w:author="Sinkinson, Michael" w:date="2017-10-11T16:28:00Z">
              <w:rPr>
                <w:rFonts w:cs="Times New Roman"/>
                <w:sz w:val="22"/>
                <w:szCs w:val="22"/>
              </w:rPr>
            </w:rPrChange>
          </w:rPr>
          <w:t>l</w:t>
        </w:r>
        <w:proofErr w:type="spellEnd"/>
        <w:r w:rsidR="00A5200C">
          <w:rPr>
            <w:rFonts w:cs="Times New Roman"/>
            <w:sz w:val="22"/>
            <w:szCs w:val="22"/>
          </w:rPr>
          <w:t xml:space="preserve">. </w:t>
        </w:r>
      </w:ins>
      <w:ins w:id="6" w:author="Sinkinson, Michael" w:date="2017-10-11T16:29:00Z">
        <w:r w:rsidR="00A5200C">
          <w:rPr>
            <w:rFonts w:cs="Times New Roman"/>
            <w:sz w:val="22"/>
            <w:szCs w:val="22"/>
          </w:rPr>
          <w:t>They also know the prices of the two inputs, p</w:t>
        </w:r>
        <w:r w:rsidR="00A5200C" w:rsidRPr="00A5200C">
          <w:rPr>
            <w:rFonts w:cs="Times New Roman"/>
            <w:sz w:val="22"/>
            <w:szCs w:val="22"/>
            <w:vertAlign w:val="subscript"/>
            <w:rPrChange w:id="7" w:author="Sinkinson, Michael" w:date="2017-10-11T16:29:00Z">
              <w:rPr>
                <w:rFonts w:cs="Times New Roman"/>
                <w:sz w:val="22"/>
                <w:szCs w:val="22"/>
              </w:rPr>
            </w:rPrChange>
          </w:rPr>
          <w:t>m</w:t>
        </w:r>
        <w:r w:rsidR="00A5200C">
          <w:rPr>
            <w:rFonts w:cs="Times New Roman"/>
            <w:sz w:val="22"/>
            <w:szCs w:val="22"/>
          </w:rPr>
          <w:t xml:space="preserve"> and </w:t>
        </w:r>
        <w:proofErr w:type="gramStart"/>
        <w:r w:rsidR="00A5200C">
          <w:rPr>
            <w:rFonts w:cs="Times New Roman"/>
            <w:sz w:val="22"/>
            <w:szCs w:val="22"/>
          </w:rPr>
          <w:t>p</w:t>
        </w:r>
        <w:r w:rsidR="00A5200C" w:rsidRPr="00A5200C">
          <w:rPr>
            <w:rFonts w:cs="Times New Roman"/>
            <w:sz w:val="22"/>
            <w:szCs w:val="22"/>
            <w:vertAlign w:val="subscript"/>
            <w:rPrChange w:id="8" w:author="Sinkinson, Michael" w:date="2017-10-11T16:29:00Z">
              <w:rPr>
                <w:rFonts w:cs="Times New Roman"/>
                <w:sz w:val="22"/>
                <w:szCs w:val="22"/>
              </w:rPr>
            </w:rPrChange>
          </w:rPr>
          <w:t>l</w:t>
        </w:r>
        <w:proofErr w:type="gramEnd"/>
        <w:r w:rsidR="00A5200C">
          <w:rPr>
            <w:rFonts w:cs="Times New Roman"/>
            <w:sz w:val="22"/>
            <w:szCs w:val="22"/>
          </w:rPr>
          <w:t xml:space="preserve">. In a cost-minimizing production plan, what will be the relationship between those four objects, and why? </w:t>
        </w:r>
      </w:ins>
    </w:p>
    <w:p w:rsidR="00107289" w:rsidRPr="000868ED" w:rsidRDefault="00107289" w:rsidP="000868ED">
      <w:pPr>
        <w:pStyle w:val="BodyText"/>
        <w:tabs>
          <w:tab w:val="left" w:pos="513"/>
        </w:tabs>
        <w:spacing w:line="251" w:lineRule="auto"/>
        <w:ind w:left="512" w:right="382"/>
        <w:rPr>
          <w:rFonts w:cs="Times New Roman"/>
          <w:sz w:val="22"/>
          <w:szCs w:val="22"/>
        </w:rPr>
      </w:pPr>
      <w:r w:rsidRPr="000868ED">
        <w:rPr>
          <w:rFonts w:cs="Times New Roman"/>
          <w:sz w:val="22"/>
          <w:szCs w:val="22"/>
        </w:rPr>
        <w:t xml:space="preserve"> </w:t>
      </w:r>
      <w:r w:rsidRPr="000868ED">
        <w:rPr>
          <w:rFonts w:ascii="MS Mincho" w:eastAsia="MS Mincho" w:hAnsi="MS Mincho" w:cs="MS Mincho"/>
          <w:sz w:val="22"/>
          <w:szCs w:val="22"/>
        </w:rPr>
        <w:t> </w:t>
      </w:r>
    </w:p>
    <w:p w:rsidR="004A40F7" w:rsidRDefault="001D7352" w:rsidP="000868ED">
      <w:pPr>
        <w:pStyle w:val="BodyText"/>
        <w:numPr>
          <w:ilvl w:val="0"/>
          <w:numId w:val="6"/>
        </w:numPr>
        <w:tabs>
          <w:tab w:val="left" w:pos="513"/>
        </w:tabs>
        <w:spacing w:line="251" w:lineRule="auto"/>
        <w:ind w:right="382"/>
        <w:rPr>
          <w:rFonts w:cs="Times New Roman"/>
          <w:sz w:val="22"/>
          <w:szCs w:val="22"/>
        </w:rPr>
      </w:pPr>
      <w:r w:rsidRPr="00E10E96">
        <w:rPr>
          <w:rFonts w:cs="Times New Roman"/>
          <w:sz w:val="22"/>
          <w:szCs w:val="22"/>
        </w:rPr>
        <w:t>[</w:t>
      </w:r>
      <w:r>
        <w:rPr>
          <w:rFonts w:cs="Times New Roman"/>
          <w:sz w:val="22"/>
          <w:szCs w:val="22"/>
        </w:rPr>
        <w:t>8</w:t>
      </w:r>
      <w:r w:rsidRPr="00E10E96">
        <w:rPr>
          <w:rFonts w:cs="Times New Roman"/>
          <w:sz w:val="22"/>
          <w:szCs w:val="22"/>
        </w:rPr>
        <w:t xml:space="preserve"> points] </w:t>
      </w:r>
      <w:r w:rsidR="00184FA9" w:rsidRPr="000868ED">
        <w:rPr>
          <w:rFonts w:cs="Times New Roman"/>
          <w:sz w:val="22"/>
          <w:szCs w:val="22"/>
        </w:rPr>
        <w:t xml:space="preserve">Publishers usually </w:t>
      </w:r>
      <w:r w:rsidR="009C65E6" w:rsidRPr="000868ED">
        <w:rPr>
          <w:rFonts w:cs="Times New Roman"/>
          <w:sz w:val="22"/>
          <w:szCs w:val="22"/>
        </w:rPr>
        <w:t xml:space="preserve">first </w:t>
      </w:r>
      <w:r w:rsidR="00184FA9" w:rsidRPr="000868ED">
        <w:rPr>
          <w:rFonts w:cs="Times New Roman"/>
          <w:sz w:val="22"/>
          <w:szCs w:val="22"/>
        </w:rPr>
        <w:t xml:space="preserve">sell the hardbound </w:t>
      </w:r>
      <w:r w:rsidR="009C65E6" w:rsidRPr="000868ED">
        <w:rPr>
          <w:rFonts w:cs="Times New Roman"/>
          <w:sz w:val="22"/>
          <w:szCs w:val="22"/>
        </w:rPr>
        <w:t xml:space="preserve">edition of a book, followed </w:t>
      </w:r>
      <w:r w:rsidR="00184FA9" w:rsidRPr="000868ED">
        <w:rPr>
          <w:rFonts w:cs="Times New Roman"/>
          <w:sz w:val="22"/>
          <w:szCs w:val="22"/>
        </w:rPr>
        <w:t xml:space="preserve">12 to 18 months </w:t>
      </w:r>
      <w:r w:rsidR="00CF70C6">
        <w:rPr>
          <w:rFonts w:cs="Times New Roman"/>
          <w:sz w:val="22"/>
          <w:szCs w:val="22"/>
        </w:rPr>
        <w:t xml:space="preserve">later with </w:t>
      </w:r>
      <w:r w:rsidR="009C65E6" w:rsidRPr="000868ED">
        <w:rPr>
          <w:rFonts w:cs="Times New Roman"/>
          <w:sz w:val="22"/>
          <w:szCs w:val="22"/>
        </w:rPr>
        <w:t>the paperback edition of the same book</w:t>
      </w:r>
      <w:r w:rsidR="00184FA9" w:rsidRPr="000868ED">
        <w:rPr>
          <w:rFonts w:cs="Times New Roman"/>
          <w:sz w:val="22"/>
          <w:szCs w:val="22"/>
        </w:rPr>
        <w:t>. What do you think is the reason for this widespread practice? Why in your opinion do the two editions not come out at the same time?</w:t>
      </w:r>
    </w:p>
    <w:p w:rsidR="004A40F7" w:rsidRPr="000868ED" w:rsidRDefault="004A40F7" w:rsidP="004A40F7">
      <w:pPr>
        <w:pStyle w:val="BodyText"/>
        <w:tabs>
          <w:tab w:val="left" w:pos="513"/>
        </w:tabs>
        <w:spacing w:line="251" w:lineRule="auto"/>
        <w:ind w:left="512" w:right="382" w:hanging="396"/>
        <w:rPr>
          <w:rFonts w:cs="Times New Roman"/>
          <w:i/>
          <w:sz w:val="22"/>
          <w:szCs w:val="22"/>
        </w:rPr>
      </w:pPr>
    </w:p>
    <w:p w:rsidR="004A40F7" w:rsidRPr="000868ED" w:rsidRDefault="004A40F7" w:rsidP="00691758">
      <w:pPr>
        <w:pStyle w:val="BodyText"/>
        <w:tabs>
          <w:tab w:val="left" w:pos="513"/>
        </w:tabs>
        <w:spacing w:line="251" w:lineRule="auto"/>
        <w:ind w:left="512" w:right="382" w:hanging="396"/>
        <w:rPr>
          <w:rFonts w:cs="Times New Roman"/>
          <w:sz w:val="22"/>
          <w:szCs w:val="22"/>
        </w:rPr>
      </w:pPr>
      <w:r w:rsidRPr="000868ED">
        <w:rPr>
          <w:rFonts w:cs="Times New Roman"/>
          <w:sz w:val="22"/>
          <w:szCs w:val="22"/>
        </w:rPr>
        <w:lastRenderedPageBreak/>
        <w:tab/>
      </w:r>
    </w:p>
    <w:p w:rsidR="00691758" w:rsidRDefault="00691758" w:rsidP="00691758">
      <w:pPr>
        <w:pStyle w:val="BodyText"/>
        <w:tabs>
          <w:tab w:val="left" w:pos="513"/>
        </w:tabs>
        <w:spacing w:line="251" w:lineRule="auto"/>
        <w:ind w:left="512" w:right="382" w:hanging="396"/>
        <w:rPr>
          <w:rFonts w:cs="Times New Roman"/>
          <w:sz w:val="22"/>
          <w:szCs w:val="22"/>
        </w:rPr>
      </w:pPr>
    </w:p>
    <w:p w:rsidR="004F04D2" w:rsidRDefault="004F04D2" w:rsidP="00691758">
      <w:pPr>
        <w:pStyle w:val="BodyText"/>
        <w:tabs>
          <w:tab w:val="left" w:pos="513"/>
        </w:tabs>
        <w:spacing w:line="251" w:lineRule="auto"/>
        <w:ind w:left="512" w:right="382" w:hanging="396"/>
        <w:rPr>
          <w:rFonts w:cs="Times New Roman"/>
          <w:sz w:val="22"/>
          <w:szCs w:val="22"/>
        </w:rPr>
      </w:pPr>
    </w:p>
    <w:p w:rsidR="004F04D2" w:rsidRPr="000868ED" w:rsidRDefault="004F04D2" w:rsidP="00691758">
      <w:pPr>
        <w:pStyle w:val="BodyText"/>
        <w:tabs>
          <w:tab w:val="left" w:pos="513"/>
        </w:tabs>
        <w:spacing w:line="251" w:lineRule="auto"/>
        <w:ind w:left="512" w:right="382" w:hanging="396"/>
        <w:rPr>
          <w:rFonts w:cs="Times New Roman"/>
          <w:sz w:val="22"/>
          <w:szCs w:val="22"/>
        </w:rPr>
      </w:pPr>
    </w:p>
    <w:p w:rsidR="00691758" w:rsidRPr="000868ED" w:rsidRDefault="00691758" w:rsidP="00691758">
      <w:pPr>
        <w:pStyle w:val="BodyText"/>
        <w:tabs>
          <w:tab w:val="left" w:pos="513"/>
        </w:tabs>
        <w:spacing w:line="251" w:lineRule="auto"/>
        <w:ind w:left="512" w:right="382" w:hanging="396"/>
        <w:rPr>
          <w:rFonts w:cs="Times New Roman"/>
          <w:color w:val="FF6600"/>
          <w:sz w:val="22"/>
          <w:szCs w:val="22"/>
        </w:rPr>
      </w:pPr>
    </w:p>
    <w:p w:rsidR="00E357D9" w:rsidRDefault="0075260E" w:rsidP="000868ED">
      <w:pPr>
        <w:spacing w:after="160" w:line="259" w:lineRule="auto"/>
        <w:jc w:val="center"/>
        <w:rPr>
          <w:rFonts w:ascii="Times New Roman" w:eastAsia="Times New Roman" w:hAnsi="Times New Roman" w:cs="Times New Roman"/>
          <w:b/>
          <w:u w:val="single"/>
        </w:rPr>
      </w:pPr>
      <w:r w:rsidRPr="000868ED">
        <w:rPr>
          <w:rFonts w:ascii="Times New Roman" w:eastAsia="Times New Roman" w:hAnsi="Times New Roman" w:cs="Times New Roman"/>
          <w:b/>
          <w:u w:val="single"/>
        </w:rPr>
        <w:t>Section II:  Long Questions</w:t>
      </w:r>
      <w:r w:rsidR="008E0033" w:rsidRPr="000868ED">
        <w:rPr>
          <w:rFonts w:ascii="Times New Roman" w:eastAsia="Times New Roman" w:hAnsi="Times New Roman" w:cs="Times New Roman"/>
          <w:b/>
          <w:u w:val="single"/>
        </w:rPr>
        <w:t xml:space="preserve"> – Total of 100 points</w:t>
      </w:r>
    </w:p>
    <w:p w:rsidR="004F04D2" w:rsidRPr="000868ED" w:rsidRDefault="004F04D2" w:rsidP="000868ED">
      <w:pPr>
        <w:spacing w:after="160" w:line="259" w:lineRule="auto"/>
        <w:jc w:val="center"/>
        <w:rPr>
          <w:rFonts w:ascii="Times New Roman" w:eastAsia="Times New Roman" w:hAnsi="Times New Roman" w:cs="Times New Roman"/>
          <w:b/>
        </w:rPr>
      </w:pPr>
    </w:p>
    <w:p w:rsidR="0075260E" w:rsidRPr="000868ED" w:rsidRDefault="00BA1111" w:rsidP="003E2BFD">
      <w:pPr>
        <w:widowControl w:val="0"/>
        <w:numPr>
          <w:ilvl w:val="1"/>
          <w:numId w:val="12"/>
        </w:numPr>
        <w:tabs>
          <w:tab w:val="left" w:pos="653"/>
        </w:tabs>
        <w:spacing w:before="77" w:after="0" w:line="240" w:lineRule="auto"/>
        <w:jc w:val="left"/>
        <w:rPr>
          <w:rFonts w:ascii="Times New Roman" w:eastAsia="Times New Roman" w:hAnsi="Times New Roman" w:cs="Times New Roman"/>
        </w:rPr>
      </w:pPr>
      <w:r w:rsidRPr="000868ED">
        <w:rPr>
          <w:rFonts w:ascii="Times New Roman" w:hAnsi="Times New Roman" w:cs="Times New Roman"/>
          <w:b/>
          <w:u w:val="single" w:color="000000"/>
        </w:rPr>
        <w:t>[</w:t>
      </w:r>
      <w:r w:rsidR="00E10E96" w:rsidRPr="000868ED">
        <w:rPr>
          <w:rFonts w:ascii="Times New Roman" w:hAnsi="Times New Roman" w:cs="Times New Roman"/>
          <w:b/>
          <w:u w:val="single" w:color="000000"/>
        </w:rPr>
        <w:t>20</w:t>
      </w:r>
      <w:r w:rsidR="0075260E" w:rsidRPr="000868ED">
        <w:rPr>
          <w:rFonts w:ascii="Times New Roman" w:hAnsi="Times New Roman" w:cs="Times New Roman"/>
          <w:b/>
          <w:spacing w:val="19"/>
          <w:u w:val="single" w:color="000000"/>
        </w:rPr>
        <w:t xml:space="preserve"> </w:t>
      </w:r>
      <w:r w:rsidRPr="000868ED">
        <w:rPr>
          <w:rFonts w:ascii="Times New Roman" w:hAnsi="Times New Roman" w:cs="Times New Roman"/>
          <w:b/>
          <w:u w:val="single" w:color="000000"/>
        </w:rPr>
        <w:t>points]</w:t>
      </w:r>
      <w:r w:rsidR="0075260E" w:rsidRPr="000868ED">
        <w:rPr>
          <w:rFonts w:ascii="Times New Roman" w:hAnsi="Times New Roman" w:cs="Times New Roman"/>
          <w:b/>
          <w:u w:val="single" w:color="000000"/>
        </w:rPr>
        <w:t xml:space="preserve"> </w:t>
      </w:r>
      <w:r w:rsidR="0075260E" w:rsidRPr="000868ED">
        <w:rPr>
          <w:rFonts w:ascii="Times New Roman" w:hAnsi="Times New Roman" w:cs="Times New Roman"/>
          <w:b/>
          <w:spacing w:val="38"/>
          <w:u w:val="single" w:color="000000"/>
        </w:rPr>
        <w:t xml:space="preserve"> </w:t>
      </w:r>
      <w:r w:rsidR="00311AAA" w:rsidRPr="000868ED">
        <w:rPr>
          <w:rFonts w:ascii="Times New Roman" w:hAnsi="Times New Roman" w:cs="Times New Roman"/>
          <w:b/>
          <w:u w:val="single" w:color="000000"/>
        </w:rPr>
        <w:t xml:space="preserve">World </w:t>
      </w:r>
      <w:r w:rsidR="00305A0F" w:rsidRPr="000868ED">
        <w:rPr>
          <w:rFonts w:ascii="Times New Roman" w:hAnsi="Times New Roman" w:cs="Times New Roman"/>
          <w:b/>
          <w:u w:val="single" w:color="000000"/>
        </w:rPr>
        <w:t>Copper Market</w:t>
      </w:r>
    </w:p>
    <w:p w:rsidR="00BA1111" w:rsidRPr="000868ED" w:rsidRDefault="00BA1111" w:rsidP="00BA1111">
      <w:pPr>
        <w:widowControl w:val="0"/>
        <w:tabs>
          <w:tab w:val="left" w:pos="653"/>
        </w:tabs>
        <w:spacing w:before="77" w:after="0" w:line="240" w:lineRule="auto"/>
        <w:ind w:left="292"/>
        <w:rPr>
          <w:rFonts w:ascii="Times New Roman" w:eastAsia="Times New Roman" w:hAnsi="Times New Roman" w:cs="Times New Roman"/>
        </w:rPr>
      </w:pPr>
    </w:p>
    <w:p w:rsidR="0075260E" w:rsidRPr="000868ED" w:rsidRDefault="00FC63A1" w:rsidP="00FC63A1">
      <w:pPr>
        <w:pStyle w:val="BodyText"/>
        <w:spacing w:before="77" w:line="252" w:lineRule="auto"/>
        <w:ind w:left="652" w:right="486"/>
        <w:rPr>
          <w:rFonts w:cs="Times New Roman"/>
          <w:sz w:val="22"/>
          <w:szCs w:val="22"/>
        </w:rPr>
      </w:pPr>
      <w:r w:rsidRPr="000868ED">
        <w:rPr>
          <w:rFonts w:cs="Times New Roman"/>
          <w:sz w:val="22"/>
          <w:szCs w:val="22"/>
        </w:rPr>
        <w:t>You have been hired by the American Bureau of Metal Statistics to analyze various metal markets. You find that t</w:t>
      </w:r>
      <w:r w:rsidR="00305A0F" w:rsidRPr="000868ED">
        <w:rPr>
          <w:rFonts w:cs="Times New Roman"/>
          <w:sz w:val="22"/>
          <w:szCs w:val="22"/>
        </w:rPr>
        <w:t>he</w:t>
      </w:r>
      <w:r w:rsidRPr="000868ED">
        <w:rPr>
          <w:rFonts w:cs="Times New Roman"/>
          <w:sz w:val="22"/>
          <w:szCs w:val="22"/>
        </w:rPr>
        <w:t xml:space="preserve"> demand for copper in 2006 was given by </w:t>
      </w:r>
      <w:proofErr w:type="spellStart"/>
      <w:r w:rsidRPr="000868ED">
        <w:rPr>
          <w:rFonts w:cs="Times New Roman"/>
          <w:sz w:val="22"/>
          <w:szCs w:val="22"/>
        </w:rPr>
        <w:t>Q</w:t>
      </w:r>
      <w:r w:rsidRPr="000868ED">
        <w:rPr>
          <w:rFonts w:cs="Times New Roman"/>
          <w:sz w:val="22"/>
          <w:szCs w:val="22"/>
          <w:vertAlign w:val="subscript"/>
        </w:rPr>
        <w:t>d</w:t>
      </w:r>
      <w:proofErr w:type="spellEnd"/>
      <w:r w:rsidRPr="000868ED">
        <w:rPr>
          <w:rFonts w:cs="Times New Roman"/>
          <w:sz w:val="22"/>
          <w:szCs w:val="22"/>
          <w:vertAlign w:val="subscript"/>
        </w:rPr>
        <w:t xml:space="preserve"> </w:t>
      </w:r>
      <w:r w:rsidRPr="000868ED">
        <w:rPr>
          <w:rFonts w:cs="Times New Roman"/>
          <w:sz w:val="22"/>
          <w:szCs w:val="22"/>
        </w:rPr>
        <w:t xml:space="preserve">=36-6P, where Q is the quantity of copper in million metric tons per year, and P is the price in dollars per pound. The industry supply curve in 2006 was given </w:t>
      </w:r>
      <w:r w:rsidR="0075260E" w:rsidRPr="000868ED">
        <w:rPr>
          <w:rFonts w:cs="Times New Roman"/>
          <w:sz w:val="22"/>
          <w:szCs w:val="22"/>
        </w:rPr>
        <w:t>Q</w:t>
      </w:r>
      <w:r w:rsidR="0075260E" w:rsidRPr="000868ED">
        <w:rPr>
          <w:rFonts w:cs="Times New Roman"/>
          <w:sz w:val="22"/>
          <w:szCs w:val="22"/>
          <w:vertAlign w:val="subscript"/>
        </w:rPr>
        <w:t xml:space="preserve">s </w:t>
      </w:r>
      <w:r w:rsidR="0075260E" w:rsidRPr="000868ED">
        <w:rPr>
          <w:rFonts w:cs="Times New Roman"/>
          <w:sz w:val="22"/>
          <w:szCs w:val="22"/>
        </w:rPr>
        <w:t>=</w:t>
      </w:r>
      <w:r w:rsidRPr="000868ED">
        <w:rPr>
          <w:rFonts w:cs="Times New Roman"/>
          <w:sz w:val="22"/>
          <w:szCs w:val="22"/>
        </w:rPr>
        <w:t xml:space="preserve"> -12+18P.</w:t>
      </w:r>
      <w:r w:rsidR="000E0B0F" w:rsidRPr="000868ED">
        <w:rPr>
          <w:rFonts w:cs="Times New Roman"/>
          <w:sz w:val="22"/>
          <w:szCs w:val="22"/>
        </w:rPr>
        <w:t xml:space="preserve"> </w:t>
      </w:r>
      <w:r w:rsidR="003E2BFD" w:rsidRPr="000868ED">
        <w:rPr>
          <w:rFonts w:cs="Times New Roman"/>
          <w:sz w:val="22"/>
          <w:szCs w:val="22"/>
        </w:rPr>
        <w:t xml:space="preserve">  </w:t>
      </w:r>
    </w:p>
    <w:p w:rsidR="0075260E" w:rsidRPr="000868ED" w:rsidRDefault="0075260E" w:rsidP="0075260E">
      <w:pPr>
        <w:pStyle w:val="BodyText"/>
        <w:spacing w:line="248" w:lineRule="auto"/>
        <w:ind w:left="652" w:right="486"/>
        <w:rPr>
          <w:rFonts w:cs="Times New Roman"/>
          <w:sz w:val="22"/>
          <w:szCs w:val="22"/>
        </w:rPr>
      </w:pPr>
    </w:p>
    <w:p w:rsidR="00296744" w:rsidRPr="004F04D2" w:rsidRDefault="00E10E96" w:rsidP="004F04D2">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[4</w:t>
      </w:r>
      <w:r w:rsidR="00FC63A1" w:rsidRPr="000868ED">
        <w:rPr>
          <w:rFonts w:cs="Times New Roman"/>
          <w:sz w:val="22"/>
          <w:szCs w:val="22"/>
        </w:rPr>
        <w:t xml:space="preserve"> points] What was</w:t>
      </w:r>
      <w:r w:rsidR="0075260E" w:rsidRPr="000868ED">
        <w:rPr>
          <w:rFonts w:cs="Times New Roman"/>
          <w:sz w:val="22"/>
          <w:szCs w:val="22"/>
        </w:rPr>
        <w:t xml:space="preserve"> the equilibrium price and quantity of c</w:t>
      </w:r>
      <w:r w:rsidR="00FC63A1" w:rsidRPr="000868ED">
        <w:rPr>
          <w:rFonts w:cs="Times New Roman"/>
          <w:sz w:val="22"/>
          <w:szCs w:val="22"/>
        </w:rPr>
        <w:t>opper?</w:t>
      </w:r>
      <w:r w:rsidR="00FC63A1" w:rsidRPr="000868ED">
        <w:rPr>
          <w:rFonts w:cs="Times New Roman"/>
          <w:sz w:val="22"/>
          <w:szCs w:val="22"/>
        </w:rPr>
        <w:br/>
      </w:r>
    </w:p>
    <w:p w:rsidR="000868ED" w:rsidRPr="000868ED" w:rsidRDefault="00367C85"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[3</w:t>
      </w:r>
      <w:r w:rsidR="0075260E" w:rsidRPr="000868ED">
        <w:rPr>
          <w:rFonts w:cs="Times New Roman"/>
          <w:sz w:val="22"/>
          <w:szCs w:val="22"/>
        </w:rPr>
        <w:t xml:space="preserve"> points] </w:t>
      </w:r>
      <w:r w:rsidR="00FC63A1" w:rsidRPr="000868ED">
        <w:rPr>
          <w:rFonts w:cs="Times New Roman"/>
          <w:sz w:val="22"/>
          <w:szCs w:val="22"/>
        </w:rPr>
        <w:t xml:space="preserve">In 2007 because of the financial crisis, the demand for </w:t>
      </w:r>
      <w:r w:rsidR="00296744" w:rsidRPr="000868ED">
        <w:rPr>
          <w:rFonts w:cs="Times New Roman"/>
          <w:sz w:val="22"/>
          <w:szCs w:val="22"/>
        </w:rPr>
        <w:t xml:space="preserve">copper fell by </w:t>
      </w:r>
      <w:r w:rsidR="00A5306E" w:rsidRPr="000868ED">
        <w:rPr>
          <w:rFonts w:cs="Times New Roman"/>
          <w:sz w:val="22"/>
          <w:szCs w:val="22"/>
        </w:rPr>
        <w:t>10</w:t>
      </w:r>
      <w:r w:rsidR="00FC63A1" w:rsidRPr="000868ED">
        <w:rPr>
          <w:rFonts w:cs="Times New Roman"/>
          <w:sz w:val="22"/>
          <w:szCs w:val="22"/>
        </w:rPr>
        <w:t xml:space="preserve">%. </w:t>
      </w:r>
      <w:r w:rsidR="00A366BE">
        <w:rPr>
          <w:rFonts w:cs="Times New Roman"/>
          <w:sz w:val="22"/>
          <w:szCs w:val="22"/>
        </w:rPr>
        <w:t>(In other words, the</w:t>
      </w:r>
      <w:r w:rsidR="001D7352">
        <w:rPr>
          <w:rFonts w:cs="Times New Roman"/>
          <w:sz w:val="22"/>
          <w:szCs w:val="22"/>
        </w:rPr>
        <w:t xml:space="preserve"> demand</w:t>
      </w:r>
      <w:r w:rsidR="00A366BE">
        <w:rPr>
          <w:rFonts w:cs="Times New Roman"/>
          <w:sz w:val="22"/>
          <w:szCs w:val="22"/>
        </w:rPr>
        <w:t xml:space="preserve"> in 2007 is</w:t>
      </w:r>
      <w:r w:rsidR="00CF70C6">
        <w:rPr>
          <w:rFonts w:cs="Times New Roman"/>
          <w:sz w:val="22"/>
          <w:szCs w:val="22"/>
        </w:rPr>
        <w:t xml:space="preserve"> </w:t>
      </w:r>
      <w:proofErr w:type="spellStart"/>
      <w:r w:rsidR="00CF70C6">
        <w:rPr>
          <w:rFonts w:cs="Times New Roman"/>
          <w:sz w:val="22"/>
          <w:szCs w:val="22"/>
        </w:rPr>
        <w:t>Q</w:t>
      </w:r>
      <w:r w:rsidR="00CF70C6" w:rsidRPr="000868ED">
        <w:rPr>
          <w:rFonts w:cs="Times New Roman"/>
          <w:sz w:val="22"/>
          <w:szCs w:val="22"/>
          <w:vertAlign w:val="subscript"/>
        </w:rPr>
        <w:t>d</w:t>
      </w:r>
      <w:r w:rsidR="001D7352" w:rsidRPr="001D7352">
        <w:rPr>
          <w:rFonts w:cs="Times New Roman"/>
          <w:sz w:val="22"/>
          <w:szCs w:val="22"/>
          <w:vertAlign w:val="superscript"/>
        </w:rPr>
        <w:t>new</w:t>
      </w:r>
      <w:proofErr w:type="spellEnd"/>
      <w:r w:rsidR="001D7352">
        <w:rPr>
          <w:rFonts w:cs="Times New Roman"/>
          <w:sz w:val="22"/>
          <w:szCs w:val="22"/>
        </w:rPr>
        <w:t>=0.9</w:t>
      </w:r>
      <w:r w:rsidR="001D7352" w:rsidRPr="001D7352">
        <w:rPr>
          <w:rFonts w:cs="Times New Roman"/>
          <w:sz w:val="22"/>
          <w:szCs w:val="22"/>
        </w:rPr>
        <w:t xml:space="preserve"> </w:t>
      </w:r>
      <w:proofErr w:type="spellStart"/>
      <w:r w:rsidR="001D7352" w:rsidRPr="000868ED">
        <w:rPr>
          <w:rFonts w:cs="Times New Roman"/>
          <w:sz w:val="22"/>
          <w:szCs w:val="22"/>
        </w:rPr>
        <w:t>Q</w:t>
      </w:r>
      <w:r w:rsidR="001D7352" w:rsidRPr="000868ED">
        <w:rPr>
          <w:rFonts w:cs="Times New Roman"/>
          <w:sz w:val="22"/>
          <w:szCs w:val="22"/>
          <w:vertAlign w:val="subscript"/>
        </w:rPr>
        <w:t>d</w:t>
      </w:r>
      <w:proofErr w:type="spellEnd"/>
      <w:r w:rsidR="001D7352">
        <w:rPr>
          <w:rFonts w:cs="Times New Roman"/>
          <w:sz w:val="22"/>
          <w:szCs w:val="22"/>
        </w:rPr>
        <w:t>.)</w:t>
      </w:r>
      <w:r w:rsidR="00FC63A1" w:rsidRPr="000868ED">
        <w:rPr>
          <w:rFonts w:cs="Times New Roman"/>
          <w:sz w:val="22"/>
          <w:szCs w:val="22"/>
        </w:rPr>
        <w:t xml:space="preserve"> </w:t>
      </w:r>
      <w:r w:rsidR="001D7352">
        <w:rPr>
          <w:rFonts w:cs="Times New Roman"/>
          <w:sz w:val="22"/>
          <w:szCs w:val="22"/>
        </w:rPr>
        <w:t xml:space="preserve">As </w:t>
      </w:r>
      <w:r w:rsidR="00FC63A1" w:rsidRPr="000868ED">
        <w:rPr>
          <w:rFonts w:cs="Times New Roman"/>
          <w:sz w:val="22"/>
          <w:szCs w:val="22"/>
        </w:rPr>
        <w:t xml:space="preserve">a consequence, the market price fell as well. Can you predict the percentage change in price caused by this </w:t>
      </w:r>
      <w:r w:rsidR="007346A9" w:rsidRPr="000868ED">
        <w:rPr>
          <w:rFonts w:cs="Times New Roman"/>
          <w:sz w:val="22"/>
          <w:szCs w:val="22"/>
        </w:rPr>
        <w:t xml:space="preserve">10% </w:t>
      </w:r>
      <w:r w:rsidR="00FC63A1" w:rsidRPr="000868ED">
        <w:rPr>
          <w:rFonts w:cs="Times New Roman"/>
          <w:sz w:val="22"/>
          <w:szCs w:val="22"/>
        </w:rPr>
        <w:t>drop in demand?</w:t>
      </w:r>
    </w:p>
    <w:p w:rsidR="000868ED" w:rsidRPr="000868ED" w:rsidRDefault="000868ED" w:rsidP="000868ED">
      <w:pPr>
        <w:pStyle w:val="BodyText"/>
        <w:tabs>
          <w:tab w:val="left" w:pos="1733"/>
        </w:tabs>
        <w:spacing w:line="252" w:lineRule="auto"/>
        <w:ind w:left="0" w:right="486"/>
        <w:rPr>
          <w:rFonts w:cs="Times New Roman"/>
          <w:sz w:val="22"/>
          <w:szCs w:val="22"/>
        </w:rPr>
      </w:pPr>
    </w:p>
    <w:p w:rsidR="007346A9" w:rsidRPr="000868ED" w:rsidRDefault="000868ED"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 xml:space="preserve"> </w:t>
      </w:r>
      <w:r w:rsidR="00367C85" w:rsidRPr="000868ED">
        <w:rPr>
          <w:rFonts w:cs="Times New Roman"/>
          <w:sz w:val="22"/>
          <w:szCs w:val="22"/>
        </w:rPr>
        <w:t>[3</w:t>
      </w:r>
      <w:r w:rsidR="0075260E" w:rsidRPr="000868ED">
        <w:rPr>
          <w:rFonts w:cs="Times New Roman"/>
          <w:sz w:val="22"/>
          <w:szCs w:val="22"/>
        </w:rPr>
        <w:t xml:space="preserve"> points] </w:t>
      </w:r>
      <w:r w:rsidR="00FC63A1" w:rsidRPr="000868ED">
        <w:rPr>
          <w:rFonts w:cs="Times New Roman"/>
          <w:sz w:val="22"/>
          <w:szCs w:val="22"/>
        </w:rPr>
        <w:t>An intern at the American Bureau of Metal Statistics suggests that this change in demand and price can be used to quickly compute the price elasticity of the demand for copper. Do you agree with this view? Explain clearly why or why not.</w:t>
      </w:r>
    </w:p>
    <w:p w:rsidR="00FC63A1" w:rsidRPr="000868ED" w:rsidRDefault="00FC63A1" w:rsidP="00FC63A1">
      <w:pPr>
        <w:pStyle w:val="BodyText"/>
        <w:tabs>
          <w:tab w:val="left" w:pos="1733"/>
        </w:tabs>
        <w:spacing w:line="252" w:lineRule="auto"/>
        <w:ind w:left="0" w:right="486"/>
        <w:rPr>
          <w:rFonts w:cs="Times New Roman"/>
          <w:sz w:val="22"/>
          <w:szCs w:val="22"/>
        </w:rPr>
      </w:pPr>
    </w:p>
    <w:p w:rsidR="007346A9" w:rsidRPr="000868ED" w:rsidRDefault="00E10E96"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[4</w:t>
      </w:r>
      <w:r w:rsidR="00367C85" w:rsidRPr="000868ED">
        <w:rPr>
          <w:rFonts w:cs="Times New Roman"/>
          <w:sz w:val="22"/>
          <w:szCs w:val="22"/>
        </w:rPr>
        <w:t xml:space="preserve"> points] </w:t>
      </w:r>
      <w:r w:rsidR="00FC63A1" w:rsidRPr="000868ED">
        <w:rPr>
          <w:rFonts w:cs="Times New Roman"/>
          <w:sz w:val="22"/>
          <w:szCs w:val="22"/>
        </w:rPr>
        <w:t>Compute the price elasticity of demand at the market equilibrium price in 2006.</w:t>
      </w:r>
    </w:p>
    <w:p w:rsidR="00FC63A1" w:rsidRPr="000868ED" w:rsidRDefault="00FC63A1" w:rsidP="00FC63A1">
      <w:pPr>
        <w:pStyle w:val="BodyText"/>
        <w:tabs>
          <w:tab w:val="left" w:pos="1733"/>
        </w:tabs>
        <w:spacing w:line="252" w:lineRule="auto"/>
        <w:ind w:left="0" w:right="486"/>
        <w:rPr>
          <w:rFonts w:cs="Times New Roman"/>
          <w:sz w:val="22"/>
          <w:szCs w:val="22"/>
        </w:rPr>
      </w:pPr>
    </w:p>
    <w:p w:rsidR="00367C85" w:rsidRPr="000868ED" w:rsidRDefault="00367C85" w:rsidP="007346A9">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 xml:space="preserve">[3 points] Due to widespread strikes in the copper mines in Chile in 2008, the world supply of copper fell by 5%. What happened to equilibrium price and quantities of copper? </w:t>
      </w:r>
      <w:r w:rsidR="00A366BE">
        <w:rPr>
          <w:rFonts w:cs="Times New Roman"/>
          <w:sz w:val="22"/>
          <w:szCs w:val="22"/>
        </w:rPr>
        <w:t>(Assume that the demand was the same as in 2007.)</w:t>
      </w:r>
    </w:p>
    <w:p w:rsidR="007346A9" w:rsidRPr="000868ED" w:rsidRDefault="007346A9" w:rsidP="00367C85">
      <w:pPr>
        <w:pStyle w:val="BodyText"/>
        <w:tabs>
          <w:tab w:val="left" w:pos="1733"/>
        </w:tabs>
        <w:spacing w:line="252" w:lineRule="auto"/>
        <w:ind w:left="0" w:right="486"/>
        <w:rPr>
          <w:rFonts w:cs="Times New Roman"/>
          <w:sz w:val="22"/>
          <w:szCs w:val="22"/>
        </w:rPr>
      </w:pPr>
    </w:p>
    <w:p w:rsidR="00367C85" w:rsidRPr="000868ED" w:rsidRDefault="00367C85" w:rsidP="003E2BFD">
      <w:pPr>
        <w:pStyle w:val="BodyText"/>
        <w:numPr>
          <w:ilvl w:val="2"/>
          <w:numId w:val="12"/>
        </w:numPr>
        <w:tabs>
          <w:tab w:val="left" w:pos="1733"/>
        </w:tabs>
        <w:spacing w:line="252" w:lineRule="auto"/>
        <w:ind w:right="486"/>
        <w:rPr>
          <w:rFonts w:cs="Times New Roman"/>
          <w:i/>
          <w:sz w:val="22"/>
          <w:szCs w:val="22"/>
        </w:rPr>
      </w:pPr>
      <w:r w:rsidRPr="000868ED">
        <w:rPr>
          <w:rFonts w:cs="Times New Roman"/>
          <w:sz w:val="22"/>
          <w:szCs w:val="22"/>
        </w:rPr>
        <w:t xml:space="preserve">[3 points] Suppose that these same strikes had happened in 2006 instead. Can you compare qualitatively the relative effects on price and quantity that you would have seen compared to what you see in 2008? </w:t>
      </w:r>
      <w:r w:rsidRPr="000868ED">
        <w:rPr>
          <w:rFonts w:cs="Times New Roman"/>
          <w:i/>
          <w:sz w:val="22"/>
          <w:szCs w:val="22"/>
        </w:rPr>
        <w:t>(You do not need to re-compute the new price and quantity in 2006 with the strikes. A qualitative answer will suffice.)</w:t>
      </w:r>
    </w:p>
    <w:p w:rsidR="001D7352" w:rsidRDefault="001D7352" w:rsidP="001D7352">
      <w:pPr>
        <w:pStyle w:val="Default"/>
        <w:rPr>
          <w:rFonts w:ascii="Times New Roman" w:eastAsia="Times New Roman" w:hAnsi="Times New Roman" w:cs="Times New Roman"/>
          <w:color w:val="FF0000"/>
          <w:sz w:val="22"/>
          <w:szCs w:val="22"/>
          <w:lang w:eastAsia="en-US"/>
        </w:rPr>
      </w:pPr>
    </w:p>
    <w:p w:rsidR="004F04D2" w:rsidRPr="000868ED" w:rsidRDefault="004F04D2" w:rsidP="00CF70C6">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sidRPr="000868ED">
        <w:rPr>
          <w:rFonts w:ascii="Times New Roman" w:hAnsi="Times New Roman" w:cs="Times New Roman"/>
          <w:b/>
          <w:u w:val="single" w:color="000000"/>
        </w:rPr>
        <w:t xml:space="preserve">[18 points] Monorail Services from Evans Hall to NYC </w:t>
      </w:r>
    </w:p>
    <w:p w:rsidR="004F04D2" w:rsidRPr="000868ED" w:rsidRDefault="004F04D2" w:rsidP="004F04D2">
      <w:pPr>
        <w:widowControl w:val="0"/>
        <w:tabs>
          <w:tab w:val="left" w:pos="653"/>
        </w:tabs>
        <w:spacing w:before="77" w:after="0" w:line="240" w:lineRule="auto"/>
        <w:ind w:left="292"/>
        <w:rPr>
          <w:rFonts w:ascii="Times New Roman" w:hAnsi="Times New Roman" w:cs="Times New Roman"/>
          <w:b/>
          <w:u w:val="single" w:color="000000"/>
        </w:rPr>
      </w:pPr>
      <w:r w:rsidRPr="000868ED">
        <w:rPr>
          <w:rFonts w:ascii="Times New Roman" w:hAnsi="Times New Roman" w:cs="Times New Roman"/>
          <w:b/>
          <w:u w:val="single" w:color="000000"/>
        </w:rPr>
        <w:t xml:space="preserve"> </w:t>
      </w:r>
    </w:p>
    <w:p w:rsidR="004F04D2" w:rsidRPr="000868ED" w:rsidRDefault="004F04D2" w:rsidP="004F04D2">
      <w:pPr>
        <w:spacing w:before="2"/>
        <w:ind w:left="630"/>
        <w:rPr>
          <w:rFonts w:ascii="Times New Roman" w:eastAsia="Times New Roman" w:hAnsi="Times New Roman" w:cs="Times New Roman"/>
        </w:rPr>
      </w:pPr>
      <w:r w:rsidRPr="000868ED">
        <w:rPr>
          <w:rFonts w:ascii="Times New Roman" w:eastAsia="Times New Roman" w:hAnsi="Times New Roman" w:cs="Times New Roman"/>
        </w:rPr>
        <w:t>New Haven Monorail is a monopoly provider of monorail services that will run from Evans Hall to Grand Central Terminal in NYC. The demand for this monorail is given by Q=500-2P, or equivalently, P=250-</w:t>
      </w:r>
      <w:r>
        <w:rPr>
          <w:rFonts w:ascii="Times New Roman" w:eastAsia="Times New Roman" w:hAnsi="Times New Roman" w:cs="Times New Roman"/>
        </w:rPr>
        <w:t>0.5</w:t>
      </w:r>
      <w:r w:rsidRPr="000868ED">
        <w:rPr>
          <w:rFonts w:ascii="Times New Roman" w:eastAsia="Times New Roman" w:hAnsi="Times New Roman" w:cs="Times New Roman"/>
        </w:rPr>
        <w:t>Q, where Q is the number of people on each trip, and P is the price in dollars. For each trip, New Haven Monorail has fixed costs of $2000 plus a per person cost of $50 per passenger.  (You can round up your answer for the number of people.)</w:t>
      </w:r>
    </w:p>
    <w:p w:rsidR="004F04D2" w:rsidRPr="000868ED" w:rsidRDefault="004F04D2" w:rsidP="004F04D2">
      <w:pPr>
        <w:pStyle w:val="BodyText"/>
        <w:numPr>
          <w:ilvl w:val="0"/>
          <w:numId w:val="18"/>
        </w:numPr>
        <w:tabs>
          <w:tab w:val="left" w:pos="1733"/>
        </w:tabs>
        <w:spacing w:line="252" w:lineRule="auto"/>
        <w:ind w:right="486"/>
        <w:rPr>
          <w:rFonts w:cs="Times New Roman"/>
          <w:sz w:val="22"/>
          <w:szCs w:val="22"/>
        </w:rPr>
      </w:pPr>
      <w:r w:rsidRPr="000868ED">
        <w:rPr>
          <w:rFonts w:cs="Times New Roman"/>
          <w:sz w:val="22"/>
          <w:szCs w:val="22"/>
        </w:rPr>
        <w:lastRenderedPageBreak/>
        <w:t>[3 points] How many people will be on each trip?</w:t>
      </w:r>
    </w:p>
    <w:p w:rsidR="004F04D2" w:rsidRPr="000868ED" w:rsidRDefault="004F04D2" w:rsidP="004F04D2">
      <w:pPr>
        <w:pStyle w:val="BodyText"/>
        <w:tabs>
          <w:tab w:val="left" w:pos="1733"/>
        </w:tabs>
        <w:spacing w:line="252" w:lineRule="auto"/>
        <w:ind w:left="0" w:right="486"/>
        <w:rPr>
          <w:rFonts w:cs="Times New Roman"/>
          <w:sz w:val="22"/>
          <w:szCs w:val="22"/>
        </w:rPr>
      </w:pPr>
    </w:p>
    <w:p w:rsidR="004F04D2" w:rsidRPr="000868ED" w:rsidRDefault="004F04D2" w:rsidP="004F04D2">
      <w:pPr>
        <w:pStyle w:val="BodyText"/>
        <w:numPr>
          <w:ilvl w:val="0"/>
          <w:numId w:val="18"/>
        </w:numPr>
        <w:tabs>
          <w:tab w:val="left" w:pos="1733"/>
        </w:tabs>
        <w:spacing w:line="252" w:lineRule="auto"/>
        <w:ind w:right="486"/>
        <w:rPr>
          <w:rFonts w:cs="Times New Roman"/>
          <w:sz w:val="22"/>
          <w:szCs w:val="22"/>
        </w:rPr>
      </w:pPr>
      <w:r w:rsidRPr="000868ED">
        <w:rPr>
          <w:rFonts w:cs="Times New Roman"/>
          <w:sz w:val="22"/>
          <w:szCs w:val="22"/>
        </w:rPr>
        <w:t>[3 points] What is the profit-maximizing price that New Haven Monorail will charge?</w:t>
      </w:r>
    </w:p>
    <w:p w:rsidR="004F04D2" w:rsidRPr="000868ED" w:rsidRDefault="004F04D2" w:rsidP="004F04D2">
      <w:pPr>
        <w:pStyle w:val="BodyText"/>
        <w:tabs>
          <w:tab w:val="left" w:pos="1733"/>
        </w:tabs>
        <w:spacing w:line="252" w:lineRule="auto"/>
        <w:ind w:left="1732" w:right="486"/>
        <w:rPr>
          <w:rFonts w:cs="Times New Roman"/>
          <w:color w:val="FF0000"/>
          <w:sz w:val="22"/>
          <w:szCs w:val="22"/>
        </w:rPr>
      </w:pPr>
    </w:p>
    <w:p w:rsidR="004F04D2" w:rsidRPr="000868ED" w:rsidRDefault="004F04D2" w:rsidP="004F04D2">
      <w:pPr>
        <w:pStyle w:val="BodyText"/>
        <w:numPr>
          <w:ilvl w:val="0"/>
          <w:numId w:val="18"/>
        </w:numPr>
        <w:tabs>
          <w:tab w:val="left" w:pos="1733"/>
        </w:tabs>
        <w:spacing w:line="252" w:lineRule="auto"/>
        <w:ind w:right="486"/>
        <w:rPr>
          <w:rFonts w:cs="Times New Roman"/>
          <w:sz w:val="22"/>
          <w:szCs w:val="22"/>
        </w:rPr>
      </w:pPr>
      <w:r w:rsidRPr="000868ED">
        <w:rPr>
          <w:rFonts w:cs="Times New Roman"/>
          <w:sz w:val="22"/>
          <w:szCs w:val="22"/>
        </w:rPr>
        <w:t>[2 points] What will be the profits in each trip?</w:t>
      </w:r>
    </w:p>
    <w:p w:rsidR="004F04D2" w:rsidRPr="000868ED" w:rsidRDefault="004F04D2" w:rsidP="004F04D2">
      <w:pPr>
        <w:pStyle w:val="BodyText"/>
        <w:tabs>
          <w:tab w:val="left" w:pos="1733"/>
        </w:tabs>
        <w:spacing w:line="252" w:lineRule="auto"/>
        <w:ind w:left="0" w:right="486"/>
        <w:rPr>
          <w:rFonts w:cs="Times New Roman"/>
          <w:sz w:val="22"/>
          <w:szCs w:val="22"/>
        </w:rPr>
      </w:pPr>
    </w:p>
    <w:p w:rsidR="004F04D2" w:rsidRPr="000868ED" w:rsidRDefault="004F04D2" w:rsidP="004F04D2">
      <w:pPr>
        <w:pStyle w:val="BodyText"/>
        <w:numPr>
          <w:ilvl w:val="0"/>
          <w:numId w:val="18"/>
        </w:numPr>
        <w:tabs>
          <w:tab w:val="left" w:pos="1733"/>
        </w:tabs>
        <w:spacing w:line="252" w:lineRule="auto"/>
        <w:ind w:right="486"/>
        <w:rPr>
          <w:rFonts w:cs="Times New Roman"/>
          <w:sz w:val="22"/>
          <w:szCs w:val="22"/>
        </w:rPr>
      </w:pPr>
      <w:r w:rsidRPr="000868ED">
        <w:rPr>
          <w:rFonts w:cs="Times New Roman"/>
          <w:sz w:val="22"/>
          <w:szCs w:val="22"/>
        </w:rPr>
        <w:t>[10 points] It is well-known that there are two distinct segments of customers: Yale students and Yale faculty. Student demand is given by Q</w:t>
      </w:r>
      <w:r w:rsidRPr="000868ED">
        <w:rPr>
          <w:rFonts w:cs="Times New Roman"/>
          <w:sz w:val="22"/>
          <w:szCs w:val="22"/>
          <w:vertAlign w:val="superscript"/>
        </w:rPr>
        <w:t>S</w:t>
      </w:r>
      <w:r w:rsidRPr="000868ED">
        <w:rPr>
          <w:rFonts w:cs="Times New Roman"/>
          <w:sz w:val="22"/>
          <w:szCs w:val="22"/>
        </w:rPr>
        <w:t xml:space="preserve">=200-1.2P </w:t>
      </w:r>
      <w:r w:rsidR="00CF70C6">
        <w:rPr>
          <w:rFonts w:cs="Times New Roman"/>
          <w:sz w:val="22"/>
          <w:szCs w:val="22"/>
        </w:rPr>
        <w:t>(equivalently, P=(200/1.2)-(Q/1.2)</w:t>
      </w:r>
      <w:r w:rsidR="00B95E89">
        <w:rPr>
          <w:rFonts w:cs="Times New Roman"/>
          <w:sz w:val="22"/>
          <w:szCs w:val="22"/>
        </w:rPr>
        <w:t>)</w:t>
      </w:r>
      <w:r w:rsidR="00CF70C6">
        <w:rPr>
          <w:rFonts w:cs="Times New Roman"/>
          <w:sz w:val="22"/>
          <w:szCs w:val="22"/>
        </w:rPr>
        <w:t xml:space="preserve"> </w:t>
      </w:r>
      <w:r w:rsidRPr="000868ED">
        <w:rPr>
          <w:rFonts w:cs="Times New Roman"/>
          <w:sz w:val="22"/>
          <w:szCs w:val="22"/>
        </w:rPr>
        <w:t>while the faculty demand is given by Q</w:t>
      </w:r>
      <w:r w:rsidRPr="000868ED">
        <w:rPr>
          <w:rFonts w:cs="Times New Roman"/>
          <w:sz w:val="22"/>
          <w:szCs w:val="22"/>
          <w:vertAlign w:val="superscript"/>
        </w:rPr>
        <w:t>S</w:t>
      </w:r>
      <w:r w:rsidRPr="000868ED">
        <w:rPr>
          <w:rFonts w:cs="Times New Roman"/>
          <w:sz w:val="22"/>
          <w:szCs w:val="22"/>
        </w:rPr>
        <w:t>=300-0.8P</w:t>
      </w:r>
      <w:r w:rsidR="00CF70C6">
        <w:rPr>
          <w:rFonts w:cs="Times New Roman"/>
          <w:sz w:val="22"/>
          <w:szCs w:val="22"/>
        </w:rPr>
        <w:t xml:space="preserve"> (equivalently, P=375-1.25Q)</w:t>
      </w:r>
      <w:r w:rsidRPr="000868ED">
        <w:rPr>
          <w:rFonts w:cs="Times New Roman"/>
          <w:sz w:val="22"/>
          <w:szCs w:val="22"/>
        </w:rPr>
        <w:t>. Suggest a pricing strategy that will enable New Haven Monorail to earn more profits than it earned in part c) above. Be precise and quantitative in your answer. Indicate how much demand you expect from each segment and total profits for New Haven Monorail.</w:t>
      </w:r>
    </w:p>
    <w:p w:rsidR="001D7352" w:rsidRDefault="001D7352" w:rsidP="001D7352">
      <w:pPr>
        <w:pStyle w:val="Default"/>
        <w:rPr>
          <w:rFonts w:ascii="Times New Roman" w:hAnsi="Times New Roman" w:cs="Times New Roman"/>
          <w:b/>
          <w:sz w:val="22"/>
          <w:szCs w:val="22"/>
        </w:rPr>
      </w:pPr>
    </w:p>
    <w:p w:rsidR="004F04D2" w:rsidRPr="000868ED" w:rsidRDefault="004F04D2" w:rsidP="001D7352">
      <w:pPr>
        <w:pStyle w:val="Default"/>
        <w:rPr>
          <w:rFonts w:ascii="Times New Roman" w:hAnsi="Times New Roman" w:cs="Times New Roman"/>
          <w:b/>
          <w:sz w:val="22"/>
          <w:szCs w:val="22"/>
        </w:rPr>
      </w:pPr>
    </w:p>
    <w:p w:rsidR="001D7352" w:rsidRPr="000868ED" w:rsidRDefault="007C5C9A" w:rsidP="001D7352">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[20</w:t>
      </w:r>
      <w:r w:rsidR="001D7352" w:rsidRPr="000868ED">
        <w:rPr>
          <w:rFonts w:ascii="Times New Roman" w:hAnsi="Times New Roman" w:cs="Times New Roman"/>
          <w:b/>
          <w:u w:val="single" w:color="000000"/>
        </w:rPr>
        <w:t xml:space="preserve"> points] Basics of game theory</w:t>
      </w:r>
    </w:p>
    <w:p w:rsidR="001D7352" w:rsidRPr="000868ED" w:rsidRDefault="001D7352" w:rsidP="001D7352">
      <w:pPr>
        <w:rPr>
          <w:rFonts w:ascii="Times New Roman" w:hAnsi="Times New Roman" w:cs="Times New Roman"/>
          <w:b/>
        </w:rPr>
      </w:pPr>
    </w:p>
    <w:p w:rsidR="001D7352" w:rsidRPr="000868ED" w:rsidRDefault="001D7352" w:rsidP="001D7352">
      <w:pPr>
        <w:rPr>
          <w:rFonts w:ascii="Times New Roman" w:hAnsi="Times New Roman" w:cs="Times New Roman"/>
        </w:rPr>
      </w:pPr>
      <w:r w:rsidRPr="000868ED">
        <w:rPr>
          <w:rFonts w:ascii="Times New Roman" w:hAnsi="Times New Roman" w:cs="Times New Roman"/>
        </w:rPr>
        <w:t>Consider the following simultaneous-move game:</w:t>
      </w:r>
    </w:p>
    <w:tbl>
      <w:tblPr>
        <w:tblStyle w:val="TableGrid"/>
        <w:tblW w:w="0" w:type="auto"/>
        <w:tblInd w:w="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046"/>
        <w:gridCol w:w="1170"/>
        <w:gridCol w:w="1260"/>
        <w:gridCol w:w="1256"/>
      </w:tblGrid>
      <w:tr w:rsidR="001D7352" w:rsidRPr="000868ED" w:rsidTr="00767E10">
        <w:trPr>
          <w:trHeight w:val="432"/>
        </w:trPr>
        <w:tc>
          <w:tcPr>
            <w:tcW w:w="5945" w:type="dxa"/>
            <w:gridSpan w:val="5"/>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 xml:space="preserve">                                    Player 2</w:t>
            </w:r>
          </w:p>
        </w:tc>
      </w:tr>
      <w:tr w:rsidR="001D7352" w:rsidRPr="000868ED" w:rsidTr="00767E10">
        <w:trPr>
          <w:trHeight w:val="432"/>
        </w:trPr>
        <w:tc>
          <w:tcPr>
            <w:tcW w:w="1213" w:type="dxa"/>
            <w:vMerge w:val="restart"/>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Player 1</w:t>
            </w:r>
          </w:p>
        </w:tc>
        <w:tc>
          <w:tcPr>
            <w:tcW w:w="1046" w:type="dxa"/>
            <w:vAlign w:val="center"/>
          </w:tcPr>
          <w:p w:rsidR="001D7352" w:rsidRPr="000868ED" w:rsidRDefault="001D7352" w:rsidP="00767E10">
            <w:pPr>
              <w:rPr>
                <w:rFonts w:ascii="Times New Roman" w:hAnsi="Times New Roman" w:cs="Times New Roman"/>
              </w:rPr>
            </w:pPr>
          </w:p>
        </w:tc>
        <w:tc>
          <w:tcPr>
            <w:tcW w:w="1170" w:type="dxa"/>
            <w:tcBorders>
              <w:bottom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L</w:t>
            </w:r>
          </w:p>
        </w:tc>
        <w:tc>
          <w:tcPr>
            <w:tcW w:w="1260" w:type="dxa"/>
            <w:tcBorders>
              <w:bottom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C</w:t>
            </w:r>
          </w:p>
        </w:tc>
        <w:tc>
          <w:tcPr>
            <w:tcW w:w="1256" w:type="dxa"/>
            <w:tcBorders>
              <w:bottom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R</w:t>
            </w:r>
          </w:p>
        </w:tc>
      </w:tr>
      <w:tr w:rsidR="001D7352" w:rsidRPr="000868ED" w:rsidTr="00767E10">
        <w:trPr>
          <w:trHeight w:val="432"/>
        </w:trPr>
        <w:tc>
          <w:tcPr>
            <w:tcW w:w="1213" w:type="dxa"/>
            <w:vMerge/>
            <w:vAlign w:val="center"/>
          </w:tcPr>
          <w:p w:rsidR="001D7352" w:rsidRPr="000868ED" w:rsidRDefault="001D7352" w:rsidP="00767E10">
            <w:pPr>
              <w:rPr>
                <w:rFonts w:ascii="Times New Roman" w:hAnsi="Times New Roman" w:cs="Times New Roman"/>
              </w:rPr>
            </w:pPr>
          </w:p>
        </w:tc>
        <w:tc>
          <w:tcPr>
            <w:tcW w:w="1046" w:type="dxa"/>
            <w:tcBorders>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T</w:t>
            </w:r>
          </w:p>
        </w:tc>
        <w:tc>
          <w:tcPr>
            <w:tcW w:w="117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9, 5</w:t>
            </w:r>
          </w:p>
        </w:tc>
        <w:tc>
          <w:tcPr>
            <w:tcW w:w="126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5, 6</w:t>
            </w:r>
          </w:p>
        </w:tc>
        <w:tc>
          <w:tcPr>
            <w:tcW w:w="1256"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2, 4</w:t>
            </w:r>
          </w:p>
        </w:tc>
      </w:tr>
      <w:tr w:rsidR="001D7352" w:rsidRPr="000868ED" w:rsidTr="00767E10">
        <w:trPr>
          <w:trHeight w:val="432"/>
        </w:trPr>
        <w:tc>
          <w:tcPr>
            <w:tcW w:w="1213" w:type="dxa"/>
            <w:vMerge/>
            <w:vAlign w:val="center"/>
          </w:tcPr>
          <w:p w:rsidR="001D7352" w:rsidRPr="000868ED" w:rsidRDefault="001D7352" w:rsidP="00767E10">
            <w:pPr>
              <w:rPr>
                <w:rFonts w:ascii="Times New Roman" w:hAnsi="Times New Roman" w:cs="Times New Roman"/>
              </w:rPr>
            </w:pPr>
          </w:p>
        </w:tc>
        <w:tc>
          <w:tcPr>
            <w:tcW w:w="1046" w:type="dxa"/>
            <w:tcBorders>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M</w:t>
            </w:r>
          </w:p>
        </w:tc>
        <w:tc>
          <w:tcPr>
            <w:tcW w:w="117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6, 5</w:t>
            </w:r>
          </w:p>
        </w:tc>
        <w:tc>
          <w:tcPr>
            <w:tcW w:w="126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2, 4</w:t>
            </w:r>
          </w:p>
        </w:tc>
        <w:tc>
          <w:tcPr>
            <w:tcW w:w="1256"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1 ,3</w:t>
            </w:r>
          </w:p>
        </w:tc>
      </w:tr>
      <w:tr w:rsidR="001D7352" w:rsidRPr="000868ED" w:rsidTr="00767E10">
        <w:trPr>
          <w:trHeight w:val="432"/>
        </w:trPr>
        <w:tc>
          <w:tcPr>
            <w:tcW w:w="1213" w:type="dxa"/>
            <w:vMerge/>
            <w:vAlign w:val="center"/>
          </w:tcPr>
          <w:p w:rsidR="001D7352" w:rsidRPr="000868ED" w:rsidRDefault="001D7352" w:rsidP="00767E10">
            <w:pPr>
              <w:rPr>
                <w:rFonts w:ascii="Times New Roman" w:hAnsi="Times New Roman" w:cs="Times New Roman"/>
              </w:rPr>
            </w:pPr>
          </w:p>
        </w:tc>
        <w:tc>
          <w:tcPr>
            <w:tcW w:w="1046" w:type="dxa"/>
            <w:tcBorders>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B</w:t>
            </w:r>
          </w:p>
        </w:tc>
        <w:tc>
          <w:tcPr>
            <w:tcW w:w="117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2, 7</w:t>
            </w:r>
          </w:p>
        </w:tc>
        <w:tc>
          <w:tcPr>
            <w:tcW w:w="1260"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3, 6</w:t>
            </w:r>
          </w:p>
        </w:tc>
        <w:tc>
          <w:tcPr>
            <w:tcW w:w="1256" w:type="dxa"/>
            <w:tcBorders>
              <w:top w:val="single" w:sz="4" w:space="0" w:color="auto"/>
              <w:left w:val="single" w:sz="4" w:space="0" w:color="auto"/>
              <w:bottom w:val="single" w:sz="4" w:space="0" w:color="auto"/>
              <w:right w:val="single" w:sz="4" w:space="0" w:color="auto"/>
            </w:tcBorders>
            <w:vAlign w:val="center"/>
          </w:tcPr>
          <w:p w:rsidR="001D7352" w:rsidRPr="000868ED" w:rsidRDefault="001D7352" w:rsidP="00767E10">
            <w:pPr>
              <w:jc w:val="center"/>
              <w:rPr>
                <w:rFonts w:ascii="Times New Roman" w:hAnsi="Times New Roman" w:cs="Times New Roman"/>
              </w:rPr>
            </w:pPr>
            <w:r w:rsidRPr="000868ED">
              <w:rPr>
                <w:rFonts w:ascii="Times New Roman" w:hAnsi="Times New Roman" w:cs="Times New Roman"/>
              </w:rPr>
              <w:t>4, 8</w:t>
            </w:r>
          </w:p>
        </w:tc>
      </w:tr>
    </w:tbl>
    <w:p w:rsidR="004F04D2" w:rsidRDefault="004F04D2" w:rsidP="004F04D2">
      <w:pPr>
        <w:pStyle w:val="BodyText"/>
        <w:tabs>
          <w:tab w:val="left" w:pos="1733"/>
        </w:tabs>
        <w:spacing w:line="252" w:lineRule="auto"/>
        <w:ind w:left="1732" w:right="486"/>
        <w:rPr>
          <w:rFonts w:cs="Times New Roman"/>
          <w:sz w:val="22"/>
          <w:szCs w:val="22"/>
        </w:rPr>
      </w:pPr>
    </w:p>
    <w:p w:rsidR="004F04D2" w:rsidRDefault="004F04D2" w:rsidP="004F04D2">
      <w:pPr>
        <w:pStyle w:val="BodyText"/>
        <w:tabs>
          <w:tab w:val="left" w:pos="1733"/>
        </w:tabs>
        <w:spacing w:line="252" w:lineRule="auto"/>
        <w:ind w:left="1732" w:right="486"/>
        <w:rPr>
          <w:rFonts w:cs="Times New Roman"/>
          <w:sz w:val="22"/>
          <w:szCs w:val="22"/>
        </w:rPr>
      </w:pPr>
    </w:p>
    <w:p w:rsidR="001D7352" w:rsidRPr="000868ED" w:rsidRDefault="007C5C9A" w:rsidP="001D7352">
      <w:pPr>
        <w:pStyle w:val="BodyText"/>
        <w:numPr>
          <w:ilvl w:val="0"/>
          <w:numId w:val="38"/>
        </w:numPr>
        <w:tabs>
          <w:tab w:val="left" w:pos="1733"/>
        </w:tabs>
        <w:spacing w:line="252" w:lineRule="auto"/>
        <w:ind w:right="486"/>
        <w:rPr>
          <w:rFonts w:cs="Times New Roman"/>
          <w:sz w:val="22"/>
          <w:szCs w:val="22"/>
        </w:rPr>
      </w:pPr>
      <w:r>
        <w:rPr>
          <w:rFonts w:cs="Times New Roman"/>
          <w:sz w:val="22"/>
          <w:szCs w:val="22"/>
        </w:rPr>
        <w:t>[6</w:t>
      </w:r>
      <w:r w:rsidR="001D7352" w:rsidRPr="000868ED">
        <w:rPr>
          <w:rFonts w:cs="Times New Roman"/>
          <w:sz w:val="22"/>
          <w:szCs w:val="22"/>
        </w:rPr>
        <w:t xml:space="preserve"> points] Does player 1 have a </w:t>
      </w:r>
      <w:r w:rsidR="001D7352" w:rsidRPr="000868ED">
        <w:rPr>
          <w:rFonts w:cs="Times New Roman"/>
          <w:sz w:val="22"/>
          <w:szCs w:val="22"/>
          <w:u w:val="single"/>
        </w:rPr>
        <w:t>dominated</w:t>
      </w:r>
      <w:r w:rsidR="001D7352" w:rsidRPr="000868ED">
        <w:rPr>
          <w:rFonts w:cs="Times New Roman"/>
          <w:sz w:val="22"/>
          <w:szCs w:val="22"/>
        </w:rPr>
        <w:t xml:space="preserve"> strategy? If so, please specify. Does player 2 have a </w:t>
      </w:r>
      <w:r w:rsidR="001D7352" w:rsidRPr="000868ED">
        <w:rPr>
          <w:rFonts w:cs="Times New Roman"/>
          <w:sz w:val="22"/>
          <w:szCs w:val="22"/>
          <w:u w:val="single"/>
        </w:rPr>
        <w:t>dominant strategy</w:t>
      </w:r>
      <w:r w:rsidR="001D7352" w:rsidRPr="000868ED">
        <w:rPr>
          <w:rFonts w:cs="Times New Roman"/>
          <w:sz w:val="22"/>
          <w:szCs w:val="22"/>
        </w:rPr>
        <w:t xml:space="preserve">? If so, please specify. </w:t>
      </w:r>
    </w:p>
    <w:p w:rsidR="001D7352" w:rsidRPr="000868ED" w:rsidRDefault="001D7352" w:rsidP="001D7352">
      <w:pPr>
        <w:pStyle w:val="ListParagraph"/>
        <w:rPr>
          <w:rFonts w:ascii="Times New Roman" w:hAnsi="Times New Roman" w:cs="Times New Roman"/>
        </w:rPr>
      </w:pPr>
    </w:p>
    <w:p w:rsidR="001D7352" w:rsidRPr="000868ED" w:rsidRDefault="001D7352" w:rsidP="001D7352">
      <w:pPr>
        <w:pStyle w:val="BodyText"/>
        <w:numPr>
          <w:ilvl w:val="0"/>
          <w:numId w:val="38"/>
        </w:numPr>
        <w:tabs>
          <w:tab w:val="left" w:pos="1733"/>
        </w:tabs>
        <w:spacing w:line="252" w:lineRule="auto"/>
        <w:ind w:right="486"/>
        <w:rPr>
          <w:rFonts w:cs="Times New Roman"/>
          <w:sz w:val="22"/>
          <w:szCs w:val="22"/>
        </w:rPr>
      </w:pPr>
      <w:r w:rsidRPr="000868ED">
        <w:rPr>
          <w:rFonts w:cs="Times New Roman"/>
          <w:sz w:val="22"/>
          <w:szCs w:val="22"/>
        </w:rPr>
        <w:t xml:space="preserve"> [6 points] What are the Nash equilibria of this game?</w:t>
      </w:r>
    </w:p>
    <w:p w:rsidR="001D7352" w:rsidRPr="000868ED" w:rsidRDefault="001D7352" w:rsidP="001D7352">
      <w:pPr>
        <w:pStyle w:val="ListParagraph"/>
        <w:tabs>
          <w:tab w:val="left" w:pos="5893"/>
        </w:tabs>
        <w:rPr>
          <w:rFonts w:ascii="Times New Roman" w:hAnsi="Times New Roman" w:cs="Times New Roman"/>
        </w:rPr>
      </w:pPr>
      <w:r w:rsidRPr="000868ED">
        <w:rPr>
          <w:rFonts w:ascii="Times New Roman" w:hAnsi="Times New Roman" w:cs="Times New Roman"/>
        </w:rPr>
        <w:tab/>
      </w:r>
    </w:p>
    <w:p w:rsidR="001D7352" w:rsidRPr="000868ED" w:rsidRDefault="001D7352" w:rsidP="001D7352">
      <w:pPr>
        <w:pStyle w:val="BodyText"/>
        <w:numPr>
          <w:ilvl w:val="0"/>
          <w:numId w:val="38"/>
        </w:numPr>
        <w:tabs>
          <w:tab w:val="left" w:pos="1733"/>
        </w:tabs>
        <w:spacing w:line="252" w:lineRule="auto"/>
        <w:ind w:right="486"/>
        <w:rPr>
          <w:rFonts w:cs="Times New Roman"/>
          <w:sz w:val="22"/>
          <w:szCs w:val="22"/>
        </w:rPr>
      </w:pPr>
      <w:r w:rsidRPr="000868ED">
        <w:rPr>
          <w:rFonts w:cs="Times New Roman"/>
          <w:sz w:val="22"/>
          <w:szCs w:val="22"/>
        </w:rPr>
        <w:t xml:space="preserve"> </w:t>
      </w:r>
      <w:r w:rsidR="007C5C9A">
        <w:rPr>
          <w:rFonts w:cs="Times New Roman"/>
          <w:sz w:val="22"/>
          <w:szCs w:val="22"/>
        </w:rPr>
        <w:t>[8</w:t>
      </w:r>
      <w:r w:rsidRPr="000868ED">
        <w:rPr>
          <w:rFonts w:cs="Times New Roman"/>
          <w:sz w:val="22"/>
          <w:szCs w:val="22"/>
        </w:rPr>
        <w:t xml:space="preserve"> points] Suppose now that it becomes a sequential-move game and player 1 moves first. What is your prediction of the outcome? </w:t>
      </w:r>
    </w:p>
    <w:p w:rsidR="00BE049F" w:rsidRPr="000868ED" w:rsidRDefault="00BE049F" w:rsidP="00CF70C6">
      <w:pPr>
        <w:pStyle w:val="BodyText"/>
        <w:tabs>
          <w:tab w:val="left" w:pos="1733"/>
        </w:tabs>
        <w:spacing w:line="252" w:lineRule="auto"/>
        <w:ind w:left="0" w:right="486"/>
        <w:rPr>
          <w:rFonts w:cs="Times New Roman"/>
          <w:sz w:val="22"/>
          <w:szCs w:val="22"/>
        </w:rPr>
      </w:pPr>
    </w:p>
    <w:p w:rsidR="000868ED" w:rsidRPr="000868ED" w:rsidRDefault="000868ED" w:rsidP="004F04D2">
      <w:pPr>
        <w:widowControl w:val="0"/>
        <w:tabs>
          <w:tab w:val="left" w:pos="653"/>
        </w:tabs>
        <w:spacing w:before="77" w:after="0" w:line="240" w:lineRule="auto"/>
        <w:rPr>
          <w:rFonts w:ascii="Times New Roman" w:hAnsi="Times New Roman" w:cs="Times New Roman"/>
          <w:b/>
          <w:u w:val="single" w:color="000000"/>
        </w:rPr>
      </w:pPr>
    </w:p>
    <w:p w:rsidR="00952F9C" w:rsidRPr="000868ED" w:rsidRDefault="000868ED" w:rsidP="00952F9C">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sidRPr="000868ED">
        <w:rPr>
          <w:rFonts w:ascii="Times New Roman" w:hAnsi="Times New Roman" w:cs="Times New Roman"/>
          <w:b/>
          <w:u w:val="single" w:color="000000"/>
        </w:rPr>
        <w:t xml:space="preserve"> </w:t>
      </w:r>
      <w:r w:rsidR="00E10E96" w:rsidRPr="000868ED">
        <w:rPr>
          <w:rFonts w:ascii="Times New Roman" w:hAnsi="Times New Roman" w:cs="Times New Roman"/>
          <w:b/>
          <w:u w:val="single" w:color="000000"/>
        </w:rPr>
        <w:t>[15</w:t>
      </w:r>
      <w:r w:rsidR="00952F9C" w:rsidRPr="000868ED">
        <w:rPr>
          <w:rFonts w:ascii="Times New Roman" w:hAnsi="Times New Roman" w:cs="Times New Roman"/>
          <w:b/>
          <w:u w:val="single" w:color="000000"/>
        </w:rPr>
        <w:t xml:space="preserve"> points] Market for Shale Oil  </w:t>
      </w:r>
    </w:p>
    <w:p w:rsidR="00BA1111" w:rsidRPr="000868ED" w:rsidRDefault="00952F9C" w:rsidP="007B302F">
      <w:pPr>
        <w:widowControl w:val="0"/>
        <w:tabs>
          <w:tab w:val="left" w:pos="653"/>
        </w:tabs>
        <w:spacing w:before="77" w:after="0" w:line="240" w:lineRule="auto"/>
        <w:ind w:left="292"/>
        <w:rPr>
          <w:rFonts w:ascii="Times New Roman" w:hAnsi="Times New Roman" w:cs="Times New Roman"/>
          <w:b/>
          <w:u w:val="single" w:color="000000"/>
        </w:rPr>
      </w:pPr>
      <w:r w:rsidRPr="000868ED">
        <w:rPr>
          <w:rFonts w:ascii="Times New Roman" w:hAnsi="Times New Roman" w:cs="Times New Roman"/>
          <w:b/>
          <w:u w:val="single" w:color="000000"/>
        </w:rPr>
        <w:t xml:space="preserve"> </w:t>
      </w:r>
    </w:p>
    <w:p w:rsidR="00952F9C" w:rsidRPr="000868ED" w:rsidRDefault="00952F9C" w:rsidP="008E0033">
      <w:pPr>
        <w:pStyle w:val="ListParagraph"/>
        <w:ind w:left="360"/>
        <w:contextualSpacing w:val="0"/>
        <w:jc w:val="both"/>
        <w:rPr>
          <w:rFonts w:ascii="Times New Roman" w:hAnsi="Times New Roman" w:cs="Times New Roman"/>
        </w:rPr>
      </w:pPr>
      <w:r w:rsidRPr="000868ED">
        <w:rPr>
          <w:rFonts w:ascii="Times New Roman" w:hAnsi="Times New Roman" w:cs="Times New Roman"/>
        </w:rPr>
        <w:t>In mid-2014, the</w:t>
      </w:r>
      <w:r w:rsidR="00A366BE">
        <w:rPr>
          <w:rFonts w:ascii="Times New Roman" w:hAnsi="Times New Roman" w:cs="Times New Roman"/>
        </w:rPr>
        <w:t xml:space="preserve"> (short-run)</w:t>
      </w:r>
      <w:r w:rsidRPr="000868ED">
        <w:rPr>
          <w:rFonts w:ascii="Times New Roman" w:hAnsi="Times New Roman" w:cs="Times New Roman"/>
        </w:rPr>
        <w:t xml:space="preserve"> price of oil hovered around $115 and the US saw a boom of “fracking”, which is a method to produce oil from shale formations. As a result, many identical firms entered. The </w:t>
      </w:r>
      <w:r w:rsidRPr="000868ED">
        <w:rPr>
          <w:rFonts w:ascii="Times New Roman" w:hAnsi="Times New Roman" w:cs="Times New Roman"/>
        </w:rPr>
        <w:lastRenderedPageBreak/>
        <w:t>annual total cost function for a typical shale oil firm, in thousands of dollars, as a function of the number of barrels of oil produced (in thousands) is:</w:t>
      </w:r>
    </w:p>
    <w:p w:rsidR="00952F9C" w:rsidRPr="000868ED" w:rsidRDefault="00952F9C" w:rsidP="00952F9C">
      <w:pPr>
        <w:pStyle w:val="ListParagraph"/>
        <w:ind w:left="360"/>
        <w:contextualSpacing w:val="0"/>
        <w:jc w:val="both"/>
        <w:rPr>
          <w:rFonts w:ascii="Times New Roman" w:hAnsi="Times New Roman" w:cs="Times New Roman"/>
        </w:rPr>
      </w:pPr>
      <m:oMathPara>
        <m:oMath>
          <m:r>
            <w:rPr>
              <w:rFonts w:ascii="Cambria Math" w:hAnsi="Cambria Math" w:cs="Times New Roman"/>
            </w:rPr>
            <m:t>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=180+45q+0.2</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oMath>
      </m:oMathPara>
    </w:p>
    <w:p w:rsidR="00952F9C" w:rsidRPr="000868ED" w:rsidRDefault="00952F9C" w:rsidP="00952F9C">
      <w:pPr>
        <w:pStyle w:val="ListParagraph"/>
        <w:ind w:left="360"/>
        <w:contextualSpacing w:val="0"/>
        <w:jc w:val="both"/>
        <w:rPr>
          <w:rFonts w:ascii="Times New Roman" w:hAnsi="Times New Roman" w:cs="Times New Roman"/>
        </w:rPr>
      </w:pPr>
      <w:r w:rsidRPr="000868ED">
        <w:rPr>
          <w:rFonts w:ascii="Times New Roman" w:hAnsi="Times New Roman" w:cs="Times New Roman"/>
        </w:rPr>
        <w:t xml:space="preserve">Fixed costs represent the costs of drilling wells </w:t>
      </w:r>
      <w:r w:rsidR="007B302F" w:rsidRPr="000868ED">
        <w:rPr>
          <w:rFonts w:ascii="Times New Roman" w:hAnsi="Times New Roman" w:cs="Times New Roman"/>
        </w:rPr>
        <w:t>and</w:t>
      </w:r>
      <w:r w:rsidRPr="000868ED">
        <w:rPr>
          <w:rFonts w:ascii="Times New Roman" w:hAnsi="Times New Roman" w:cs="Times New Roman"/>
        </w:rPr>
        <w:t xml:space="preserve"> land leases, and are due </w:t>
      </w:r>
      <w:r w:rsidRPr="00A366BE">
        <w:rPr>
          <w:rFonts w:ascii="Times New Roman" w:hAnsi="Times New Roman" w:cs="Times New Roman"/>
          <w:b/>
          <w:u w:val="single"/>
        </w:rPr>
        <w:t>at the beginning of every year</w:t>
      </w:r>
      <w:r w:rsidRPr="000868ED">
        <w:rPr>
          <w:rFonts w:ascii="Times New Roman" w:hAnsi="Times New Roman" w:cs="Times New Roman"/>
        </w:rPr>
        <w:t xml:space="preserve">. </w:t>
      </w:r>
    </w:p>
    <w:p w:rsidR="00952F9C" w:rsidRPr="000868ED" w:rsidRDefault="00952F9C" w:rsidP="00952F9C">
      <w:pPr>
        <w:pStyle w:val="BodyText"/>
        <w:spacing w:line="248" w:lineRule="auto"/>
        <w:ind w:left="652" w:right="486"/>
        <w:rPr>
          <w:rFonts w:cs="Times New Roman"/>
          <w:sz w:val="22"/>
          <w:szCs w:val="22"/>
        </w:rPr>
      </w:pPr>
    </w:p>
    <w:p w:rsidR="00952F9C" w:rsidRPr="000868ED" w:rsidRDefault="00952F9C"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[3 points] Solve for the firm’s marginal cost, average total cost and supply functions</w:t>
      </w:r>
    </w:p>
    <w:p w:rsidR="000868ED" w:rsidRPr="000868ED" w:rsidRDefault="000868ED" w:rsidP="000868ED">
      <w:pPr>
        <w:pStyle w:val="BodyText"/>
        <w:tabs>
          <w:tab w:val="left" w:pos="1733"/>
        </w:tabs>
        <w:spacing w:line="252" w:lineRule="auto"/>
        <w:ind w:left="1732" w:right="486"/>
        <w:rPr>
          <w:rFonts w:cs="Times New Roman"/>
          <w:sz w:val="22"/>
          <w:szCs w:val="22"/>
        </w:rPr>
      </w:pPr>
    </w:p>
    <w:p w:rsidR="000868ED" w:rsidRPr="000868ED" w:rsidRDefault="00E10E96"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[4</w:t>
      </w:r>
      <w:r w:rsidR="00367C85" w:rsidRPr="000868ED">
        <w:rPr>
          <w:rFonts w:cs="Times New Roman"/>
          <w:sz w:val="22"/>
          <w:szCs w:val="22"/>
        </w:rPr>
        <w:t xml:space="preserve"> points] </w:t>
      </w:r>
      <w:r w:rsidR="00952F9C" w:rsidRPr="000868ED">
        <w:rPr>
          <w:rFonts w:cs="Times New Roman"/>
          <w:sz w:val="22"/>
          <w:szCs w:val="22"/>
        </w:rPr>
        <w:t>What is a ty</w:t>
      </w:r>
      <w:r w:rsidR="000868ED" w:rsidRPr="000868ED">
        <w:rPr>
          <w:rFonts w:cs="Times New Roman"/>
          <w:sz w:val="22"/>
          <w:szCs w:val="22"/>
        </w:rPr>
        <w:t>pical firm’s output and profit?</w:t>
      </w:r>
    </w:p>
    <w:p w:rsidR="000868ED" w:rsidRPr="000868ED" w:rsidRDefault="000868ED" w:rsidP="000868ED">
      <w:pPr>
        <w:pStyle w:val="BodyText"/>
        <w:tabs>
          <w:tab w:val="left" w:pos="1733"/>
        </w:tabs>
        <w:spacing w:line="252" w:lineRule="auto"/>
        <w:ind w:left="1732" w:right="486"/>
        <w:rPr>
          <w:rFonts w:cs="Times New Roman"/>
          <w:sz w:val="22"/>
          <w:szCs w:val="22"/>
        </w:rPr>
      </w:pPr>
    </w:p>
    <w:p w:rsidR="007B302F" w:rsidRPr="000868ED" w:rsidRDefault="00E10E96" w:rsidP="000868ED">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[4</w:t>
      </w:r>
      <w:r w:rsidR="00367C85" w:rsidRPr="000868ED">
        <w:rPr>
          <w:rFonts w:cs="Times New Roman"/>
          <w:sz w:val="22"/>
          <w:szCs w:val="22"/>
        </w:rPr>
        <w:t xml:space="preserve"> points] </w:t>
      </w:r>
      <w:r w:rsidR="00952F9C" w:rsidRPr="000868ED">
        <w:rPr>
          <w:rFonts w:cs="Times New Roman"/>
          <w:sz w:val="22"/>
          <w:szCs w:val="22"/>
        </w:rPr>
        <w:t xml:space="preserve">Shale deposits have been discovered worldwide, although the US is by far the leader in shale oil production. If there were truly free entry and no constraint on the number of </w:t>
      </w:r>
      <w:r w:rsidR="00A366BE">
        <w:rPr>
          <w:rFonts w:cs="Times New Roman"/>
          <w:sz w:val="22"/>
          <w:szCs w:val="22"/>
        </w:rPr>
        <w:t>firms that could enter</w:t>
      </w:r>
      <w:r w:rsidR="00952F9C" w:rsidRPr="000868ED">
        <w:rPr>
          <w:rFonts w:cs="Times New Roman"/>
          <w:sz w:val="22"/>
          <w:szCs w:val="22"/>
        </w:rPr>
        <w:t>, what would we expect the long-run price of shale oil to become?</w:t>
      </w:r>
    </w:p>
    <w:p w:rsidR="000868ED" w:rsidRPr="000868ED" w:rsidRDefault="000868ED" w:rsidP="000868ED">
      <w:pPr>
        <w:pStyle w:val="BodyText"/>
        <w:tabs>
          <w:tab w:val="left" w:pos="1733"/>
        </w:tabs>
        <w:spacing w:line="252" w:lineRule="auto"/>
        <w:ind w:left="1732" w:right="486"/>
        <w:rPr>
          <w:rFonts w:cs="Times New Roman"/>
          <w:sz w:val="22"/>
          <w:szCs w:val="22"/>
        </w:rPr>
      </w:pPr>
    </w:p>
    <w:p w:rsidR="00952F9C" w:rsidRPr="000868ED" w:rsidRDefault="007B302F" w:rsidP="007B302F">
      <w:pPr>
        <w:pStyle w:val="BodyText"/>
        <w:numPr>
          <w:ilvl w:val="2"/>
          <w:numId w:val="12"/>
        </w:numPr>
        <w:tabs>
          <w:tab w:val="left" w:pos="1733"/>
        </w:tabs>
        <w:spacing w:line="252" w:lineRule="auto"/>
        <w:ind w:right="486"/>
        <w:rPr>
          <w:rFonts w:cs="Times New Roman"/>
          <w:sz w:val="22"/>
          <w:szCs w:val="22"/>
        </w:rPr>
      </w:pPr>
      <w:r w:rsidRPr="000868ED">
        <w:rPr>
          <w:rFonts w:cs="Times New Roman"/>
          <w:sz w:val="22"/>
          <w:szCs w:val="22"/>
        </w:rPr>
        <w:t xml:space="preserve"> </w:t>
      </w:r>
      <w:r w:rsidR="00E10E96" w:rsidRPr="000868ED">
        <w:rPr>
          <w:rFonts w:cs="Times New Roman"/>
          <w:sz w:val="22"/>
          <w:szCs w:val="22"/>
        </w:rPr>
        <w:t>[4</w:t>
      </w:r>
      <w:r w:rsidR="00367C85" w:rsidRPr="000868ED">
        <w:rPr>
          <w:rFonts w:cs="Times New Roman"/>
          <w:sz w:val="22"/>
          <w:szCs w:val="22"/>
        </w:rPr>
        <w:t xml:space="preserve"> points] </w:t>
      </w:r>
      <w:r w:rsidR="00952F9C" w:rsidRPr="000868ED">
        <w:rPr>
          <w:rFonts w:cs="Times New Roman"/>
          <w:sz w:val="22"/>
          <w:szCs w:val="22"/>
        </w:rPr>
        <w:t>However, shale oil competes with oil produced from traditional wells, which tend to have far lower costs. The price of oil fell greatly in 2015 as total output expanded.</w:t>
      </w:r>
      <w:r w:rsidR="006762B7" w:rsidRPr="000868ED">
        <w:rPr>
          <w:rFonts w:cs="Times New Roman"/>
          <w:sz w:val="22"/>
          <w:szCs w:val="22"/>
        </w:rPr>
        <w:t xml:space="preserve"> </w:t>
      </w:r>
      <w:r w:rsidR="00952F9C" w:rsidRPr="000868ED">
        <w:rPr>
          <w:rFonts w:cs="Times New Roman"/>
          <w:sz w:val="22"/>
          <w:szCs w:val="22"/>
        </w:rPr>
        <w:t xml:space="preserve">In the short run, how much oil will a typical </w:t>
      </w:r>
      <w:r w:rsidR="00A366BE">
        <w:rPr>
          <w:rFonts w:cs="Times New Roman"/>
          <w:sz w:val="22"/>
          <w:szCs w:val="22"/>
        </w:rPr>
        <w:t xml:space="preserve">shale oil </w:t>
      </w:r>
      <w:r w:rsidR="00952F9C" w:rsidRPr="000868ED">
        <w:rPr>
          <w:rFonts w:cs="Times New Roman"/>
          <w:sz w:val="22"/>
          <w:szCs w:val="22"/>
        </w:rPr>
        <w:t xml:space="preserve">firm produce if the price falls to $50 per barrel and what will their profits be? How much oil will they choose to produce the following year if they expect the price to remain at that level? </w:t>
      </w:r>
    </w:p>
    <w:p w:rsidR="008E0033" w:rsidRPr="00CF70C6" w:rsidRDefault="000868ED" w:rsidP="00CF70C6">
      <w:pPr>
        <w:tabs>
          <w:tab w:val="right" w:pos="6480"/>
        </w:tabs>
        <w:ind w:left="720"/>
        <w:jc w:val="both"/>
        <w:rPr>
          <w:rFonts w:ascii="Times New Roman" w:hAnsi="Times New Roman" w:cs="Times New Roman"/>
          <w:color w:val="FF0000"/>
        </w:rPr>
      </w:pPr>
      <w:r w:rsidRPr="000868ED">
        <w:rPr>
          <w:rFonts w:ascii="Times New Roman" w:hAnsi="Times New Roman" w:cs="Times New Roman"/>
          <w:color w:val="FF0000"/>
        </w:rPr>
        <w:tab/>
      </w:r>
      <w:r w:rsidRPr="000868ED">
        <w:rPr>
          <w:rFonts w:ascii="Times New Roman" w:hAnsi="Times New Roman" w:cs="Times New Roman"/>
          <w:color w:val="FF0000"/>
        </w:rPr>
        <w:tab/>
      </w:r>
    </w:p>
    <w:p w:rsidR="008E0033" w:rsidRPr="000868ED" w:rsidRDefault="00E10E96" w:rsidP="008E0033">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sidRPr="000868ED">
        <w:rPr>
          <w:rFonts w:ascii="Times New Roman" w:hAnsi="Times New Roman" w:cs="Times New Roman"/>
          <w:b/>
          <w:u w:val="single" w:color="000000"/>
        </w:rPr>
        <w:t xml:space="preserve"> [20</w:t>
      </w:r>
      <w:r w:rsidR="008E0033" w:rsidRPr="000868ED">
        <w:rPr>
          <w:rFonts w:ascii="Times New Roman" w:hAnsi="Times New Roman" w:cs="Times New Roman"/>
          <w:b/>
          <w:u w:val="single" w:color="000000"/>
        </w:rPr>
        <w:t xml:space="preserve"> points] Market for insurance</w:t>
      </w:r>
    </w:p>
    <w:p w:rsidR="00952F9C" w:rsidRPr="000868ED" w:rsidRDefault="00952F9C" w:rsidP="00952F9C">
      <w:pPr>
        <w:rPr>
          <w:rFonts w:ascii="Times New Roman" w:hAnsi="Times New Roman" w:cs="Times New Roman"/>
        </w:rPr>
      </w:pPr>
    </w:p>
    <w:p w:rsidR="00EA1DB7" w:rsidRPr="000868ED" w:rsidRDefault="00EA1DB7" w:rsidP="008E0033">
      <w:pPr>
        <w:pStyle w:val="ListParagraph"/>
        <w:spacing w:after="0"/>
        <w:ind w:left="360"/>
        <w:rPr>
          <w:rFonts w:ascii="Times New Roman" w:eastAsia="Times New Roman" w:hAnsi="Times New Roman" w:cs="Times New Roman"/>
        </w:rPr>
      </w:pPr>
      <w:r w:rsidRPr="000868ED">
        <w:rPr>
          <w:rFonts w:ascii="Times New Roman" w:eastAsia="Times New Roman" w:hAnsi="Times New Roman" w:cs="Times New Roman"/>
        </w:rPr>
        <w:t>Consider the following simple model of health insurance.  Let there be three types of people, LOW, MEDIUM, and HIGH risk, whose yearly medical expenses are $0 with 95% probability and $25K, $50K, and $100K (respectively) with 5% probability</w:t>
      </w:r>
      <w:r w:rsidR="00AB61A2" w:rsidRPr="000868ED">
        <w:rPr>
          <w:rFonts w:ascii="Times New Roman" w:eastAsia="Times New Roman" w:hAnsi="Times New Roman" w:cs="Times New Roman"/>
        </w:rPr>
        <w:t xml:space="preserve"> for the LOW, MEDIUM and HIGH groups</w:t>
      </w:r>
      <w:r w:rsidRPr="000868ED">
        <w:rPr>
          <w:rFonts w:ascii="Times New Roman" w:eastAsia="Times New Roman" w:hAnsi="Times New Roman" w:cs="Times New Roman"/>
        </w:rPr>
        <w:t xml:space="preserve">. All three risk types are equally represented in the population, and all people have an initial wealth level of $100K, and a utility function over wealth of </w:t>
      </w:r>
      <m:oMath>
        <m:r>
          <m:rPr>
            <m:sty m:val="p"/>
          </m:rPr>
          <w:rPr>
            <w:rFonts w:ascii="Cambria Math" w:eastAsia="Times New Roman" w:hAnsi="Cambria Math" w:cs="Times New Roman"/>
          </w:rPr>
          <m:t>u</m:t>
        </m:r>
        <m:d>
          <m:dPr>
            <m:ctrlPr>
              <w:rPr>
                <w:rFonts w:ascii="Cambria Math" w:eastAsia="Times New Roman" w:hAnsi="Cambria Math" w:cs="Times New Roman"/>
              </w:rPr>
            </m:ctrlPr>
          </m:dPr>
          <m:e>
            <m:r>
              <m:rPr>
                <m:sty m:val="p"/>
              </m:rPr>
              <w:rPr>
                <w:rFonts w:ascii="Cambria Math" w:eastAsia="Times New Roman" w:hAnsi="Cambria Math" w:cs="Times New Roman"/>
              </w:rPr>
              <m:t>x</m:t>
            </m:r>
          </m:e>
        </m:d>
        <m:r>
          <m:rPr>
            <m:sty m:val="p"/>
          </m:rPr>
          <w:rPr>
            <w:rFonts w:ascii="Cambria Math" w:eastAsia="Times New Roman" w:hAnsi="Cambria Math" w:cs="Times New Roman"/>
          </w:rPr>
          <m:t>=</m:t>
        </m:r>
        <m:rad>
          <m:radPr>
            <m:degHide m:val="1"/>
            <m:ctrlPr>
              <w:rPr>
                <w:rFonts w:ascii="Cambria Math" w:eastAsia="Times New Roman" w:hAnsi="Cambria Math" w:cs="Times New Roman"/>
              </w:rPr>
            </m:ctrlPr>
          </m:radPr>
          <m:deg/>
          <m:e>
            <m:r>
              <m:rPr>
                <m:sty m:val="p"/>
              </m:rPr>
              <w:rPr>
                <w:rFonts w:ascii="Cambria Math" w:eastAsia="Times New Roman" w:hAnsi="Cambria Math" w:cs="Times New Roman"/>
              </w:rPr>
              <m:t>x</m:t>
            </m:r>
          </m:e>
        </m:rad>
      </m:oMath>
      <w:r w:rsidRPr="000868ED">
        <w:rPr>
          <w:rFonts w:ascii="Times New Roman" w:eastAsia="Times New Roman" w:hAnsi="Times New Roman" w:cs="Times New Roman"/>
        </w:rPr>
        <w:t xml:space="preserve"> (where </w:t>
      </w:r>
      <m:oMath>
        <m:r>
          <m:rPr>
            <m:sty m:val="p"/>
          </m:rPr>
          <w:rPr>
            <w:rFonts w:ascii="Cambria Math" w:eastAsia="Times New Roman" w:hAnsi="Cambria Math" w:cs="Times New Roman"/>
          </w:rPr>
          <m:t>x</m:t>
        </m:r>
      </m:oMath>
      <w:r w:rsidRPr="000868ED">
        <w:rPr>
          <w:rFonts w:ascii="Times New Roman" w:eastAsia="Times New Roman" w:hAnsi="Times New Roman" w:cs="Times New Roman"/>
        </w:rPr>
        <w:t xml:space="preserve"> is measured in thousands of dollars).  </w:t>
      </w:r>
    </w:p>
    <w:p w:rsidR="00EA1DB7" w:rsidRPr="000868ED" w:rsidRDefault="00EA1DB7" w:rsidP="00EA1DB7">
      <w:pPr>
        <w:ind w:left="360"/>
        <w:rPr>
          <w:rFonts w:ascii="Times New Roman" w:eastAsiaTheme="minorEastAsia" w:hAnsi="Times New Roman" w:cs="Times New Roman"/>
        </w:rPr>
      </w:pPr>
    </w:p>
    <w:p w:rsidR="00EA1DB7" w:rsidRPr="000868ED" w:rsidRDefault="00EA1DB7" w:rsidP="008E0033">
      <w:pPr>
        <w:ind w:left="360"/>
        <w:rPr>
          <w:rFonts w:ascii="Times New Roman" w:eastAsia="Times New Roman" w:hAnsi="Times New Roman" w:cs="Times New Roman"/>
        </w:rPr>
      </w:pPr>
      <w:r w:rsidRPr="000868ED">
        <w:rPr>
          <w:rFonts w:ascii="Times New Roman" w:eastAsia="Times New Roman" w:hAnsi="Times New Roman" w:cs="Times New Roman"/>
        </w:rPr>
        <w:t xml:space="preserve">Insurers only offer the simplest policy, where people pay a premium but no deductible and medical expenditure is fully reimbursed.  Assume that insurers have no costs other than the expected payouts to their policyholders. </w:t>
      </w:r>
    </w:p>
    <w:p w:rsidR="00EA1DB7" w:rsidRPr="000868ED" w:rsidRDefault="00EA1DB7" w:rsidP="00EA1DB7">
      <w:pPr>
        <w:pStyle w:val="BodyText"/>
        <w:spacing w:line="248" w:lineRule="auto"/>
        <w:ind w:left="652" w:right="486"/>
        <w:rPr>
          <w:rFonts w:cs="Times New Roman"/>
          <w:sz w:val="22"/>
          <w:szCs w:val="22"/>
        </w:rPr>
      </w:pPr>
    </w:p>
    <w:p w:rsidR="00EA1DB7" w:rsidRPr="000868ED" w:rsidRDefault="008E0033" w:rsidP="00EA1DB7">
      <w:pPr>
        <w:pStyle w:val="BodyText"/>
        <w:numPr>
          <w:ilvl w:val="0"/>
          <w:numId w:val="36"/>
        </w:numPr>
        <w:tabs>
          <w:tab w:val="left" w:pos="1733"/>
        </w:tabs>
        <w:spacing w:line="252" w:lineRule="auto"/>
        <w:ind w:right="486"/>
        <w:rPr>
          <w:rFonts w:eastAsiaTheme="minorEastAsia" w:cs="Times New Roman"/>
          <w:sz w:val="22"/>
          <w:szCs w:val="22"/>
        </w:rPr>
      </w:pPr>
      <w:r w:rsidRPr="000868ED">
        <w:rPr>
          <w:rFonts w:cs="Times New Roman"/>
          <w:sz w:val="22"/>
          <w:szCs w:val="22"/>
        </w:rPr>
        <w:t>[</w:t>
      </w:r>
      <w:r w:rsidR="00CF70C6">
        <w:rPr>
          <w:rFonts w:cs="Times New Roman"/>
          <w:sz w:val="22"/>
          <w:szCs w:val="22"/>
        </w:rPr>
        <w:t>9</w:t>
      </w:r>
      <w:r w:rsidR="00EA1DB7" w:rsidRPr="000868ED">
        <w:rPr>
          <w:rFonts w:cs="Times New Roman"/>
          <w:sz w:val="22"/>
          <w:szCs w:val="22"/>
        </w:rPr>
        <w:t xml:space="preserve"> points] Compute the expected cost to the insurer for each type of customer. Also, compute the highest premium that each type of consumer is willing to pay</w:t>
      </w:r>
      <w:del w:id="9" w:author="Sinkinson, Michael" w:date="2017-10-11T16:32:00Z">
        <w:r w:rsidR="00EA1DB7" w:rsidRPr="000868ED" w:rsidDel="00A5200C">
          <w:rPr>
            <w:rFonts w:cs="Times New Roman"/>
            <w:sz w:val="22"/>
            <w:szCs w:val="22"/>
          </w:rPr>
          <w:delText>:</w:delText>
        </w:r>
      </w:del>
      <w:ins w:id="10" w:author="Sinkinson, Michael" w:date="2017-10-11T16:32:00Z">
        <w:r w:rsidR="00A5200C">
          <w:rPr>
            <w:rFonts w:cs="Times New Roman"/>
            <w:sz w:val="22"/>
            <w:szCs w:val="22"/>
          </w:rPr>
          <w:t xml:space="preserve"> (Note that given an initial wealth of $100K, a consumer would pay up to $100K-c, where c is their certainty equivalent, to fully insure).</w:t>
        </w:r>
      </w:ins>
    </w:p>
    <w:p w:rsidR="00EA1DB7" w:rsidRPr="000868ED" w:rsidRDefault="00EA1DB7" w:rsidP="00EA1DB7">
      <w:pPr>
        <w:pStyle w:val="BodyText"/>
        <w:tabs>
          <w:tab w:val="left" w:pos="1733"/>
        </w:tabs>
        <w:spacing w:line="252" w:lineRule="auto"/>
        <w:ind w:left="1732" w:right="486"/>
        <w:rPr>
          <w:rFonts w:cs="Times New Roman"/>
          <w:sz w:val="22"/>
          <w:szCs w:val="22"/>
        </w:rPr>
      </w:pPr>
      <w:r w:rsidRPr="000868ED">
        <w:rPr>
          <w:rFonts w:cs="Times New Roman"/>
          <w:sz w:val="22"/>
          <w:szCs w:val="22"/>
        </w:rPr>
        <w:t>You can simply copy the following table and fill it out.</w:t>
      </w:r>
    </w:p>
    <w:p w:rsidR="00EA1DB7" w:rsidRPr="000868ED" w:rsidRDefault="00EA1DB7" w:rsidP="00EA1DB7">
      <w:pPr>
        <w:pStyle w:val="ListParagraph"/>
        <w:ind w:left="1080"/>
        <w:rPr>
          <w:rFonts w:ascii="Times New Roman" w:hAnsi="Times New Roman" w:cs="Times New Roman"/>
        </w:rPr>
      </w:pPr>
    </w:p>
    <w:tbl>
      <w:tblPr>
        <w:tblStyle w:val="TableGrid"/>
        <w:tblW w:w="0" w:type="auto"/>
        <w:tblInd w:w="1098" w:type="dxa"/>
        <w:tblLook w:val="04A0" w:firstRow="1" w:lastRow="0" w:firstColumn="1" w:lastColumn="0" w:noHBand="0" w:noVBand="1"/>
      </w:tblPr>
      <w:tblGrid>
        <w:gridCol w:w="1800"/>
        <w:gridCol w:w="2970"/>
        <w:gridCol w:w="3060"/>
      </w:tblGrid>
      <w:tr w:rsidR="00EA1DB7" w:rsidRPr="000868ED" w:rsidTr="00EA1DB7">
        <w:tc>
          <w:tcPr>
            <w:tcW w:w="1800" w:type="dxa"/>
          </w:tcPr>
          <w:p w:rsidR="00EA1DB7" w:rsidRPr="000868ED" w:rsidRDefault="00EA1DB7" w:rsidP="00EA1DB7">
            <w:pPr>
              <w:pStyle w:val="BodyText"/>
              <w:tabs>
                <w:tab w:val="left" w:pos="1733"/>
              </w:tabs>
              <w:spacing w:line="252" w:lineRule="auto"/>
              <w:ind w:left="0" w:right="486"/>
              <w:jc w:val="center"/>
              <w:rPr>
                <w:rFonts w:cs="Times New Roman"/>
                <w:sz w:val="22"/>
                <w:szCs w:val="22"/>
                <w:lang w:eastAsia="en-US"/>
              </w:rPr>
            </w:pPr>
            <w:r w:rsidRPr="000868ED">
              <w:rPr>
                <w:rFonts w:cs="Times New Roman"/>
                <w:sz w:val="22"/>
                <w:szCs w:val="22"/>
                <w:lang w:eastAsia="en-US"/>
              </w:rPr>
              <w:lastRenderedPageBreak/>
              <w:t>Customer risk type</w:t>
            </w:r>
          </w:p>
        </w:tc>
        <w:tc>
          <w:tcPr>
            <w:tcW w:w="2970" w:type="dxa"/>
          </w:tcPr>
          <w:p w:rsidR="00EA1DB7" w:rsidRPr="000868ED" w:rsidRDefault="00EA1DB7" w:rsidP="00EA1DB7">
            <w:pPr>
              <w:pStyle w:val="BodyText"/>
              <w:tabs>
                <w:tab w:val="left" w:pos="1733"/>
              </w:tabs>
              <w:spacing w:line="252" w:lineRule="auto"/>
              <w:ind w:left="0" w:right="486"/>
              <w:jc w:val="center"/>
              <w:rPr>
                <w:rFonts w:cs="Times New Roman"/>
                <w:sz w:val="22"/>
                <w:szCs w:val="22"/>
                <w:lang w:eastAsia="en-US"/>
              </w:rPr>
            </w:pPr>
            <w:r w:rsidRPr="000868ED">
              <w:rPr>
                <w:rFonts w:cs="Times New Roman"/>
                <w:sz w:val="22"/>
                <w:szCs w:val="22"/>
                <w:lang w:eastAsia="en-US"/>
              </w:rPr>
              <w:t>Expected cost of customer type to insurer</w:t>
            </w:r>
          </w:p>
        </w:tc>
        <w:tc>
          <w:tcPr>
            <w:tcW w:w="3060" w:type="dxa"/>
          </w:tcPr>
          <w:p w:rsidR="00EA1DB7" w:rsidRPr="000868ED" w:rsidRDefault="00EA1DB7" w:rsidP="00EA1DB7">
            <w:pPr>
              <w:pStyle w:val="BodyText"/>
              <w:tabs>
                <w:tab w:val="left" w:pos="1733"/>
              </w:tabs>
              <w:spacing w:line="252" w:lineRule="auto"/>
              <w:ind w:left="0" w:right="486"/>
              <w:jc w:val="center"/>
              <w:rPr>
                <w:rFonts w:cs="Times New Roman"/>
                <w:sz w:val="22"/>
                <w:szCs w:val="22"/>
                <w:lang w:eastAsia="en-US"/>
              </w:rPr>
            </w:pPr>
            <w:r w:rsidRPr="000868ED">
              <w:rPr>
                <w:rFonts w:cs="Times New Roman"/>
                <w:sz w:val="22"/>
                <w:szCs w:val="22"/>
                <w:lang w:eastAsia="en-US"/>
              </w:rPr>
              <w:t>Highest premium consumer would pay</w:t>
            </w:r>
          </w:p>
        </w:tc>
      </w:tr>
      <w:tr w:rsidR="00EA1DB7" w:rsidRPr="000868ED" w:rsidTr="00EA1DB7">
        <w:tc>
          <w:tcPr>
            <w:tcW w:w="180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r w:rsidRPr="000868ED">
              <w:rPr>
                <w:rFonts w:cs="Times New Roman"/>
                <w:sz w:val="22"/>
                <w:szCs w:val="22"/>
                <w:lang w:eastAsia="en-US"/>
              </w:rPr>
              <w:t>LOW</w:t>
            </w:r>
          </w:p>
        </w:tc>
        <w:tc>
          <w:tcPr>
            <w:tcW w:w="297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c>
          <w:tcPr>
            <w:tcW w:w="306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r>
      <w:tr w:rsidR="00EA1DB7" w:rsidRPr="000868ED" w:rsidTr="00EA1DB7">
        <w:tc>
          <w:tcPr>
            <w:tcW w:w="180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r w:rsidRPr="000868ED">
              <w:rPr>
                <w:rFonts w:cs="Times New Roman"/>
                <w:sz w:val="22"/>
                <w:szCs w:val="22"/>
                <w:lang w:eastAsia="en-US"/>
              </w:rPr>
              <w:t>MEDIUM</w:t>
            </w:r>
          </w:p>
        </w:tc>
        <w:tc>
          <w:tcPr>
            <w:tcW w:w="297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c>
          <w:tcPr>
            <w:tcW w:w="306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r>
      <w:tr w:rsidR="00EA1DB7" w:rsidRPr="000868ED" w:rsidTr="00EA1DB7">
        <w:tc>
          <w:tcPr>
            <w:tcW w:w="180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r w:rsidRPr="000868ED">
              <w:rPr>
                <w:rFonts w:cs="Times New Roman"/>
                <w:sz w:val="22"/>
                <w:szCs w:val="22"/>
                <w:lang w:eastAsia="en-US"/>
              </w:rPr>
              <w:t>HIGH</w:t>
            </w:r>
          </w:p>
        </w:tc>
        <w:tc>
          <w:tcPr>
            <w:tcW w:w="297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c>
          <w:tcPr>
            <w:tcW w:w="3060" w:type="dxa"/>
          </w:tcPr>
          <w:p w:rsidR="00EA1DB7" w:rsidRPr="000868ED" w:rsidRDefault="00EA1DB7" w:rsidP="00EA1DB7">
            <w:pPr>
              <w:pStyle w:val="BodyText"/>
              <w:tabs>
                <w:tab w:val="left" w:pos="1733"/>
              </w:tabs>
              <w:spacing w:line="252" w:lineRule="auto"/>
              <w:ind w:left="0" w:right="486"/>
              <w:rPr>
                <w:rFonts w:cs="Times New Roman"/>
                <w:sz w:val="22"/>
                <w:szCs w:val="22"/>
                <w:lang w:eastAsia="en-US"/>
              </w:rPr>
            </w:pPr>
          </w:p>
        </w:tc>
      </w:tr>
    </w:tbl>
    <w:p w:rsidR="00107289" w:rsidRPr="000868ED" w:rsidRDefault="00107289" w:rsidP="00EA1DB7">
      <w:pPr>
        <w:rPr>
          <w:rFonts w:ascii="Times New Roman" w:hAnsi="Times New Roman" w:cs="Times New Roman"/>
        </w:rPr>
      </w:pPr>
    </w:p>
    <w:p w:rsidR="00EA1DB7" w:rsidRPr="000868ED" w:rsidRDefault="00E10E96" w:rsidP="00EA1DB7">
      <w:pPr>
        <w:pStyle w:val="BodyText"/>
        <w:numPr>
          <w:ilvl w:val="0"/>
          <w:numId w:val="36"/>
        </w:numPr>
        <w:tabs>
          <w:tab w:val="left" w:pos="1733"/>
        </w:tabs>
        <w:spacing w:line="252" w:lineRule="auto"/>
        <w:ind w:right="486"/>
        <w:rPr>
          <w:rFonts w:cs="Times New Roman"/>
          <w:sz w:val="22"/>
          <w:szCs w:val="22"/>
        </w:rPr>
      </w:pPr>
      <w:r w:rsidRPr="000868ED">
        <w:rPr>
          <w:rFonts w:cs="Times New Roman"/>
          <w:sz w:val="22"/>
          <w:szCs w:val="22"/>
        </w:rPr>
        <w:t>[4</w:t>
      </w:r>
      <w:r w:rsidR="008E0033" w:rsidRPr="000868ED">
        <w:rPr>
          <w:rFonts w:cs="Times New Roman"/>
          <w:sz w:val="22"/>
          <w:szCs w:val="22"/>
        </w:rPr>
        <w:t xml:space="preserve"> points] </w:t>
      </w:r>
      <w:r w:rsidR="00EA1DB7" w:rsidRPr="000868ED">
        <w:rPr>
          <w:rFonts w:cs="Times New Roman"/>
          <w:sz w:val="22"/>
          <w:szCs w:val="22"/>
        </w:rPr>
        <w:t>If it were required that all people be insured, and insurance is competitive so that premiums equal average cost, what would the premium be?</w:t>
      </w:r>
    </w:p>
    <w:p w:rsidR="00107289" w:rsidRPr="000868ED" w:rsidRDefault="00107289" w:rsidP="000868ED">
      <w:pPr>
        <w:pStyle w:val="BodyText"/>
        <w:tabs>
          <w:tab w:val="left" w:pos="1733"/>
        </w:tabs>
        <w:spacing w:line="252" w:lineRule="auto"/>
        <w:ind w:left="0" w:right="486"/>
        <w:rPr>
          <w:rFonts w:cs="Times New Roman"/>
          <w:sz w:val="22"/>
          <w:szCs w:val="22"/>
        </w:rPr>
      </w:pPr>
    </w:p>
    <w:p w:rsidR="00EA1DB7" w:rsidRPr="000868ED" w:rsidRDefault="00E10E96" w:rsidP="00EA1DB7">
      <w:pPr>
        <w:pStyle w:val="BodyText"/>
        <w:numPr>
          <w:ilvl w:val="0"/>
          <w:numId w:val="36"/>
        </w:numPr>
        <w:tabs>
          <w:tab w:val="left" w:pos="1733"/>
        </w:tabs>
        <w:spacing w:line="252" w:lineRule="auto"/>
        <w:ind w:right="486"/>
        <w:rPr>
          <w:rFonts w:cs="Times New Roman"/>
          <w:sz w:val="22"/>
          <w:szCs w:val="22"/>
        </w:rPr>
      </w:pPr>
      <w:r w:rsidRPr="000868ED">
        <w:rPr>
          <w:rFonts w:cs="Times New Roman"/>
          <w:sz w:val="22"/>
          <w:szCs w:val="22"/>
        </w:rPr>
        <w:t>[10</w:t>
      </w:r>
      <w:r w:rsidR="008E0033" w:rsidRPr="000868ED">
        <w:rPr>
          <w:rFonts w:cs="Times New Roman"/>
          <w:sz w:val="22"/>
          <w:szCs w:val="22"/>
        </w:rPr>
        <w:t xml:space="preserve"> points] </w:t>
      </w:r>
      <w:r w:rsidR="00EA1DB7" w:rsidRPr="000868ED">
        <w:rPr>
          <w:rFonts w:cs="Times New Roman"/>
          <w:sz w:val="22"/>
          <w:szCs w:val="22"/>
        </w:rPr>
        <w:t xml:space="preserve">If insurance were optional, </w:t>
      </w:r>
      <w:r w:rsidR="00AB61A2" w:rsidRPr="000868ED">
        <w:rPr>
          <w:rFonts w:cs="Times New Roman"/>
          <w:sz w:val="22"/>
          <w:szCs w:val="22"/>
        </w:rPr>
        <w:t xml:space="preserve">and again insurance is competitive so that premiums equal average cost, </w:t>
      </w:r>
      <w:r w:rsidR="00EA1DB7" w:rsidRPr="000868ED">
        <w:rPr>
          <w:rFonts w:cs="Times New Roman"/>
          <w:sz w:val="22"/>
          <w:szCs w:val="22"/>
        </w:rPr>
        <w:t xml:space="preserve">what premium would insurers charge? </w:t>
      </w:r>
      <w:r w:rsidR="00107289" w:rsidRPr="000868ED">
        <w:rPr>
          <w:rFonts w:cs="Times New Roman"/>
          <w:sz w:val="22"/>
          <w:szCs w:val="22"/>
        </w:rPr>
        <w:t xml:space="preserve">And which risk types would choose to buy insurance at that premium? </w:t>
      </w:r>
      <w:r w:rsidR="00EA1DB7" w:rsidRPr="000868ED">
        <w:rPr>
          <w:rFonts w:cs="Times New Roman"/>
          <w:sz w:val="22"/>
          <w:szCs w:val="22"/>
        </w:rPr>
        <w:t xml:space="preserve">(Hint: Note that they would consider charging one of the </w:t>
      </w:r>
      <w:r w:rsidR="00AB61A2" w:rsidRPr="000868ED">
        <w:rPr>
          <w:rFonts w:cs="Times New Roman"/>
          <w:sz w:val="22"/>
          <w:szCs w:val="22"/>
        </w:rPr>
        <w:t xml:space="preserve">values </w:t>
      </w:r>
      <w:r w:rsidR="00EA1DB7" w:rsidRPr="000868ED">
        <w:rPr>
          <w:rFonts w:cs="Times New Roman"/>
          <w:sz w:val="22"/>
          <w:szCs w:val="22"/>
        </w:rPr>
        <w:t xml:space="preserve">solved for in part a. If they charged the lowest, all three types would buy; if they charge the 2nd lowest, two types would buy; if they charged the highest, only one type would buy). </w:t>
      </w:r>
    </w:p>
    <w:p w:rsidR="008E0033" w:rsidRPr="000868ED" w:rsidRDefault="008E0033" w:rsidP="008E0033">
      <w:pPr>
        <w:pStyle w:val="BodyText"/>
        <w:tabs>
          <w:tab w:val="left" w:pos="1733"/>
        </w:tabs>
        <w:spacing w:line="252" w:lineRule="auto"/>
        <w:ind w:left="0" w:right="486"/>
        <w:rPr>
          <w:rFonts w:cs="Times New Roman"/>
          <w:sz w:val="22"/>
          <w:szCs w:val="22"/>
        </w:rPr>
      </w:pPr>
    </w:p>
    <w:p w:rsidR="00E10E96" w:rsidRPr="000868ED" w:rsidRDefault="00E10E96" w:rsidP="00D80CDB">
      <w:pPr>
        <w:pStyle w:val="Default"/>
        <w:rPr>
          <w:rFonts w:ascii="Times New Roman" w:hAnsi="Times New Roman" w:cs="Times New Roman"/>
          <w:b/>
          <w:sz w:val="22"/>
          <w:szCs w:val="22"/>
        </w:rPr>
      </w:pPr>
    </w:p>
    <w:p w:rsidR="008E0033" w:rsidRPr="000868ED" w:rsidRDefault="008E0033" w:rsidP="008E0033">
      <w:pPr>
        <w:pStyle w:val="Default"/>
        <w:rPr>
          <w:rFonts w:ascii="Times New Roman" w:hAnsi="Times New Roman" w:cs="Times New Roman"/>
          <w:b/>
          <w:sz w:val="22"/>
          <w:szCs w:val="22"/>
        </w:rPr>
      </w:pPr>
      <w:bookmarkStart w:id="11" w:name="_GoBack"/>
      <w:bookmarkEnd w:id="11"/>
    </w:p>
    <w:p w:rsidR="008E0033" w:rsidRPr="000868ED" w:rsidRDefault="007C5C9A" w:rsidP="008E0033">
      <w:pPr>
        <w:widowControl w:val="0"/>
        <w:numPr>
          <w:ilvl w:val="1"/>
          <w:numId w:val="12"/>
        </w:numPr>
        <w:tabs>
          <w:tab w:val="left" w:pos="653"/>
        </w:tabs>
        <w:spacing w:before="77" w:after="0" w:line="240" w:lineRule="auto"/>
        <w:jc w:val="left"/>
        <w:rPr>
          <w:rFonts w:ascii="Times New Roman" w:hAnsi="Times New Roman" w:cs="Times New Roman"/>
          <w:b/>
          <w:u w:val="single" w:color="000000"/>
        </w:rPr>
      </w:pPr>
      <w:r>
        <w:rPr>
          <w:rFonts w:ascii="Times New Roman" w:hAnsi="Times New Roman" w:cs="Times New Roman"/>
          <w:b/>
          <w:u w:val="single" w:color="000000"/>
        </w:rPr>
        <w:t>[20</w:t>
      </w:r>
      <w:r w:rsidR="008E0033" w:rsidRPr="000868ED">
        <w:rPr>
          <w:rFonts w:ascii="Times New Roman" w:hAnsi="Times New Roman" w:cs="Times New Roman"/>
          <w:b/>
          <w:u w:val="single" w:color="000000"/>
        </w:rPr>
        <w:t xml:space="preserve"> points] A game of add-on pricing</w:t>
      </w:r>
    </w:p>
    <w:p w:rsidR="00E10E96" w:rsidRPr="000868ED" w:rsidRDefault="00952F9C" w:rsidP="00E10E96">
      <w:pPr>
        <w:rPr>
          <w:rFonts w:ascii="Times New Roman" w:hAnsi="Times New Roman" w:cs="Times New Roman"/>
        </w:rPr>
      </w:pPr>
      <w:r w:rsidRPr="000868ED">
        <w:rPr>
          <w:rFonts w:ascii="Times New Roman" w:hAnsi="Times New Roman" w:cs="Times New Roman"/>
        </w:rPr>
        <w:br/>
        <w:t xml:space="preserve">Consider a price competition between two movie theaters. They sell both movie tickets and popcorn.  Suppose they are offering the same film and the same type of popcorn. The cost of each movie ticket is $20, and consumers’ willingness to pay is $30. The cost of each tub of popcorn is $2 and consumers’ willingness to pay is $8. Suppose the movie ticket price is publically observable but the popcorn price is not (which is usually the case in the market). As a result, when consumers choose which theater to go, they compare </w:t>
      </w:r>
      <w:r w:rsidRPr="000868ED">
        <w:rPr>
          <w:rFonts w:ascii="Times New Roman" w:hAnsi="Times New Roman" w:cs="Times New Roman"/>
          <w:u w:val="single"/>
        </w:rPr>
        <w:t>the ticket price only</w:t>
      </w:r>
      <w:r w:rsidRPr="000868ED">
        <w:rPr>
          <w:rFonts w:ascii="Times New Roman" w:hAnsi="Times New Roman" w:cs="Times New Roman"/>
        </w:rPr>
        <w:t xml:space="preserve"> and always choose the cheaper one, but </w:t>
      </w:r>
      <w:r w:rsidRPr="000868ED">
        <w:rPr>
          <w:rFonts w:ascii="Times New Roman" w:hAnsi="Times New Roman" w:cs="Times New Roman"/>
          <w:u w:val="single"/>
        </w:rPr>
        <w:t>forget to take into account that they will also buy popcorn</w:t>
      </w:r>
      <w:r w:rsidRPr="000868ED">
        <w:rPr>
          <w:rFonts w:ascii="Times New Roman" w:hAnsi="Times New Roman" w:cs="Times New Roman"/>
        </w:rPr>
        <w:t xml:space="preserve"> once they arrive at a theater as long as its price does not exceed their willingness to pay. We call such consumers “naïve consumers”. Suppose each consumer will buy at most one tub of popcorn. Suppose the number of consumers is not big, so there is no need to worry about capacity constraint. Suppose the two movie theaters choose their prices for the movie ticket and popcorn simultaneously (and only once). If a consumer is indifferent between the two movie theaters, she will randomly pick one.</w:t>
      </w:r>
    </w:p>
    <w:p w:rsidR="008E0033" w:rsidRPr="000868ED" w:rsidRDefault="007C5C9A" w:rsidP="008E0033">
      <w:pPr>
        <w:pStyle w:val="BodyText"/>
        <w:numPr>
          <w:ilvl w:val="0"/>
          <w:numId w:val="39"/>
        </w:numPr>
        <w:tabs>
          <w:tab w:val="left" w:pos="1733"/>
        </w:tabs>
        <w:spacing w:line="252" w:lineRule="auto"/>
        <w:ind w:right="486"/>
        <w:rPr>
          <w:rFonts w:cs="Times New Roman"/>
          <w:sz w:val="22"/>
          <w:szCs w:val="22"/>
        </w:rPr>
      </w:pPr>
      <w:r>
        <w:rPr>
          <w:rFonts w:cs="Times New Roman"/>
          <w:sz w:val="22"/>
          <w:szCs w:val="22"/>
        </w:rPr>
        <w:t>[8</w:t>
      </w:r>
      <w:r w:rsidR="008E0033" w:rsidRPr="000868ED">
        <w:rPr>
          <w:rFonts w:cs="Times New Roman"/>
          <w:sz w:val="22"/>
          <w:szCs w:val="22"/>
        </w:rPr>
        <w:t xml:space="preserve"> points] What is the price of popcorn in the Nash equilibrium? What is the price of the movie ticket in the Nash equilibrium? Explain your answers. </w:t>
      </w:r>
    </w:p>
    <w:p w:rsidR="008E0033" w:rsidRPr="000868ED" w:rsidRDefault="008E0033" w:rsidP="008E0033">
      <w:pPr>
        <w:pStyle w:val="BodyText"/>
        <w:tabs>
          <w:tab w:val="left" w:pos="1733"/>
        </w:tabs>
        <w:spacing w:line="252" w:lineRule="auto"/>
        <w:ind w:left="1732" w:right="486"/>
        <w:rPr>
          <w:rFonts w:cs="Times New Roman"/>
          <w:sz w:val="22"/>
          <w:szCs w:val="22"/>
        </w:rPr>
      </w:pPr>
    </w:p>
    <w:p w:rsidR="000868ED" w:rsidRPr="000868ED" w:rsidRDefault="000868ED" w:rsidP="000868ED">
      <w:pPr>
        <w:pStyle w:val="BodyText"/>
        <w:numPr>
          <w:ilvl w:val="0"/>
          <w:numId w:val="39"/>
        </w:numPr>
        <w:tabs>
          <w:tab w:val="left" w:pos="1733"/>
        </w:tabs>
        <w:spacing w:line="252" w:lineRule="auto"/>
        <w:ind w:right="486"/>
        <w:rPr>
          <w:rFonts w:cs="Times New Roman"/>
          <w:sz w:val="22"/>
          <w:szCs w:val="22"/>
        </w:rPr>
      </w:pPr>
      <w:r w:rsidRPr="000868ED">
        <w:rPr>
          <w:rFonts w:cs="Times New Roman"/>
          <w:sz w:val="22"/>
          <w:szCs w:val="22"/>
        </w:rPr>
        <w:t xml:space="preserve"> </w:t>
      </w:r>
      <w:r w:rsidR="007C5C9A">
        <w:rPr>
          <w:rFonts w:cs="Times New Roman"/>
          <w:sz w:val="22"/>
          <w:szCs w:val="22"/>
        </w:rPr>
        <w:t>[7</w:t>
      </w:r>
      <w:r w:rsidR="008E0033" w:rsidRPr="000868ED">
        <w:rPr>
          <w:rFonts w:cs="Times New Roman"/>
          <w:sz w:val="22"/>
          <w:szCs w:val="22"/>
        </w:rPr>
        <w:t xml:space="preserve"> points] </w:t>
      </w:r>
      <w:r w:rsidR="00952F9C" w:rsidRPr="000868ED">
        <w:rPr>
          <w:rFonts w:cs="Times New Roman"/>
          <w:sz w:val="22"/>
          <w:szCs w:val="22"/>
        </w:rPr>
        <w:t xml:space="preserve">Suppose now that all the consumers become “savvy”: they find out the popcorn prices and take them into account when they choose which movie theater to go.  Then what prices will the movie theaters set for their tickets and popcorn, respectively, in the Nash equilibrium? What about if only half of the consumers become “savvy”? </w:t>
      </w:r>
      <w:r w:rsidR="00B95E89">
        <w:rPr>
          <w:rFonts w:cs="Times New Roman"/>
          <w:sz w:val="22"/>
          <w:szCs w:val="22"/>
        </w:rPr>
        <w:t>Explain your answers.</w:t>
      </w:r>
    </w:p>
    <w:p w:rsidR="000868ED" w:rsidRPr="000868ED" w:rsidRDefault="000868ED" w:rsidP="000868ED">
      <w:pPr>
        <w:pStyle w:val="BodyText"/>
        <w:tabs>
          <w:tab w:val="left" w:pos="1733"/>
        </w:tabs>
        <w:spacing w:line="252" w:lineRule="auto"/>
        <w:ind w:left="0" w:right="486"/>
        <w:rPr>
          <w:rFonts w:cs="Times New Roman"/>
          <w:sz w:val="22"/>
          <w:szCs w:val="22"/>
        </w:rPr>
      </w:pPr>
    </w:p>
    <w:p w:rsidR="00952F9C" w:rsidRPr="000868ED" w:rsidRDefault="007C5C9A" w:rsidP="000868ED">
      <w:pPr>
        <w:pStyle w:val="BodyText"/>
        <w:numPr>
          <w:ilvl w:val="0"/>
          <w:numId w:val="39"/>
        </w:numPr>
        <w:tabs>
          <w:tab w:val="left" w:pos="1733"/>
        </w:tabs>
        <w:spacing w:line="252" w:lineRule="auto"/>
        <w:ind w:right="486"/>
        <w:rPr>
          <w:rFonts w:cs="Times New Roman"/>
          <w:sz w:val="22"/>
          <w:szCs w:val="22"/>
        </w:rPr>
      </w:pPr>
      <w:r>
        <w:rPr>
          <w:rFonts w:cs="Times New Roman"/>
          <w:sz w:val="22"/>
          <w:szCs w:val="22"/>
        </w:rPr>
        <w:t>[5</w:t>
      </w:r>
      <w:r w:rsidR="008E0033" w:rsidRPr="000868ED">
        <w:rPr>
          <w:rFonts w:cs="Times New Roman"/>
          <w:sz w:val="22"/>
          <w:szCs w:val="22"/>
        </w:rPr>
        <w:t xml:space="preserve"> points] </w:t>
      </w:r>
      <w:r w:rsidR="00952F9C" w:rsidRPr="000868ED">
        <w:rPr>
          <w:rFonts w:cs="Times New Roman"/>
          <w:sz w:val="22"/>
          <w:szCs w:val="22"/>
        </w:rPr>
        <w:t>Return to the situation where all consumers are naïve. Suppose the city now tries to protect consume</w:t>
      </w:r>
      <w:r w:rsidR="00041C9D" w:rsidRPr="000868ED">
        <w:rPr>
          <w:rFonts w:cs="Times New Roman"/>
          <w:sz w:val="22"/>
          <w:szCs w:val="22"/>
        </w:rPr>
        <w:t>r</w:t>
      </w:r>
      <w:r w:rsidR="00952F9C" w:rsidRPr="000868ED">
        <w:rPr>
          <w:rFonts w:cs="Times New Roman"/>
          <w:sz w:val="22"/>
          <w:szCs w:val="22"/>
        </w:rPr>
        <w:t>s by setting a price cap $6 for popcorn. Will consumers benefi</w:t>
      </w:r>
      <w:r w:rsidR="00B95E89">
        <w:rPr>
          <w:rFonts w:cs="Times New Roman"/>
          <w:sz w:val="22"/>
          <w:szCs w:val="22"/>
        </w:rPr>
        <w:t>t from this intervention? E</w:t>
      </w:r>
      <w:r w:rsidR="00952F9C" w:rsidRPr="000868ED">
        <w:rPr>
          <w:rFonts w:cs="Times New Roman"/>
          <w:sz w:val="22"/>
          <w:szCs w:val="22"/>
        </w:rPr>
        <w:t xml:space="preserve">xplain your answer. </w:t>
      </w:r>
    </w:p>
    <w:p w:rsidR="00B37856" w:rsidRPr="000868ED" w:rsidRDefault="00952F9C" w:rsidP="00E10E96">
      <w:pPr>
        <w:pStyle w:val="ListParagraph"/>
        <w:rPr>
          <w:rFonts w:ascii="Times New Roman" w:hAnsi="Times New Roman" w:cs="Times New Roman"/>
        </w:rPr>
      </w:pPr>
      <w:r w:rsidRPr="000868ED">
        <w:rPr>
          <w:rFonts w:ascii="Times New Roman" w:hAnsi="Times New Roman" w:cs="Times New Roman"/>
        </w:rPr>
        <w:lastRenderedPageBreak/>
        <w:br/>
      </w:r>
    </w:p>
    <w:sectPr w:rsidR="00B37856" w:rsidRPr="000868E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1414" w:rsidRDefault="009E1414">
      <w:pPr>
        <w:spacing w:after="0" w:line="240" w:lineRule="auto"/>
      </w:pPr>
      <w:r>
        <w:separator/>
      </w:r>
    </w:p>
  </w:endnote>
  <w:endnote w:type="continuationSeparator" w:id="0">
    <w:p w:rsidR="009E1414" w:rsidRDefault="009E1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altName w:val="Times New Roman"/>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auto"/>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8196794"/>
      <w:docPartObj>
        <w:docPartGallery w:val="Page Numbers (Bottom of Page)"/>
        <w:docPartUnique/>
      </w:docPartObj>
    </w:sdtPr>
    <w:sdtEndPr>
      <w:rPr>
        <w:noProof/>
      </w:rPr>
    </w:sdtEndPr>
    <w:sdtContent>
      <w:p w:rsidR="007B302F" w:rsidRDefault="007B302F">
        <w:pPr>
          <w:pStyle w:val="Footer"/>
          <w:jc w:val="center"/>
        </w:pPr>
        <w:r>
          <w:fldChar w:fldCharType="begin"/>
        </w:r>
        <w:r>
          <w:instrText xml:space="preserve"> PAGE   \* MERGEFORMAT </w:instrText>
        </w:r>
        <w:r>
          <w:fldChar w:fldCharType="separate"/>
        </w:r>
        <w:r w:rsidR="00A5200C">
          <w:rPr>
            <w:noProof/>
          </w:rPr>
          <w:t>7</w:t>
        </w:r>
        <w:r>
          <w:rPr>
            <w:noProof/>
          </w:rPr>
          <w:fldChar w:fldCharType="end"/>
        </w:r>
      </w:p>
    </w:sdtContent>
  </w:sdt>
  <w:p w:rsidR="007B302F" w:rsidRDefault="007B302F">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1414" w:rsidRDefault="009E1414">
      <w:pPr>
        <w:spacing w:after="0" w:line="240" w:lineRule="auto"/>
      </w:pPr>
      <w:r>
        <w:separator/>
      </w:r>
    </w:p>
  </w:footnote>
  <w:footnote w:type="continuationSeparator" w:id="0">
    <w:p w:rsidR="009E1414" w:rsidRDefault="009E1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02F" w:rsidRDefault="007B302F">
    <w:pPr>
      <w:spacing w:line="14" w:lineRule="auto"/>
      <w:rPr>
        <w:sz w:val="20"/>
        <w:szCs w:val="20"/>
      </w:rPr>
    </w:pP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FAE7E9"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solidFill>
                              <a:srgbClr val="FFFFFF"/>
                            </a:solidFill>
                          </a14:hiddenFill>
                        </a:ex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w="9525">
                            <a:solidFill>
                              <a:srgbClr val="000000"/>
                            </a:solidFill>
                            <a:miter lim="800000"/>
                            <a:headEnd/>
                            <a:tailEnd/>
                          </a14:hiddenLine>
                        </a:ext>
                      </a:extLst>
                    </wps:spPr>
                    <wps:txbx>
                      <w:txbxContent>
                        <w:p w:rsidR="007B302F" w:rsidRDefault="007B302F">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BB3B90" id="_x0000_t202" coordsize="21600,21600" o:spt="202" path="m,l,21600r21600,l21600,xe">
              <v:stroke joinstyle="miter"/>
              <v:path gradientshapeok="t" o:connecttype="rect"/>
            </v:shapetype>
            <v:shape id="Text Box 2" o:spid="_x0000_s1026"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" filled="f" stroked="f">
              <v:textbox inset="0,0,0,0">
                <w:txbxContent>
                  <w:p w:rsidR="007B302F" w:rsidRDefault="007B302F">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3" w15:restartNumberingAfterBreak="0">
    <w:nsid w:val="00A73B98"/>
    <w:multiLevelType w:val="hybridMultilevel"/>
    <w:tmpl w:val="E3002F98"/>
    <w:lvl w:ilvl="0" w:tplc="0BDAF168">
      <w:start w:val="1"/>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5178BA"/>
    <w:multiLevelType w:val="hybridMultilevel"/>
    <w:tmpl w:val="A7644DB8"/>
    <w:lvl w:ilvl="0" w:tplc="03A64C68">
      <w:start w:val="10"/>
      <w:numFmt w:val="decimal"/>
      <w:lvlText w:val="%1."/>
      <w:lvlJc w:val="left"/>
      <w:pPr>
        <w:ind w:left="2032" w:hanging="440"/>
      </w:pPr>
      <w:rPr>
        <w:rFonts w:ascii="Times New Roman" w:eastAsia="Times New Roman" w:hAnsi="Times New Roman" w:hint="default"/>
        <w:spacing w:val="2"/>
        <w:w w:val="102"/>
        <w:sz w:val="21"/>
        <w:szCs w:val="21"/>
      </w:rPr>
    </w:lvl>
    <w:lvl w:ilvl="1" w:tplc="AE72D03A">
      <w:start w:val="1"/>
      <w:numFmt w:val="lowerRoman"/>
      <w:lvlText w:val="%2."/>
      <w:lvlJc w:val="left"/>
      <w:pPr>
        <w:ind w:left="2312" w:hanging="477"/>
        <w:jc w:val="right"/>
      </w:pPr>
      <w:rPr>
        <w:rFonts w:ascii="Times New Roman" w:eastAsia="Times New Roman" w:hAnsi="Times New Roman" w:hint="default"/>
        <w:spacing w:val="1"/>
        <w:w w:val="102"/>
        <w:sz w:val="21"/>
        <w:szCs w:val="21"/>
      </w:rPr>
    </w:lvl>
    <w:lvl w:ilvl="2" w:tplc="CCE29C20">
      <w:start w:val="1"/>
      <w:numFmt w:val="bullet"/>
      <w:lvlText w:val="•"/>
      <w:lvlJc w:val="left"/>
      <w:pPr>
        <w:ind w:left="3129" w:hanging="477"/>
      </w:pPr>
      <w:rPr>
        <w:rFonts w:hint="default"/>
      </w:rPr>
    </w:lvl>
    <w:lvl w:ilvl="3" w:tplc="23E6AC02">
      <w:start w:val="1"/>
      <w:numFmt w:val="bullet"/>
      <w:lvlText w:val="•"/>
      <w:lvlJc w:val="left"/>
      <w:pPr>
        <w:ind w:left="3945" w:hanging="477"/>
      </w:pPr>
      <w:rPr>
        <w:rFonts w:hint="default"/>
      </w:rPr>
    </w:lvl>
    <w:lvl w:ilvl="4" w:tplc="79C4D3B8">
      <w:start w:val="1"/>
      <w:numFmt w:val="bullet"/>
      <w:lvlText w:val="•"/>
      <w:lvlJc w:val="left"/>
      <w:pPr>
        <w:ind w:left="4761" w:hanging="477"/>
      </w:pPr>
      <w:rPr>
        <w:rFonts w:hint="default"/>
      </w:rPr>
    </w:lvl>
    <w:lvl w:ilvl="5" w:tplc="DF1A82FC">
      <w:start w:val="1"/>
      <w:numFmt w:val="bullet"/>
      <w:lvlText w:val="•"/>
      <w:lvlJc w:val="left"/>
      <w:pPr>
        <w:ind w:left="5578" w:hanging="477"/>
      </w:pPr>
      <w:rPr>
        <w:rFonts w:hint="default"/>
      </w:rPr>
    </w:lvl>
    <w:lvl w:ilvl="6" w:tplc="9E70ACEC">
      <w:start w:val="1"/>
      <w:numFmt w:val="bullet"/>
      <w:lvlText w:val="•"/>
      <w:lvlJc w:val="left"/>
      <w:pPr>
        <w:ind w:left="6394" w:hanging="477"/>
      </w:pPr>
      <w:rPr>
        <w:rFonts w:hint="default"/>
      </w:rPr>
    </w:lvl>
    <w:lvl w:ilvl="7" w:tplc="782EEE52">
      <w:start w:val="1"/>
      <w:numFmt w:val="bullet"/>
      <w:lvlText w:val="•"/>
      <w:lvlJc w:val="left"/>
      <w:pPr>
        <w:ind w:left="7210" w:hanging="477"/>
      </w:pPr>
      <w:rPr>
        <w:rFonts w:hint="default"/>
      </w:rPr>
    </w:lvl>
    <w:lvl w:ilvl="8" w:tplc="72FCC4E0">
      <w:start w:val="1"/>
      <w:numFmt w:val="bullet"/>
      <w:lvlText w:val="•"/>
      <w:lvlJc w:val="left"/>
      <w:pPr>
        <w:ind w:left="8027" w:hanging="477"/>
      </w:pPr>
      <w:rPr>
        <w:rFonts w:hint="default"/>
      </w:rPr>
    </w:lvl>
  </w:abstractNum>
  <w:abstractNum w:abstractNumId="5" w15:restartNumberingAfterBreak="0">
    <w:nsid w:val="0CEB5314"/>
    <w:multiLevelType w:val="hybridMultilevel"/>
    <w:tmpl w:val="7382B5A8"/>
    <w:lvl w:ilvl="0" w:tplc="3B7C785E">
      <w:start w:val="3"/>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EA62C2D"/>
    <w:multiLevelType w:val="hybridMultilevel"/>
    <w:tmpl w:val="139A477E"/>
    <w:lvl w:ilvl="0" w:tplc="9DCE5AC8">
      <w:start w:val="1"/>
      <w:numFmt w:val="lowerLetter"/>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7" w15:restartNumberingAfterBreak="0">
    <w:nsid w:val="105A76A5"/>
    <w:multiLevelType w:val="hybridMultilevel"/>
    <w:tmpl w:val="E1761FB4"/>
    <w:lvl w:ilvl="0" w:tplc="B01E1C8A">
      <w:start w:val="4"/>
      <w:numFmt w:val="decimal"/>
      <w:lvlText w:val="%1."/>
      <w:lvlJc w:val="left"/>
      <w:pPr>
        <w:ind w:left="433" w:hanging="332"/>
        <w:jc w:val="left"/>
      </w:pPr>
      <w:rPr>
        <w:rFonts w:ascii="Times New Roman" w:eastAsia="Times New Roman" w:hAnsi="Times New Roman" w:hint="default"/>
        <w:color w:val="131313"/>
        <w:w w:val="107"/>
        <w:sz w:val="23"/>
        <w:szCs w:val="23"/>
      </w:rPr>
    </w:lvl>
    <w:lvl w:ilvl="1" w:tplc="2528BDA0">
      <w:start w:val="1"/>
      <w:numFmt w:val="lowerLetter"/>
      <w:lvlText w:val="%2)"/>
      <w:lvlJc w:val="left"/>
      <w:pPr>
        <w:ind w:left="454" w:hanging="353"/>
        <w:jc w:val="left"/>
      </w:pPr>
      <w:rPr>
        <w:rFonts w:ascii="Times New Roman" w:eastAsia="Times New Roman" w:hAnsi="Times New Roman" w:hint="default"/>
        <w:color w:val="242424"/>
        <w:w w:val="109"/>
        <w:sz w:val="23"/>
        <w:szCs w:val="23"/>
      </w:rPr>
    </w:lvl>
    <w:lvl w:ilvl="2" w:tplc="548E3600">
      <w:start w:val="1"/>
      <w:numFmt w:val="lowerLetter"/>
      <w:lvlText w:val="%3."/>
      <w:lvlJc w:val="left"/>
      <w:pPr>
        <w:ind w:left="1527" w:hanging="360"/>
        <w:jc w:val="left"/>
      </w:pPr>
      <w:rPr>
        <w:rFonts w:ascii="Times New Roman" w:eastAsia="Times New Roman" w:hAnsi="Times New Roman" w:hint="default"/>
        <w:color w:val="242424"/>
        <w:w w:val="109"/>
        <w:sz w:val="23"/>
        <w:szCs w:val="23"/>
      </w:rPr>
    </w:lvl>
    <w:lvl w:ilvl="3" w:tplc="F0C8EAFC">
      <w:start w:val="1"/>
      <w:numFmt w:val="bullet"/>
      <w:lvlText w:val="•"/>
      <w:lvlJc w:val="left"/>
      <w:pPr>
        <w:ind w:left="2438" w:hanging="360"/>
      </w:pPr>
      <w:rPr>
        <w:rFonts w:hint="default"/>
      </w:rPr>
    </w:lvl>
    <w:lvl w:ilvl="4" w:tplc="74D2154A">
      <w:start w:val="1"/>
      <w:numFmt w:val="bullet"/>
      <w:lvlText w:val="•"/>
      <w:lvlJc w:val="left"/>
      <w:pPr>
        <w:ind w:left="3350" w:hanging="360"/>
      </w:pPr>
      <w:rPr>
        <w:rFonts w:hint="default"/>
      </w:rPr>
    </w:lvl>
    <w:lvl w:ilvl="5" w:tplc="34A05394">
      <w:start w:val="1"/>
      <w:numFmt w:val="bullet"/>
      <w:lvlText w:val="•"/>
      <w:lvlJc w:val="left"/>
      <w:pPr>
        <w:ind w:left="4262" w:hanging="360"/>
      </w:pPr>
      <w:rPr>
        <w:rFonts w:hint="default"/>
      </w:rPr>
    </w:lvl>
    <w:lvl w:ilvl="6" w:tplc="CD12C3A4">
      <w:start w:val="1"/>
      <w:numFmt w:val="bullet"/>
      <w:lvlText w:val="•"/>
      <w:lvlJc w:val="left"/>
      <w:pPr>
        <w:ind w:left="5173" w:hanging="360"/>
      </w:pPr>
      <w:rPr>
        <w:rFonts w:hint="default"/>
      </w:rPr>
    </w:lvl>
    <w:lvl w:ilvl="7" w:tplc="FCA621A6">
      <w:start w:val="1"/>
      <w:numFmt w:val="bullet"/>
      <w:lvlText w:val="•"/>
      <w:lvlJc w:val="left"/>
      <w:pPr>
        <w:ind w:left="6085" w:hanging="360"/>
      </w:pPr>
      <w:rPr>
        <w:rFonts w:hint="default"/>
      </w:rPr>
    </w:lvl>
    <w:lvl w:ilvl="8" w:tplc="5CF2067A">
      <w:start w:val="1"/>
      <w:numFmt w:val="bullet"/>
      <w:lvlText w:val="•"/>
      <w:lvlJc w:val="left"/>
      <w:pPr>
        <w:ind w:left="6996" w:hanging="360"/>
      </w:pPr>
      <w:rPr>
        <w:rFonts w:hint="default"/>
      </w:rPr>
    </w:lvl>
  </w:abstractNum>
  <w:abstractNum w:abstractNumId="8" w15:restartNumberingAfterBreak="0">
    <w:nsid w:val="1152276D"/>
    <w:multiLevelType w:val="hybridMultilevel"/>
    <w:tmpl w:val="CFFA3728"/>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9" w15:restartNumberingAfterBreak="0">
    <w:nsid w:val="12C00E6E"/>
    <w:multiLevelType w:val="hybridMultilevel"/>
    <w:tmpl w:val="D2964D8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41058CB"/>
    <w:multiLevelType w:val="hybridMultilevel"/>
    <w:tmpl w:val="4AFE4C52"/>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391D75"/>
    <w:multiLevelType w:val="hybridMultilevel"/>
    <w:tmpl w:val="7C7C310C"/>
    <w:lvl w:ilvl="0" w:tplc="0E588BB0">
      <w:start w:val="1"/>
      <w:numFmt w:val="decimal"/>
      <w:lvlText w:val="%1."/>
      <w:lvlJc w:val="left"/>
      <w:pPr>
        <w:ind w:left="652" w:hanging="360"/>
        <w:jc w:val="right"/>
      </w:pPr>
      <w:rPr>
        <w:rFonts w:ascii="Times New Roman" w:eastAsia="Times New Roman" w:hAnsi="Times New Roman" w:hint="default"/>
        <w:b/>
        <w:bCs/>
        <w:spacing w:val="2"/>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10190"/>
    <w:multiLevelType w:val="hybridMultilevel"/>
    <w:tmpl w:val="29B0CE2C"/>
    <w:lvl w:ilvl="0" w:tplc="0296B4AE">
      <w:start w:val="6"/>
      <w:numFmt w:val="decimal"/>
      <w:lvlText w:val="%1."/>
      <w:lvlJc w:val="left"/>
      <w:pPr>
        <w:ind w:left="116" w:hanging="281"/>
      </w:pPr>
      <w:rPr>
        <w:rFonts w:ascii="Times New Roman" w:eastAsia="Times New Roman" w:hAnsi="Times New Roman" w:hint="default"/>
        <w:color w:val="161616"/>
        <w:w w:val="102"/>
        <w:sz w:val="24"/>
        <w:szCs w:val="24"/>
      </w:rPr>
    </w:lvl>
    <w:lvl w:ilvl="1" w:tplc="F99444EE">
      <w:start w:val="1"/>
      <w:numFmt w:val="bullet"/>
      <w:lvlText w:val="•"/>
      <w:lvlJc w:val="left"/>
      <w:pPr>
        <w:ind w:left="1028" w:hanging="281"/>
      </w:pPr>
      <w:rPr>
        <w:rFonts w:hint="default"/>
      </w:rPr>
    </w:lvl>
    <w:lvl w:ilvl="2" w:tplc="AC6056F8">
      <w:start w:val="1"/>
      <w:numFmt w:val="bullet"/>
      <w:lvlText w:val="•"/>
      <w:lvlJc w:val="left"/>
      <w:pPr>
        <w:ind w:left="1940" w:hanging="281"/>
      </w:pPr>
      <w:rPr>
        <w:rFonts w:hint="default"/>
      </w:rPr>
    </w:lvl>
    <w:lvl w:ilvl="3" w:tplc="C7F8FCF0">
      <w:start w:val="1"/>
      <w:numFmt w:val="bullet"/>
      <w:lvlText w:val="•"/>
      <w:lvlJc w:val="left"/>
      <w:pPr>
        <w:ind w:left="2853" w:hanging="281"/>
      </w:pPr>
      <w:rPr>
        <w:rFonts w:hint="default"/>
      </w:rPr>
    </w:lvl>
    <w:lvl w:ilvl="4" w:tplc="4948CB0A">
      <w:start w:val="1"/>
      <w:numFmt w:val="bullet"/>
      <w:lvlText w:val="•"/>
      <w:lvlJc w:val="left"/>
      <w:pPr>
        <w:ind w:left="3765" w:hanging="281"/>
      </w:pPr>
      <w:rPr>
        <w:rFonts w:hint="default"/>
      </w:rPr>
    </w:lvl>
    <w:lvl w:ilvl="5" w:tplc="BF6C4280">
      <w:start w:val="1"/>
      <w:numFmt w:val="bullet"/>
      <w:lvlText w:val="•"/>
      <w:lvlJc w:val="left"/>
      <w:pPr>
        <w:ind w:left="4678" w:hanging="281"/>
      </w:pPr>
      <w:rPr>
        <w:rFonts w:hint="default"/>
      </w:rPr>
    </w:lvl>
    <w:lvl w:ilvl="6" w:tplc="BC8838BE">
      <w:start w:val="1"/>
      <w:numFmt w:val="bullet"/>
      <w:lvlText w:val="•"/>
      <w:lvlJc w:val="left"/>
      <w:pPr>
        <w:ind w:left="5590" w:hanging="281"/>
      </w:pPr>
      <w:rPr>
        <w:rFonts w:hint="default"/>
      </w:rPr>
    </w:lvl>
    <w:lvl w:ilvl="7" w:tplc="3B324FF4">
      <w:start w:val="1"/>
      <w:numFmt w:val="bullet"/>
      <w:lvlText w:val="•"/>
      <w:lvlJc w:val="left"/>
      <w:pPr>
        <w:ind w:left="6502" w:hanging="281"/>
      </w:pPr>
      <w:rPr>
        <w:rFonts w:hint="default"/>
      </w:rPr>
    </w:lvl>
    <w:lvl w:ilvl="8" w:tplc="D79E62D4">
      <w:start w:val="1"/>
      <w:numFmt w:val="bullet"/>
      <w:lvlText w:val="•"/>
      <w:lvlJc w:val="left"/>
      <w:pPr>
        <w:ind w:left="7415" w:hanging="281"/>
      </w:pPr>
      <w:rPr>
        <w:rFonts w:hint="default"/>
      </w:rPr>
    </w:lvl>
  </w:abstractNum>
  <w:abstractNum w:abstractNumId="13" w15:restartNumberingAfterBreak="0">
    <w:nsid w:val="1F0531D7"/>
    <w:multiLevelType w:val="hybridMultilevel"/>
    <w:tmpl w:val="D6007278"/>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4" w15:restartNumberingAfterBreak="0">
    <w:nsid w:val="1F7F7A23"/>
    <w:multiLevelType w:val="hybridMultilevel"/>
    <w:tmpl w:val="D77EBEF8"/>
    <w:lvl w:ilvl="0" w:tplc="A06CE5A0">
      <w:start w:val="1"/>
      <w:numFmt w:val="bullet"/>
      <w:lvlText w:val=""/>
      <w:lvlJc w:val="left"/>
      <w:pPr>
        <w:ind w:left="872" w:hanging="360"/>
      </w:pPr>
      <w:rPr>
        <w:rFonts w:ascii="Symbol" w:eastAsia="Symbol" w:hAnsi="Symbol" w:hint="default"/>
        <w:w w:val="102"/>
        <w:sz w:val="21"/>
        <w:szCs w:val="21"/>
      </w:rPr>
    </w:lvl>
    <w:lvl w:ilvl="1" w:tplc="DC3EE5B2">
      <w:start w:val="1"/>
      <w:numFmt w:val="bullet"/>
      <w:lvlText w:val="•"/>
      <w:lvlJc w:val="left"/>
      <w:pPr>
        <w:ind w:left="1751" w:hanging="360"/>
      </w:pPr>
      <w:rPr>
        <w:rFonts w:hint="default"/>
      </w:rPr>
    </w:lvl>
    <w:lvl w:ilvl="2" w:tplc="697AFE5E">
      <w:start w:val="1"/>
      <w:numFmt w:val="bullet"/>
      <w:lvlText w:val="•"/>
      <w:lvlJc w:val="left"/>
      <w:pPr>
        <w:ind w:left="2630" w:hanging="360"/>
      </w:pPr>
      <w:rPr>
        <w:rFonts w:hint="default"/>
      </w:rPr>
    </w:lvl>
    <w:lvl w:ilvl="3" w:tplc="FF62DCCE">
      <w:start w:val="1"/>
      <w:numFmt w:val="bullet"/>
      <w:lvlText w:val="•"/>
      <w:lvlJc w:val="left"/>
      <w:pPr>
        <w:ind w:left="3508" w:hanging="360"/>
      </w:pPr>
      <w:rPr>
        <w:rFonts w:hint="default"/>
      </w:rPr>
    </w:lvl>
    <w:lvl w:ilvl="4" w:tplc="5A7CDDBC">
      <w:start w:val="1"/>
      <w:numFmt w:val="bullet"/>
      <w:lvlText w:val="•"/>
      <w:lvlJc w:val="left"/>
      <w:pPr>
        <w:ind w:left="4387" w:hanging="360"/>
      </w:pPr>
      <w:rPr>
        <w:rFonts w:hint="default"/>
      </w:rPr>
    </w:lvl>
    <w:lvl w:ilvl="5" w:tplc="24C4C82E">
      <w:start w:val="1"/>
      <w:numFmt w:val="bullet"/>
      <w:lvlText w:val="•"/>
      <w:lvlJc w:val="left"/>
      <w:pPr>
        <w:ind w:left="5266" w:hanging="360"/>
      </w:pPr>
      <w:rPr>
        <w:rFonts w:hint="default"/>
      </w:rPr>
    </w:lvl>
    <w:lvl w:ilvl="6" w:tplc="1F6020CC">
      <w:start w:val="1"/>
      <w:numFmt w:val="bullet"/>
      <w:lvlText w:val="•"/>
      <w:lvlJc w:val="left"/>
      <w:pPr>
        <w:ind w:left="6145" w:hanging="360"/>
      </w:pPr>
      <w:rPr>
        <w:rFonts w:hint="default"/>
      </w:rPr>
    </w:lvl>
    <w:lvl w:ilvl="7" w:tplc="9604C3AA">
      <w:start w:val="1"/>
      <w:numFmt w:val="bullet"/>
      <w:lvlText w:val="•"/>
      <w:lvlJc w:val="left"/>
      <w:pPr>
        <w:ind w:left="7023" w:hanging="360"/>
      </w:pPr>
      <w:rPr>
        <w:rFonts w:hint="default"/>
      </w:rPr>
    </w:lvl>
    <w:lvl w:ilvl="8" w:tplc="EC24DC72">
      <w:start w:val="1"/>
      <w:numFmt w:val="bullet"/>
      <w:lvlText w:val="•"/>
      <w:lvlJc w:val="left"/>
      <w:pPr>
        <w:ind w:left="7902" w:hanging="360"/>
      </w:pPr>
      <w:rPr>
        <w:rFonts w:hint="default"/>
      </w:rPr>
    </w:lvl>
  </w:abstractNum>
  <w:abstractNum w:abstractNumId="15" w15:restartNumberingAfterBreak="0">
    <w:nsid w:val="21EF09C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48A71D1"/>
    <w:multiLevelType w:val="hybridMultilevel"/>
    <w:tmpl w:val="F63845A4"/>
    <w:lvl w:ilvl="0" w:tplc="5EB6DA2A">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9C95078"/>
    <w:multiLevelType w:val="hybridMultilevel"/>
    <w:tmpl w:val="7ACA1206"/>
    <w:lvl w:ilvl="0" w:tplc="100AB6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A3DC7"/>
    <w:multiLevelType w:val="hybridMultilevel"/>
    <w:tmpl w:val="7CD21C4C"/>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20" w15:restartNumberingAfterBreak="0">
    <w:nsid w:val="34C77119"/>
    <w:multiLevelType w:val="hybridMultilevel"/>
    <w:tmpl w:val="473EA3E0"/>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CF29A9"/>
    <w:multiLevelType w:val="hybridMultilevel"/>
    <w:tmpl w:val="710A2BFE"/>
    <w:lvl w:ilvl="0" w:tplc="828C93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2B4A96"/>
    <w:multiLevelType w:val="hybridMultilevel"/>
    <w:tmpl w:val="510252DA"/>
    <w:lvl w:ilvl="0" w:tplc="0BF4F1AE">
      <w:start w:val="1"/>
      <w:numFmt w:val="lowerLetter"/>
      <w:lvlText w:val="%1."/>
      <w:lvlJc w:val="left"/>
      <w:pPr>
        <w:ind w:left="1527" w:hanging="360"/>
      </w:pPr>
      <w:rPr>
        <w:rFonts w:ascii="Times New Roman" w:eastAsia="Times New Roman" w:hAnsi="Times New Roman" w:hint="default"/>
        <w:color w:val="242424"/>
        <w:w w:val="109"/>
        <w:sz w:val="23"/>
        <w:szCs w:val="23"/>
      </w:rPr>
    </w:lvl>
    <w:lvl w:ilvl="1" w:tplc="65062F76">
      <w:start w:val="1"/>
      <w:numFmt w:val="bullet"/>
      <w:lvlText w:val="•"/>
      <w:lvlJc w:val="left"/>
      <w:pPr>
        <w:ind w:left="2256" w:hanging="360"/>
      </w:pPr>
      <w:rPr>
        <w:rFonts w:hint="default"/>
      </w:rPr>
    </w:lvl>
    <w:lvl w:ilvl="2" w:tplc="29B09A96">
      <w:start w:val="1"/>
      <w:numFmt w:val="bullet"/>
      <w:lvlText w:val="•"/>
      <w:lvlJc w:val="left"/>
      <w:pPr>
        <w:ind w:left="2985" w:hanging="360"/>
      </w:pPr>
      <w:rPr>
        <w:rFonts w:hint="default"/>
      </w:rPr>
    </w:lvl>
    <w:lvl w:ilvl="3" w:tplc="DF80AE74">
      <w:start w:val="1"/>
      <w:numFmt w:val="bullet"/>
      <w:lvlText w:val="•"/>
      <w:lvlJc w:val="left"/>
      <w:pPr>
        <w:ind w:left="3715" w:hanging="360"/>
      </w:pPr>
      <w:rPr>
        <w:rFonts w:hint="default"/>
      </w:rPr>
    </w:lvl>
    <w:lvl w:ilvl="4" w:tplc="1D9A0E9C">
      <w:start w:val="1"/>
      <w:numFmt w:val="bullet"/>
      <w:lvlText w:val="•"/>
      <w:lvlJc w:val="left"/>
      <w:pPr>
        <w:ind w:left="4444" w:hanging="360"/>
      </w:pPr>
      <w:rPr>
        <w:rFonts w:hint="default"/>
      </w:rPr>
    </w:lvl>
    <w:lvl w:ilvl="5" w:tplc="B566B77A">
      <w:start w:val="1"/>
      <w:numFmt w:val="bullet"/>
      <w:lvlText w:val="•"/>
      <w:lvlJc w:val="left"/>
      <w:pPr>
        <w:ind w:left="5173" w:hanging="360"/>
      </w:pPr>
      <w:rPr>
        <w:rFonts w:hint="default"/>
      </w:rPr>
    </w:lvl>
    <w:lvl w:ilvl="6" w:tplc="7A48C274">
      <w:start w:val="1"/>
      <w:numFmt w:val="bullet"/>
      <w:lvlText w:val="•"/>
      <w:lvlJc w:val="left"/>
      <w:pPr>
        <w:ind w:left="5902" w:hanging="360"/>
      </w:pPr>
      <w:rPr>
        <w:rFonts w:hint="default"/>
      </w:rPr>
    </w:lvl>
    <w:lvl w:ilvl="7" w:tplc="870407FC">
      <w:start w:val="1"/>
      <w:numFmt w:val="bullet"/>
      <w:lvlText w:val="•"/>
      <w:lvlJc w:val="left"/>
      <w:pPr>
        <w:ind w:left="6632" w:hanging="360"/>
      </w:pPr>
      <w:rPr>
        <w:rFonts w:hint="default"/>
      </w:rPr>
    </w:lvl>
    <w:lvl w:ilvl="8" w:tplc="C8D62C8A">
      <w:start w:val="1"/>
      <w:numFmt w:val="bullet"/>
      <w:lvlText w:val="•"/>
      <w:lvlJc w:val="left"/>
      <w:pPr>
        <w:ind w:left="7361" w:hanging="360"/>
      </w:pPr>
      <w:rPr>
        <w:rFonts w:hint="default"/>
      </w:rPr>
    </w:lvl>
  </w:abstractNum>
  <w:abstractNum w:abstractNumId="23" w15:restartNumberingAfterBreak="0">
    <w:nsid w:val="45964DEA"/>
    <w:multiLevelType w:val="hybridMultilevel"/>
    <w:tmpl w:val="B02C237E"/>
    <w:lvl w:ilvl="0" w:tplc="E4DC511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8E9616F"/>
    <w:multiLevelType w:val="hybridMultilevel"/>
    <w:tmpl w:val="E1E23C02"/>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161072"/>
    <w:multiLevelType w:val="multilevel"/>
    <w:tmpl w:val="5E1CD15A"/>
    <w:lvl w:ilvl="0">
      <w:start w:val="1"/>
      <w:numFmt w:val="lowerLetter"/>
      <w:lvlText w:val="%1)"/>
      <w:lvlJc w:val="left"/>
      <w:pPr>
        <w:ind w:left="1732" w:hanging="504"/>
      </w:pPr>
      <w:rPr>
        <w:rFonts w:ascii="Times New Roman" w:eastAsia="Times New Roman" w:hAnsi="Times New Roman" w:hint="default"/>
        <w:spacing w:val="1"/>
        <w:w w:val="102"/>
        <w:sz w:val="21"/>
        <w:szCs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7C867AA"/>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B8741A"/>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5F5C8B"/>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336C01"/>
    <w:multiLevelType w:val="hybridMultilevel"/>
    <w:tmpl w:val="5C9E846C"/>
    <w:lvl w:ilvl="0" w:tplc="CD78260E">
      <w:start w:val="6"/>
      <w:numFmt w:val="decimal"/>
      <w:lvlText w:val="%1."/>
      <w:lvlJc w:val="left"/>
      <w:pPr>
        <w:ind w:left="116" w:hanging="281"/>
        <w:jc w:val="left"/>
      </w:pPr>
      <w:rPr>
        <w:rFonts w:ascii="Times New Roman" w:eastAsia="Times New Roman" w:hAnsi="Times New Roman" w:hint="default"/>
        <w:color w:val="161616"/>
        <w:w w:val="102"/>
        <w:sz w:val="24"/>
        <w:szCs w:val="24"/>
      </w:rPr>
    </w:lvl>
    <w:lvl w:ilvl="1" w:tplc="6D28FB7E">
      <w:start w:val="1"/>
      <w:numFmt w:val="bullet"/>
      <w:lvlText w:val="•"/>
      <w:lvlJc w:val="left"/>
      <w:pPr>
        <w:ind w:left="1028" w:hanging="281"/>
      </w:pPr>
      <w:rPr>
        <w:rFonts w:hint="default"/>
      </w:rPr>
    </w:lvl>
    <w:lvl w:ilvl="2" w:tplc="A07C3836">
      <w:start w:val="1"/>
      <w:numFmt w:val="bullet"/>
      <w:lvlText w:val="•"/>
      <w:lvlJc w:val="left"/>
      <w:pPr>
        <w:ind w:left="1940" w:hanging="281"/>
      </w:pPr>
      <w:rPr>
        <w:rFonts w:hint="default"/>
      </w:rPr>
    </w:lvl>
    <w:lvl w:ilvl="3" w:tplc="BFB05D98">
      <w:start w:val="1"/>
      <w:numFmt w:val="bullet"/>
      <w:lvlText w:val="•"/>
      <w:lvlJc w:val="left"/>
      <w:pPr>
        <w:ind w:left="2853" w:hanging="281"/>
      </w:pPr>
      <w:rPr>
        <w:rFonts w:hint="default"/>
      </w:rPr>
    </w:lvl>
    <w:lvl w:ilvl="4" w:tplc="278C79E0">
      <w:start w:val="1"/>
      <w:numFmt w:val="bullet"/>
      <w:lvlText w:val="•"/>
      <w:lvlJc w:val="left"/>
      <w:pPr>
        <w:ind w:left="3765" w:hanging="281"/>
      </w:pPr>
      <w:rPr>
        <w:rFonts w:hint="default"/>
      </w:rPr>
    </w:lvl>
    <w:lvl w:ilvl="5" w:tplc="FA16BEC8">
      <w:start w:val="1"/>
      <w:numFmt w:val="bullet"/>
      <w:lvlText w:val="•"/>
      <w:lvlJc w:val="left"/>
      <w:pPr>
        <w:ind w:left="4678" w:hanging="281"/>
      </w:pPr>
      <w:rPr>
        <w:rFonts w:hint="default"/>
      </w:rPr>
    </w:lvl>
    <w:lvl w:ilvl="6" w:tplc="B27842BC">
      <w:start w:val="1"/>
      <w:numFmt w:val="bullet"/>
      <w:lvlText w:val="•"/>
      <w:lvlJc w:val="left"/>
      <w:pPr>
        <w:ind w:left="5590" w:hanging="281"/>
      </w:pPr>
      <w:rPr>
        <w:rFonts w:hint="default"/>
      </w:rPr>
    </w:lvl>
    <w:lvl w:ilvl="7" w:tplc="86EA5EE8">
      <w:start w:val="1"/>
      <w:numFmt w:val="bullet"/>
      <w:lvlText w:val="•"/>
      <w:lvlJc w:val="left"/>
      <w:pPr>
        <w:ind w:left="6502" w:hanging="281"/>
      </w:pPr>
      <w:rPr>
        <w:rFonts w:hint="default"/>
      </w:rPr>
    </w:lvl>
    <w:lvl w:ilvl="8" w:tplc="8932E89A">
      <w:start w:val="1"/>
      <w:numFmt w:val="bullet"/>
      <w:lvlText w:val="•"/>
      <w:lvlJc w:val="left"/>
      <w:pPr>
        <w:ind w:left="7415" w:hanging="281"/>
      </w:pPr>
      <w:rPr>
        <w:rFonts w:hint="default"/>
      </w:rPr>
    </w:lvl>
  </w:abstractNum>
  <w:abstractNum w:abstractNumId="30" w15:restartNumberingAfterBreak="0">
    <w:nsid w:val="65F7142E"/>
    <w:multiLevelType w:val="hybridMultilevel"/>
    <w:tmpl w:val="5594A7B6"/>
    <w:lvl w:ilvl="0" w:tplc="CC820DA2">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7A91AA7"/>
    <w:multiLevelType w:val="hybridMultilevel"/>
    <w:tmpl w:val="0624FFC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B77E0E"/>
    <w:multiLevelType w:val="hybridMultilevel"/>
    <w:tmpl w:val="5094A832"/>
    <w:lvl w:ilvl="0" w:tplc="04090001">
      <w:start w:val="1"/>
      <w:numFmt w:val="bullet"/>
      <w:lvlText w:val=""/>
      <w:lvlJc w:val="left"/>
      <w:pPr>
        <w:ind w:left="1588" w:hanging="360"/>
      </w:pPr>
      <w:rPr>
        <w:rFonts w:ascii="Symbol" w:hAnsi="Symbol" w:hint="default"/>
      </w:rPr>
    </w:lvl>
    <w:lvl w:ilvl="1" w:tplc="04090003" w:tentative="1">
      <w:start w:val="1"/>
      <w:numFmt w:val="bullet"/>
      <w:lvlText w:val="o"/>
      <w:lvlJc w:val="left"/>
      <w:pPr>
        <w:ind w:left="2308" w:hanging="360"/>
      </w:pPr>
      <w:rPr>
        <w:rFonts w:ascii="Courier New" w:hAnsi="Courier New" w:hint="default"/>
      </w:rPr>
    </w:lvl>
    <w:lvl w:ilvl="2" w:tplc="04090005" w:tentative="1">
      <w:start w:val="1"/>
      <w:numFmt w:val="bullet"/>
      <w:lvlText w:val=""/>
      <w:lvlJc w:val="left"/>
      <w:pPr>
        <w:ind w:left="3028" w:hanging="360"/>
      </w:pPr>
      <w:rPr>
        <w:rFonts w:ascii="Wingdings" w:hAnsi="Wingdings" w:hint="default"/>
      </w:rPr>
    </w:lvl>
    <w:lvl w:ilvl="3" w:tplc="04090001" w:tentative="1">
      <w:start w:val="1"/>
      <w:numFmt w:val="bullet"/>
      <w:lvlText w:val=""/>
      <w:lvlJc w:val="left"/>
      <w:pPr>
        <w:ind w:left="3748" w:hanging="360"/>
      </w:pPr>
      <w:rPr>
        <w:rFonts w:ascii="Symbol" w:hAnsi="Symbol" w:hint="default"/>
      </w:rPr>
    </w:lvl>
    <w:lvl w:ilvl="4" w:tplc="04090003" w:tentative="1">
      <w:start w:val="1"/>
      <w:numFmt w:val="bullet"/>
      <w:lvlText w:val="o"/>
      <w:lvlJc w:val="left"/>
      <w:pPr>
        <w:ind w:left="4468" w:hanging="360"/>
      </w:pPr>
      <w:rPr>
        <w:rFonts w:ascii="Courier New" w:hAnsi="Courier New" w:hint="default"/>
      </w:rPr>
    </w:lvl>
    <w:lvl w:ilvl="5" w:tplc="04090005" w:tentative="1">
      <w:start w:val="1"/>
      <w:numFmt w:val="bullet"/>
      <w:lvlText w:val=""/>
      <w:lvlJc w:val="left"/>
      <w:pPr>
        <w:ind w:left="5188" w:hanging="360"/>
      </w:pPr>
      <w:rPr>
        <w:rFonts w:ascii="Wingdings" w:hAnsi="Wingdings" w:hint="default"/>
      </w:rPr>
    </w:lvl>
    <w:lvl w:ilvl="6" w:tplc="04090001" w:tentative="1">
      <w:start w:val="1"/>
      <w:numFmt w:val="bullet"/>
      <w:lvlText w:val=""/>
      <w:lvlJc w:val="left"/>
      <w:pPr>
        <w:ind w:left="5908" w:hanging="360"/>
      </w:pPr>
      <w:rPr>
        <w:rFonts w:ascii="Symbol" w:hAnsi="Symbol" w:hint="default"/>
      </w:rPr>
    </w:lvl>
    <w:lvl w:ilvl="7" w:tplc="04090003" w:tentative="1">
      <w:start w:val="1"/>
      <w:numFmt w:val="bullet"/>
      <w:lvlText w:val="o"/>
      <w:lvlJc w:val="left"/>
      <w:pPr>
        <w:ind w:left="6628" w:hanging="360"/>
      </w:pPr>
      <w:rPr>
        <w:rFonts w:ascii="Courier New" w:hAnsi="Courier New" w:hint="default"/>
      </w:rPr>
    </w:lvl>
    <w:lvl w:ilvl="8" w:tplc="04090005" w:tentative="1">
      <w:start w:val="1"/>
      <w:numFmt w:val="bullet"/>
      <w:lvlText w:val=""/>
      <w:lvlJc w:val="left"/>
      <w:pPr>
        <w:ind w:left="7348" w:hanging="360"/>
      </w:pPr>
      <w:rPr>
        <w:rFonts w:ascii="Wingdings" w:hAnsi="Wingdings" w:hint="default"/>
      </w:rPr>
    </w:lvl>
  </w:abstractNum>
  <w:abstractNum w:abstractNumId="33" w15:restartNumberingAfterBreak="0">
    <w:nsid w:val="68D912CF"/>
    <w:multiLevelType w:val="hybridMultilevel"/>
    <w:tmpl w:val="9864AD66"/>
    <w:lvl w:ilvl="0" w:tplc="D1844358">
      <w:start w:val="1"/>
      <w:numFmt w:val="lowerLetter"/>
      <w:lvlText w:val="%1."/>
      <w:lvlJc w:val="left"/>
      <w:pPr>
        <w:ind w:left="1527" w:hanging="360"/>
        <w:jc w:val="left"/>
      </w:pPr>
      <w:rPr>
        <w:rFonts w:ascii="Times New Roman" w:eastAsia="Times New Roman" w:hAnsi="Times New Roman" w:hint="default"/>
        <w:color w:val="242424"/>
        <w:w w:val="109"/>
        <w:sz w:val="23"/>
        <w:szCs w:val="23"/>
      </w:rPr>
    </w:lvl>
    <w:lvl w:ilvl="1" w:tplc="14902EC2">
      <w:start w:val="1"/>
      <w:numFmt w:val="bullet"/>
      <w:lvlText w:val="•"/>
      <w:lvlJc w:val="left"/>
      <w:pPr>
        <w:ind w:left="2256" w:hanging="360"/>
      </w:pPr>
      <w:rPr>
        <w:rFonts w:hint="default"/>
      </w:rPr>
    </w:lvl>
    <w:lvl w:ilvl="2" w:tplc="1890A1B0">
      <w:start w:val="1"/>
      <w:numFmt w:val="bullet"/>
      <w:lvlText w:val="•"/>
      <w:lvlJc w:val="left"/>
      <w:pPr>
        <w:ind w:left="2985" w:hanging="360"/>
      </w:pPr>
      <w:rPr>
        <w:rFonts w:hint="default"/>
      </w:rPr>
    </w:lvl>
    <w:lvl w:ilvl="3" w:tplc="5614A8B8">
      <w:start w:val="1"/>
      <w:numFmt w:val="bullet"/>
      <w:lvlText w:val="•"/>
      <w:lvlJc w:val="left"/>
      <w:pPr>
        <w:ind w:left="3715" w:hanging="360"/>
      </w:pPr>
      <w:rPr>
        <w:rFonts w:hint="default"/>
      </w:rPr>
    </w:lvl>
    <w:lvl w:ilvl="4" w:tplc="1F5684CC">
      <w:start w:val="1"/>
      <w:numFmt w:val="bullet"/>
      <w:lvlText w:val="•"/>
      <w:lvlJc w:val="left"/>
      <w:pPr>
        <w:ind w:left="4444" w:hanging="360"/>
      </w:pPr>
      <w:rPr>
        <w:rFonts w:hint="default"/>
      </w:rPr>
    </w:lvl>
    <w:lvl w:ilvl="5" w:tplc="179053C2">
      <w:start w:val="1"/>
      <w:numFmt w:val="bullet"/>
      <w:lvlText w:val="•"/>
      <w:lvlJc w:val="left"/>
      <w:pPr>
        <w:ind w:left="5173" w:hanging="360"/>
      </w:pPr>
      <w:rPr>
        <w:rFonts w:hint="default"/>
      </w:rPr>
    </w:lvl>
    <w:lvl w:ilvl="6" w:tplc="8CE257B8">
      <w:start w:val="1"/>
      <w:numFmt w:val="bullet"/>
      <w:lvlText w:val="•"/>
      <w:lvlJc w:val="left"/>
      <w:pPr>
        <w:ind w:left="5902" w:hanging="360"/>
      </w:pPr>
      <w:rPr>
        <w:rFonts w:hint="default"/>
      </w:rPr>
    </w:lvl>
    <w:lvl w:ilvl="7" w:tplc="99B4FB62">
      <w:start w:val="1"/>
      <w:numFmt w:val="bullet"/>
      <w:lvlText w:val="•"/>
      <w:lvlJc w:val="left"/>
      <w:pPr>
        <w:ind w:left="6632" w:hanging="360"/>
      </w:pPr>
      <w:rPr>
        <w:rFonts w:hint="default"/>
      </w:rPr>
    </w:lvl>
    <w:lvl w:ilvl="8" w:tplc="6F2A3316">
      <w:start w:val="1"/>
      <w:numFmt w:val="bullet"/>
      <w:lvlText w:val="•"/>
      <w:lvlJc w:val="left"/>
      <w:pPr>
        <w:ind w:left="7361" w:hanging="360"/>
      </w:pPr>
      <w:rPr>
        <w:rFonts w:hint="default"/>
      </w:rPr>
    </w:lvl>
  </w:abstractNum>
  <w:abstractNum w:abstractNumId="34" w15:restartNumberingAfterBreak="0">
    <w:nsid w:val="73124F62"/>
    <w:multiLevelType w:val="hybridMultilevel"/>
    <w:tmpl w:val="F41429B0"/>
    <w:lvl w:ilvl="0" w:tplc="F926AE36">
      <w:start w:val="1"/>
      <w:numFmt w:val="decimal"/>
      <w:lvlText w:val="(%1)"/>
      <w:lvlJc w:val="left"/>
      <w:pPr>
        <w:tabs>
          <w:tab w:val="num" w:pos="714"/>
        </w:tabs>
        <w:ind w:left="714" w:hanging="444"/>
      </w:pPr>
      <w:rPr>
        <w:rFonts w:hint="default"/>
      </w:rPr>
    </w:lvl>
    <w:lvl w:ilvl="1" w:tplc="C80CFAD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9673517"/>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A7A0A"/>
    <w:multiLevelType w:val="hybridMultilevel"/>
    <w:tmpl w:val="47D06668"/>
    <w:lvl w:ilvl="0" w:tplc="2056EEC6">
      <w:start w:val="4"/>
      <w:numFmt w:val="decimal"/>
      <w:lvlText w:val="%1."/>
      <w:lvlJc w:val="left"/>
      <w:pPr>
        <w:ind w:left="433" w:hanging="332"/>
      </w:pPr>
      <w:rPr>
        <w:rFonts w:ascii="Times New Roman" w:eastAsia="Times New Roman" w:hAnsi="Times New Roman" w:hint="default"/>
        <w:color w:val="131313"/>
        <w:w w:val="107"/>
        <w:sz w:val="23"/>
        <w:szCs w:val="23"/>
      </w:rPr>
    </w:lvl>
    <w:lvl w:ilvl="1" w:tplc="CBE0E09A">
      <w:start w:val="1"/>
      <w:numFmt w:val="lowerLetter"/>
      <w:lvlText w:val="%2)"/>
      <w:lvlJc w:val="left"/>
      <w:pPr>
        <w:ind w:left="454" w:hanging="353"/>
      </w:pPr>
      <w:rPr>
        <w:rFonts w:ascii="Times New Roman" w:eastAsia="Times New Roman" w:hAnsi="Times New Roman" w:hint="default"/>
        <w:color w:val="242424"/>
        <w:w w:val="109"/>
        <w:sz w:val="23"/>
        <w:szCs w:val="23"/>
      </w:rPr>
    </w:lvl>
    <w:lvl w:ilvl="2" w:tplc="1598A6E0">
      <w:start w:val="1"/>
      <w:numFmt w:val="lowerLetter"/>
      <w:lvlText w:val="%3."/>
      <w:lvlJc w:val="left"/>
      <w:pPr>
        <w:ind w:left="1527" w:hanging="360"/>
      </w:pPr>
      <w:rPr>
        <w:rFonts w:ascii="Times New Roman" w:eastAsia="Times New Roman" w:hAnsi="Times New Roman" w:hint="default"/>
        <w:color w:val="242424"/>
        <w:w w:val="109"/>
        <w:sz w:val="23"/>
        <w:szCs w:val="23"/>
      </w:rPr>
    </w:lvl>
    <w:lvl w:ilvl="3" w:tplc="61C4F36C">
      <w:start w:val="1"/>
      <w:numFmt w:val="bullet"/>
      <w:lvlText w:val="•"/>
      <w:lvlJc w:val="left"/>
      <w:pPr>
        <w:ind w:left="2438" w:hanging="360"/>
      </w:pPr>
      <w:rPr>
        <w:rFonts w:hint="default"/>
      </w:rPr>
    </w:lvl>
    <w:lvl w:ilvl="4" w:tplc="2ACE7F1C">
      <w:start w:val="1"/>
      <w:numFmt w:val="bullet"/>
      <w:lvlText w:val="•"/>
      <w:lvlJc w:val="left"/>
      <w:pPr>
        <w:ind w:left="3350" w:hanging="360"/>
      </w:pPr>
      <w:rPr>
        <w:rFonts w:hint="default"/>
      </w:rPr>
    </w:lvl>
    <w:lvl w:ilvl="5" w:tplc="E52C73E4">
      <w:start w:val="1"/>
      <w:numFmt w:val="bullet"/>
      <w:lvlText w:val="•"/>
      <w:lvlJc w:val="left"/>
      <w:pPr>
        <w:ind w:left="4262" w:hanging="360"/>
      </w:pPr>
      <w:rPr>
        <w:rFonts w:hint="default"/>
      </w:rPr>
    </w:lvl>
    <w:lvl w:ilvl="6" w:tplc="54968180">
      <w:start w:val="1"/>
      <w:numFmt w:val="bullet"/>
      <w:lvlText w:val="•"/>
      <w:lvlJc w:val="left"/>
      <w:pPr>
        <w:ind w:left="5173" w:hanging="360"/>
      </w:pPr>
      <w:rPr>
        <w:rFonts w:hint="default"/>
      </w:rPr>
    </w:lvl>
    <w:lvl w:ilvl="7" w:tplc="A8AA28BE">
      <w:start w:val="1"/>
      <w:numFmt w:val="bullet"/>
      <w:lvlText w:val="•"/>
      <w:lvlJc w:val="left"/>
      <w:pPr>
        <w:ind w:left="6085" w:hanging="360"/>
      </w:pPr>
      <w:rPr>
        <w:rFonts w:hint="default"/>
      </w:rPr>
    </w:lvl>
    <w:lvl w:ilvl="8" w:tplc="70249BA4">
      <w:start w:val="1"/>
      <w:numFmt w:val="bullet"/>
      <w:lvlText w:val="•"/>
      <w:lvlJc w:val="left"/>
      <w:pPr>
        <w:ind w:left="6996" w:hanging="360"/>
      </w:pPr>
      <w:rPr>
        <w:rFonts w:hint="default"/>
      </w:rPr>
    </w:lvl>
  </w:abstractNum>
  <w:abstractNum w:abstractNumId="37" w15:restartNumberingAfterBreak="0">
    <w:nsid w:val="7C1036CC"/>
    <w:multiLevelType w:val="hybridMultilevel"/>
    <w:tmpl w:val="BDBC4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AD6574"/>
    <w:multiLevelType w:val="hybridMultilevel"/>
    <w:tmpl w:val="A0A2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3"/>
  </w:num>
  <w:num w:numId="3">
    <w:abstractNumId w:val="7"/>
  </w:num>
  <w:num w:numId="4">
    <w:abstractNumId w:val="29"/>
  </w:num>
  <w:num w:numId="5">
    <w:abstractNumId w:val="4"/>
  </w:num>
  <w:num w:numId="6">
    <w:abstractNumId w:val="19"/>
  </w:num>
  <w:num w:numId="7">
    <w:abstractNumId w:val="14"/>
  </w:num>
  <w:num w:numId="8">
    <w:abstractNumId w:val="12"/>
  </w:num>
  <w:num w:numId="9">
    <w:abstractNumId w:val="22"/>
  </w:num>
  <w:num w:numId="10">
    <w:abstractNumId w:val="36"/>
  </w:num>
  <w:num w:numId="11">
    <w:abstractNumId w:val="23"/>
  </w:num>
  <w:num w:numId="12">
    <w:abstractNumId w:val="13"/>
  </w:num>
  <w:num w:numId="13">
    <w:abstractNumId w:val="8"/>
  </w:num>
  <w:num w:numId="14">
    <w:abstractNumId w:val="38"/>
  </w:num>
  <w:num w:numId="15">
    <w:abstractNumId w:val="1"/>
  </w:num>
  <w:num w:numId="16">
    <w:abstractNumId w:val="2"/>
  </w:num>
  <w:num w:numId="17">
    <w:abstractNumId w:val="6"/>
  </w:num>
  <w:num w:numId="18">
    <w:abstractNumId w:val="26"/>
  </w:num>
  <w:num w:numId="19">
    <w:abstractNumId w:val="35"/>
  </w:num>
  <w:num w:numId="20">
    <w:abstractNumId w:val="24"/>
  </w:num>
  <w:num w:numId="21">
    <w:abstractNumId w:val="25"/>
  </w:num>
  <w:num w:numId="22">
    <w:abstractNumId w:val="32"/>
  </w:num>
  <w:num w:numId="23">
    <w:abstractNumId w:val="21"/>
  </w:num>
  <w:num w:numId="24">
    <w:abstractNumId w:val="17"/>
  </w:num>
  <w:num w:numId="25">
    <w:abstractNumId w:val="37"/>
  </w:num>
  <w:num w:numId="26">
    <w:abstractNumId w:val="30"/>
  </w:num>
  <w:num w:numId="27">
    <w:abstractNumId w:val="5"/>
  </w:num>
  <w:num w:numId="28">
    <w:abstractNumId w:val="3"/>
  </w:num>
  <w:num w:numId="29">
    <w:abstractNumId w:val="18"/>
  </w:num>
  <w:num w:numId="30">
    <w:abstractNumId w:val="10"/>
  </w:num>
  <w:num w:numId="31">
    <w:abstractNumId w:val="20"/>
  </w:num>
  <w:num w:numId="32">
    <w:abstractNumId w:val="0"/>
  </w:num>
  <w:num w:numId="33">
    <w:abstractNumId w:val="34"/>
  </w:num>
  <w:num w:numId="34">
    <w:abstractNumId w:val="16"/>
  </w:num>
  <w:num w:numId="35">
    <w:abstractNumId w:val="9"/>
  </w:num>
  <w:num w:numId="36">
    <w:abstractNumId w:val="28"/>
  </w:num>
  <w:num w:numId="37">
    <w:abstractNumId w:val="11"/>
  </w:num>
  <w:num w:numId="38">
    <w:abstractNumId w:val="31"/>
  </w:num>
  <w:num w:numId="3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inkinson, Michael">
    <w15:presenceInfo w15:providerId="AD" w15:userId="S-1-5-21-505881439-82067924-1220176271-5292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817"/>
    <w:rsid w:val="00030823"/>
    <w:rsid w:val="000375EE"/>
    <w:rsid w:val="00041C9D"/>
    <w:rsid w:val="00043B45"/>
    <w:rsid w:val="000868ED"/>
    <w:rsid w:val="000A3246"/>
    <w:rsid w:val="000A6DEA"/>
    <w:rsid w:val="000C438C"/>
    <w:rsid w:val="000E0B0F"/>
    <w:rsid w:val="00107289"/>
    <w:rsid w:val="00161527"/>
    <w:rsid w:val="001663E2"/>
    <w:rsid w:val="00184FA9"/>
    <w:rsid w:val="001A556C"/>
    <w:rsid w:val="001D7352"/>
    <w:rsid w:val="00234901"/>
    <w:rsid w:val="00273B89"/>
    <w:rsid w:val="00296744"/>
    <w:rsid w:val="002C38EE"/>
    <w:rsid w:val="002D1F32"/>
    <w:rsid w:val="002D4200"/>
    <w:rsid w:val="00303CCE"/>
    <w:rsid w:val="00305A0F"/>
    <w:rsid w:val="00311188"/>
    <w:rsid w:val="00311AAA"/>
    <w:rsid w:val="0033008F"/>
    <w:rsid w:val="003615C9"/>
    <w:rsid w:val="00367C85"/>
    <w:rsid w:val="003869AE"/>
    <w:rsid w:val="003E2BFD"/>
    <w:rsid w:val="00416C0B"/>
    <w:rsid w:val="00466153"/>
    <w:rsid w:val="004915B5"/>
    <w:rsid w:val="004A3AD2"/>
    <w:rsid w:val="004A40F7"/>
    <w:rsid w:val="004B4570"/>
    <w:rsid w:val="004F04D2"/>
    <w:rsid w:val="00511649"/>
    <w:rsid w:val="005177E2"/>
    <w:rsid w:val="00525AE4"/>
    <w:rsid w:val="005F32BC"/>
    <w:rsid w:val="005F4CE0"/>
    <w:rsid w:val="005F6DF4"/>
    <w:rsid w:val="00613E33"/>
    <w:rsid w:val="00643F95"/>
    <w:rsid w:val="00666820"/>
    <w:rsid w:val="006762B7"/>
    <w:rsid w:val="00685D5A"/>
    <w:rsid w:val="00691758"/>
    <w:rsid w:val="006A660A"/>
    <w:rsid w:val="006C201A"/>
    <w:rsid w:val="00703A3F"/>
    <w:rsid w:val="0072339C"/>
    <w:rsid w:val="007346A9"/>
    <w:rsid w:val="0075260E"/>
    <w:rsid w:val="00771DD8"/>
    <w:rsid w:val="00783A43"/>
    <w:rsid w:val="00795313"/>
    <w:rsid w:val="007B302F"/>
    <w:rsid w:val="007C5C9A"/>
    <w:rsid w:val="007D10B6"/>
    <w:rsid w:val="007F6A71"/>
    <w:rsid w:val="00801875"/>
    <w:rsid w:val="00811F08"/>
    <w:rsid w:val="00824355"/>
    <w:rsid w:val="00841D54"/>
    <w:rsid w:val="008642E9"/>
    <w:rsid w:val="0088164D"/>
    <w:rsid w:val="008A74AE"/>
    <w:rsid w:val="008B4568"/>
    <w:rsid w:val="008D07FC"/>
    <w:rsid w:val="008E0033"/>
    <w:rsid w:val="008F1786"/>
    <w:rsid w:val="008F3761"/>
    <w:rsid w:val="00937D7E"/>
    <w:rsid w:val="00952F9C"/>
    <w:rsid w:val="0096279B"/>
    <w:rsid w:val="00965D7B"/>
    <w:rsid w:val="00986868"/>
    <w:rsid w:val="009B6DAE"/>
    <w:rsid w:val="009C65E6"/>
    <w:rsid w:val="009E1414"/>
    <w:rsid w:val="00A366BE"/>
    <w:rsid w:val="00A5200C"/>
    <w:rsid w:val="00A5306E"/>
    <w:rsid w:val="00A54BEF"/>
    <w:rsid w:val="00A5760D"/>
    <w:rsid w:val="00A672A9"/>
    <w:rsid w:val="00A8564F"/>
    <w:rsid w:val="00AA6C5A"/>
    <w:rsid w:val="00AB61A2"/>
    <w:rsid w:val="00B10156"/>
    <w:rsid w:val="00B37856"/>
    <w:rsid w:val="00B634B3"/>
    <w:rsid w:val="00B95E89"/>
    <w:rsid w:val="00BA1111"/>
    <w:rsid w:val="00BC4D50"/>
    <w:rsid w:val="00BE049F"/>
    <w:rsid w:val="00C052B0"/>
    <w:rsid w:val="00C10800"/>
    <w:rsid w:val="00C62392"/>
    <w:rsid w:val="00C740C5"/>
    <w:rsid w:val="00C74817"/>
    <w:rsid w:val="00C850EC"/>
    <w:rsid w:val="00CA1657"/>
    <w:rsid w:val="00CD65D6"/>
    <w:rsid w:val="00CF0EDF"/>
    <w:rsid w:val="00CF5A38"/>
    <w:rsid w:val="00CF70C6"/>
    <w:rsid w:val="00D66FD1"/>
    <w:rsid w:val="00D80CDB"/>
    <w:rsid w:val="00D94FFE"/>
    <w:rsid w:val="00DC288F"/>
    <w:rsid w:val="00E10E96"/>
    <w:rsid w:val="00E26CE3"/>
    <w:rsid w:val="00E357D9"/>
    <w:rsid w:val="00E36088"/>
    <w:rsid w:val="00E95B8D"/>
    <w:rsid w:val="00E975E9"/>
    <w:rsid w:val="00EA1DB7"/>
    <w:rsid w:val="00EB7F16"/>
    <w:rsid w:val="00F01F5E"/>
    <w:rsid w:val="00F2376F"/>
    <w:rsid w:val="00F321A3"/>
    <w:rsid w:val="00F37B95"/>
    <w:rsid w:val="00F95330"/>
    <w:rsid w:val="00FB58A8"/>
    <w:rsid w:val="00FC63A1"/>
    <w:rsid w:val="00FE7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0D34CD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uiPriority w:val="59"/>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character" w:customStyle="1" w:styleId="apple-converted-space">
    <w:name w:val="apple-converted-space"/>
    <w:basedOn w:val="DefaultParagraphFont"/>
    <w:rsid w:val="008D07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85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n.wikipedia.org/wiki/Financial_fir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Sinkinson, Michael</cp:lastModifiedBy>
  <cp:revision>4</cp:revision>
  <cp:lastPrinted>2017-10-10T20:30:00Z</cp:lastPrinted>
  <dcterms:created xsi:type="dcterms:W3CDTF">2017-10-10T21:24:00Z</dcterms:created>
  <dcterms:modified xsi:type="dcterms:W3CDTF">2017-10-11T20:36:00Z</dcterms:modified>
</cp:coreProperties>
</file>