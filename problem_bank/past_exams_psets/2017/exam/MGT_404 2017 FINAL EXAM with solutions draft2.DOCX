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CC284" w14:textId="77777777" w:rsidR="006C201A" w:rsidRPr="00E10E96" w:rsidRDefault="006C201A" w:rsidP="006C201A">
      <w:pPr>
        <w:spacing w:line="240" w:lineRule="auto"/>
        <w:jc w:val="center"/>
        <w:rPr>
          <w:rFonts w:ascii="Times New Roman" w:hAnsi="Times New Roman" w:cs="Times New Roman"/>
        </w:rPr>
      </w:pPr>
      <w:r w:rsidRPr="00E10E96">
        <w:rPr>
          <w:rFonts w:ascii="Times New Roman" w:hAnsi="Times New Roman" w:cs="Times New Roman"/>
        </w:rPr>
        <w:t>FINAL EXAM</w:t>
      </w:r>
    </w:p>
    <w:p w14:paraId="4D5BC8A6" w14:textId="214067CF" w:rsidR="006C201A" w:rsidRPr="00E10E96" w:rsidRDefault="00872C1C" w:rsidP="006C201A">
      <w:pPr>
        <w:spacing w:line="240" w:lineRule="auto"/>
        <w:jc w:val="center"/>
        <w:rPr>
          <w:rFonts w:ascii="Times New Roman" w:hAnsi="Times New Roman" w:cs="Times New Roman"/>
        </w:rPr>
      </w:pPr>
      <w:r>
        <w:rPr>
          <w:rFonts w:ascii="Times New Roman" w:hAnsi="Times New Roman" w:cs="Times New Roman"/>
        </w:rPr>
        <w:t>Fall 2017</w:t>
      </w:r>
    </w:p>
    <w:p w14:paraId="33FEFEB9" w14:textId="77777777" w:rsidR="006C201A" w:rsidRPr="00E10E96" w:rsidRDefault="006C201A" w:rsidP="006C201A">
      <w:pPr>
        <w:spacing w:line="240" w:lineRule="auto"/>
        <w:jc w:val="center"/>
        <w:rPr>
          <w:rFonts w:ascii="Times New Roman" w:hAnsi="Times New Roman" w:cs="Times New Roman"/>
        </w:rPr>
      </w:pPr>
    </w:p>
    <w:p w14:paraId="587EBE98" w14:textId="77777777" w:rsidR="006C201A" w:rsidRPr="00E10E96" w:rsidRDefault="006C201A" w:rsidP="006C201A">
      <w:pPr>
        <w:pStyle w:val="ListParagraph"/>
        <w:spacing w:line="240" w:lineRule="auto"/>
        <w:rPr>
          <w:rFonts w:ascii="Times New Roman" w:hAnsi="Times New Roman" w:cs="Times New Roman"/>
        </w:rPr>
      </w:pPr>
    </w:p>
    <w:p w14:paraId="4BEC4E14"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This is a closed-book exam.</w:t>
      </w:r>
    </w:p>
    <w:p w14:paraId="437C40DD" w14:textId="77777777" w:rsidR="00E007A8" w:rsidRPr="000868ED" w:rsidRDefault="00E007A8" w:rsidP="00E007A8">
      <w:pPr>
        <w:pStyle w:val="ListParagraph"/>
        <w:spacing w:line="360" w:lineRule="auto"/>
        <w:rPr>
          <w:rFonts w:ascii="Times New Roman" w:hAnsi="Times New Roman" w:cs="Times New Roman"/>
        </w:rPr>
      </w:pPr>
    </w:p>
    <w:p w14:paraId="10D131D5"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Students whose native language is not English may use a dictionary if they wish.</w:t>
      </w:r>
    </w:p>
    <w:p w14:paraId="44718029" w14:textId="77777777" w:rsidR="00E007A8" w:rsidRPr="000868ED" w:rsidRDefault="00E007A8" w:rsidP="00E007A8">
      <w:pPr>
        <w:pStyle w:val="ListParagraph"/>
        <w:spacing w:line="360" w:lineRule="auto"/>
        <w:rPr>
          <w:rFonts w:ascii="Times New Roman" w:hAnsi="Times New Roman" w:cs="Times New Roman"/>
        </w:rPr>
      </w:pPr>
    </w:p>
    <w:p w14:paraId="514E7F2F"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Please check that you have </w:t>
      </w:r>
      <w:r w:rsidRPr="000868ED">
        <w:rPr>
          <w:rFonts w:ascii="Times New Roman" w:hAnsi="Times New Roman" w:cs="Times New Roman"/>
          <w:u w:val="single"/>
        </w:rPr>
        <w:t>6 pages</w:t>
      </w:r>
      <w:r w:rsidRPr="000868ED">
        <w:rPr>
          <w:rFonts w:ascii="Times New Roman" w:hAnsi="Times New Roman" w:cs="Times New Roman"/>
        </w:rPr>
        <w:t xml:space="preserve"> in your copy of the exam.</w:t>
      </w:r>
    </w:p>
    <w:p w14:paraId="4B720331" w14:textId="77777777" w:rsidR="00E007A8" w:rsidRPr="000868ED" w:rsidRDefault="00E007A8" w:rsidP="00E007A8">
      <w:pPr>
        <w:pStyle w:val="ListParagraph"/>
        <w:spacing w:line="360" w:lineRule="auto"/>
        <w:rPr>
          <w:rFonts w:ascii="Times New Roman" w:hAnsi="Times New Roman" w:cs="Times New Roman"/>
        </w:rPr>
      </w:pPr>
    </w:p>
    <w:p w14:paraId="6FF155D3"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There are </w:t>
      </w:r>
      <w:r w:rsidRPr="000868ED">
        <w:rPr>
          <w:rFonts w:ascii="Times New Roman" w:hAnsi="Times New Roman" w:cs="Times New Roman"/>
          <w:u w:val="single"/>
        </w:rPr>
        <w:t>180 points</w:t>
      </w:r>
      <w:r w:rsidRPr="000868ED">
        <w:rPr>
          <w:rFonts w:ascii="Times New Roman" w:hAnsi="Times New Roman" w:cs="Times New Roman"/>
        </w:rPr>
        <w:t xml:space="preserve"> in the exam. You also have </w:t>
      </w:r>
      <w:r w:rsidRPr="000868ED">
        <w:rPr>
          <w:rFonts w:ascii="Times New Roman" w:hAnsi="Times New Roman" w:cs="Times New Roman"/>
          <w:u w:val="single"/>
        </w:rPr>
        <w:t>180 minutes</w:t>
      </w:r>
      <w:r w:rsidRPr="000868ED">
        <w:rPr>
          <w:rFonts w:ascii="Times New Roman" w:hAnsi="Times New Roman" w:cs="Times New Roman"/>
        </w:rPr>
        <w:t xml:space="preserve">. </w:t>
      </w:r>
    </w:p>
    <w:p w14:paraId="1876767E" w14:textId="77777777" w:rsidR="00E007A8" w:rsidRPr="000868ED" w:rsidRDefault="00E007A8" w:rsidP="00E007A8">
      <w:pPr>
        <w:pStyle w:val="ListParagraph"/>
        <w:spacing w:line="360" w:lineRule="auto"/>
        <w:rPr>
          <w:rFonts w:ascii="Times New Roman" w:hAnsi="Times New Roman" w:cs="Times New Roman"/>
        </w:rPr>
      </w:pPr>
    </w:p>
    <w:p w14:paraId="13AC768D"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Please put the first section, covering the shorter questions, in one book and the longer questions in a second book. Label all books.</w:t>
      </w:r>
    </w:p>
    <w:p w14:paraId="5A4CAA3B" w14:textId="77777777" w:rsidR="00E007A8" w:rsidRPr="000868ED" w:rsidRDefault="00E007A8" w:rsidP="00E007A8">
      <w:pPr>
        <w:pStyle w:val="ListParagraph"/>
        <w:spacing w:line="360" w:lineRule="auto"/>
        <w:rPr>
          <w:rFonts w:ascii="Times New Roman" w:hAnsi="Times New Roman" w:cs="Times New Roman"/>
        </w:rPr>
      </w:pPr>
    </w:p>
    <w:p w14:paraId="4A2B7D50" w14:textId="77777777" w:rsidR="00E007A8" w:rsidRPr="000868ED"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Remember to put your name on all books.</w:t>
      </w:r>
    </w:p>
    <w:p w14:paraId="017344C7" w14:textId="77777777" w:rsidR="00E007A8" w:rsidRPr="000868ED" w:rsidRDefault="00E007A8" w:rsidP="00E007A8">
      <w:pPr>
        <w:pStyle w:val="ListParagraph"/>
        <w:spacing w:line="360" w:lineRule="auto"/>
        <w:rPr>
          <w:rFonts w:ascii="Times New Roman" w:hAnsi="Times New Roman" w:cs="Times New Roman"/>
        </w:rPr>
      </w:pPr>
    </w:p>
    <w:p w14:paraId="3E222A2F" w14:textId="77777777" w:rsidR="00E007A8" w:rsidRDefault="00E007A8" w:rsidP="00E007A8">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Do not be concerned if your answers are not whole numbers.</w:t>
      </w:r>
    </w:p>
    <w:p w14:paraId="3FB92724" w14:textId="77777777" w:rsidR="00E007A8" w:rsidRPr="00CF70C6" w:rsidRDefault="00E007A8" w:rsidP="00E007A8">
      <w:pPr>
        <w:pStyle w:val="ListParagraph"/>
        <w:rPr>
          <w:rFonts w:ascii="Times New Roman" w:hAnsi="Times New Roman" w:cs="Times New Roman"/>
        </w:rPr>
      </w:pPr>
    </w:p>
    <w:p w14:paraId="3D1F5BC2" w14:textId="16BE32BF" w:rsidR="00E007A8" w:rsidRPr="000868ED" w:rsidRDefault="00E007A8" w:rsidP="00E007A8">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You cannot use your phone as a calculator. You may use your own calculator, but it cannot be web-enabled. Simple calculators will be provided by the MBA office, and are sufficient for completing all calculations in the exam. </w:t>
      </w:r>
      <w:r>
        <w:rPr>
          <w:rFonts w:ascii="Times New Roman" w:hAnsi="Times New Roman" w:cs="Times New Roman"/>
        </w:rPr>
        <w:br/>
      </w:r>
    </w:p>
    <w:p w14:paraId="42E4CC36" w14:textId="77777777" w:rsidR="006C201A" w:rsidRPr="00E10E96" w:rsidRDefault="006C201A" w:rsidP="006C201A">
      <w:pPr>
        <w:pStyle w:val="ListParagraph"/>
        <w:numPr>
          <w:ilvl w:val="0"/>
          <w:numId w:val="14"/>
        </w:numPr>
        <w:spacing w:line="360" w:lineRule="auto"/>
        <w:rPr>
          <w:rFonts w:ascii="Times New Roman" w:hAnsi="Times New Roman" w:cs="Times New Roman"/>
        </w:rPr>
      </w:pPr>
      <w:r w:rsidRPr="00E10E96">
        <w:rPr>
          <w:rFonts w:ascii="Times New Roman" w:hAnsi="Times New Roman" w:cs="Times New Roman"/>
        </w:rPr>
        <w:t xml:space="preserve">If your answer is a number put a box around it. Example: </w:t>
      </w:r>
      <w:r w:rsidRPr="00E10E96">
        <w:rPr>
          <w:rFonts w:ascii="Times New Roman" w:hAnsi="Times New Roman" w:cs="Times New Roman"/>
          <w:bdr w:val="single" w:sz="4" w:space="0" w:color="auto"/>
        </w:rPr>
        <w:t xml:space="preserve"> P=$436, Q=</w:t>
      </w:r>
      <w:proofErr w:type="gramStart"/>
      <w:r w:rsidRPr="00E10E96">
        <w:rPr>
          <w:rFonts w:ascii="Times New Roman" w:hAnsi="Times New Roman" w:cs="Times New Roman"/>
          <w:bdr w:val="single" w:sz="4" w:space="0" w:color="auto"/>
        </w:rPr>
        <w:t>35,465 .</w:t>
      </w:r>
      <w:proofErr w:type="gramEnd"/>
      <w:r w:rsidRPr="00E10E96">
        <w:rPr>
          <w:rFonts w:ascii="Times New Roman" w:hAnsi="Times New Roman" w:cs="Times New Roman"/>
          <w:bdr w:val="single" w:sz="4" w:space="0" w:color="auto"/>
        </w:rPr>
        <w:t xml:space="preserve"> </w:t>
      </w:r>
    </w:p>
    <w:p w14:paraId="53BBEECB" w14:textId="77777777" w:rsidR="003E2BFD" w:rsidRPr="00E10E96" w:rsidRDefault="003E2BFD">
      <w:pPr>
        <w:spacing w:after="160" w:line="259" w:lineRule="auto"/>
        <w:rPr>
          <w:rFonts w:ascii="Times New Roman" w:eastAsia="Times New Roman" w:hAnsi="Times New Roman" w:cs="Times New Roman"/>
          <w:b/>
          <w:bCs/>
          <w:u w:val="single" w:color="000000"/>
        </w:rPr>
      </w:pPr>
      <w:r w:rsidRPr="00E10E96">
        <w:rPr>
          <w:rFonts w:ascii="Times New Roman" w:hAnsi="Times New Roman" w:cs="Times New Roman"/>
          <w:u w:val="single" w:color="000000"/>
        </w:rPr>
        <w:br w:type="page"/>
      </w:r>
    </w:p>
    <w:p w14:paraId="5CD723EC" w14:textId="5B5164AC" w:rsidR="00DC288F" w:rsidRPr="00E10E96" w:rsidRDefault="00DC288F" w:rsidP="003E2BFD">
      <w:pPr>
        <w:pStyle w:val="Heading1"/>
        <w:ind w:firstLine="0"/>
        <w:rPr>
          <w:rFonts w:cs="Times New Roman"/>
          <w:sz w:val="22"/>
          <w:szCs w:val="22"/>
          <w:u w:val="single" w:color="000000"/>
        </w:rPr>
      </w:pPr>
      <w:r w:rsidRPr="00E10E96">
        <w:rPr>
          <w:rFonts w:cs="Times New Roman"/>
          <w:sz w:val="22"/>
          <w:szCs w:val="22"/>
          <w:u w:val="single" w:color="000000"/>
        </w:rPr>
        <w:lastRenderedPageBreak/>
        <w:t>Section</w:t>
      </w:r>
      <w:r w:rsidRPr="00E10E96">
        <w:rPr>
          <w:rFonts w:cs="Times New Roman"/>
          <w:spacing w:val="21"/>
          <w:sz w:val="22"/>
          <w:szCs w:val="22"/>
          <w:u w:val="single" w:color="000000"/>
        </w:rPr>
        <w:t xml:space="preserve"> </w:t>
      </w:r>
      <w:r w:rsidRPr="00E10E96">
        <w:rPr>
          <w:rFonts w:cs="Times New Roman"/>
          <w:sz w:val="22"/>
          <w:szCs w:val="22"/>
          <w:u w:val="single" w:color="000000"/>
        </w:rPr>
        <w:t>I:</w:t>
      </w:r>
      <w:r w:rsidRPr="00E10E96">
        <w:rPr>
          <w:rFonts w:cs="Times New Roman"/>
          <w:spacing w:val="20"/>
          <w:sz w:val="22"/>
          <w:szCs w:val="22"/>
          <w:u w:val="single" w:color="000000"/>
        </w:rPr>
        <w:t xml:space="preserve"> </w:t>
      </w:r>
      <w:r w:rsidRPr="00E10E96">
        <w:rPr>
          <w:rFonts w:cs="Times New Roman"/>
          <w:sz w:val="22"/>
          <w:szCs w:val="22"/>
          <w:u w:val="single" w:color="000000"/>
        </w:rPr>
        <w:t>Short</w:t>
      </w:r>
      <w:r w:rsidRPr="00E10E96">
        <w:rPr>
          <w:rFonts w:cs="Times New Roman"/>
          <w:spacing w:val="21"/>
          <w:sz w:val="22"/>
          <w:szCs w:val="22"/>
          <w:u w:val="single" w:color="000000"/>
        </w:rPr>
        <w:t xml:space="preserve"> </w:t>
      </w:r>
      <w:r w:rsidRPr="00E10E96">
        <w:rPr>
          <w:rFonts w:cs="Times New Roman"/>
          <w:sz w:val="22"/>
          <w:szCs w:val="22"/>
          <w:u w:val="single" w:color="000000"/>
        </w:rPr>
        <w:t>Questions</w:t>
      </w:r>
      <w:r w:rsidR="00476F0C">
        <w:rPr>
          <w:rFonts w:cs="Times New Roman"/>
          <w:sz w:val="22"/>
          <w:szCs w:val="22"/>
          <w:u w:val="single" w:color="000000"/>
        </w:rPr>
        <w:t xml:space="preserve"> [64</w:t>
      </w:r>
      <w:r w:rsidR="00CF0EDF" w:rsidRPr="00E10E96">
        <w:rPr>
          <w:rFonts w:cs="Times New Roman"/>
          <w:sz w:val="22"/>
          <w:szCs w:val="22"/>
          <w:u w:val="single" w:color="000000"/>
        </w:rPr>
        <w:t xml:space="preserve"> points]</w:t>
      </w:r>
    </w:p>
    <w:p w14:paraId="4489EC2D" w14:textId="77777777" w:rsidR="00DC288F" w:rsidRPr="00E10E96" w:rsidRDefault="00DC288F" w:rsidP="00DC288F">
      <w:pPr>
        <w:pStyle w:val="BodyText"/>
        <w:spacing w:before="77"/>
        <w:ind w:left="152"/>
        <w:rPr>
          <w:rFonts w:cs="Times New Roman"/>
          <w:sz w:val="22"/>
          <w:szCs w:val="22"/>
        </w:rPr>
      </w:pPr>
      <w:r w:rsidRPr="00E10E96">
        <w:rPr>
          <w:rFonts w:cs="Times New Roman"/>
          <w:sz w:val="22"/>
          <w:szCs w:val="22"/>
        </w:rPr>
        <w:t>Please</w:t>
      </w:r>
      <w:r w:rsidRPr="00E10E96">
        <w:rPr>
          <w:rFonts w:cs="Times New Roman"/>
          <w:spacing w:val="18"/>
          <w:sz w:val="22"/>
          <w:szCs w:val="22"/>
        </w:rPr>
        <w:t xml:space="preserve"> </w:t>
      </w:r>
      <w:r w:rsidRPr="00E10E96">
        <w:rPr>
          <w:rFonts w:cs="Times New Roman"/>
          <w:sz w:val="22"/>
          <w:szCs w:val="22"/>
        </w:rPr>
        <w:t>be</w:t>
      </w:r>
      <w:r w:rsidRPr="00E10E96">
        <w:rPr>
          <w:rFonts w:cs="Times New Roman"/>
          <w:spacing w:val="18"/>
          <w:sz w:val="22"/>
          <w:szCs w:val="22"/>
        </w:rPr>
        <w:t xml:space="preserve"> </w:t>
      </w:r>
      <w:r w:rsidRPr="00E10E96">
        <w:rPr>
          <w:rFonts w:cs="Times New Roman"/>
          <w:sz w:val="22"/>
          <w:szCs w:val="22"/>
        </w:rPr>
        <w:t>concise.</w:t>
      </w:r>
      <w:r w:rsidRPr="00E10E96">
        <w:rPr>
          <w:rFonts w:cs="Times New Roman"/>
          <w:spacing w:val="17"/>
          <w:sz w:val="22"/>
          <w:szCs w:val="22"/>
        </w:rPr>
        <w:t xml:space="preserve"> </w:t>
      </w:r>
      <w:r w:rsidRPr="00E10E96">
        <w:rPr>
          <w:rFonts w:cs="Times New Roman"/>
          <w:sz w:val="22"/>
          <w:szCs w:val="22"/>
        </w:rPr>
        <w:t>None</w:t>
      </w:r>
      <w:r w:rsidRPr="00E10E96">
        <w:rPr>
          <w:rFonts w:cs="Times New Roman"/>
          <w:spacing w:val="18"/>
          <w:sz w:val="22"/>
          <w:szCs w:val="22"/>
        </w:rPr>
        <w:t xml:space="preserve"> </w:t>
      </w:r>
      <w:r w:rsidRPr="00E10E96">
        <w:rPr>
          <w:rFonts w:cs="Times New Roman"/>
          <w:sz w:val="22"/>
          <w:szCs w:val="22"/>
        </w:rPr>
        <w:t>of</w:t>
      </w:r>
      <w:r w:rsidRPr="00E10E96">
        <w:rPr>
          <w:rFonts w:cs="Times New Roman"/>
          <w:spacing w:val="16"/>
          <w:sz w:val="22"/>
          <w:szCs w:val="22"/>
        </w:rPr>
        <w:t xml:space="preserve"> </w:t>
      </w:r>
      <w:r w:rsidRPr="00E10E96">
        <w:rPr>
          <w:rFonts w:cs="Times New Roman"/>
          <w:sz w:val="22"/>
          <w:szCs w:val="22"/>
        </w:rPr>
        <w:t>the</w:t>
      </w:r>
      <w:r w:rsidRPr="00E10E96">
        <w:rPr>
          <w:rFonts w:cs="Times New Roman"/>
          <w:spacing w:val="19"/>
          <w:sz w:val="22"/>
          <w:szCs w:val="22"/>
        </w:rPr>
        <w:t xml:space="preserve"> </w:t>
      </w:r>
      <w:r w:rsidRPr="00E10E96">
        <w:rPr>
          <w:rFonts w:cs="Times New Roman"/>
          <w:sz w:val="22"/>
          <w:szCs w:val="22"/>
        </w:rPr>
        <w:t>answers</w:t>
      </w:r>
      <w:r w:rsidRPr="00E10E96">
        <w:rPr>
          <w:rFonts w:cs="Times New Roman"/>
          <w:spacing w:val="18"/>
          <w:sz w:val="22"/>
          <w:szCs w:val="22"/>
        </w:rPr>
        <w:t xml:space="preserve"> </w:t>
      </w:r>
      <w:r w:rsidRPr="00E10E96">
        <w:rPr>
          <w:rFonts w:cs="Times New Roman"/>
          <w:sz w:val="22"/>
          <w:szCs w:val="22"/>
        </w:rPr>
        <w:t>require</w:t>
      </w:r>
      <w:r w:rsidRPr="00E10E96">
        <w:rPr>
          <w:rFonts w:cs="Times New Roman"/>
          <w:spacing w:val="18"/>
          <w:sz w:val="22"/>
          <w:szCs w:val="22"/>
        </w:rPr>
        <w:t xml:space="preserve"> </w:t>
      </w:r>
      <w:r w:rsidRPr="00E10E96">
        <w:rPr>
          <w:rFonts w:cs="Times New Roman"/>
          <w:sz w:val="22"/>
          <w:szCs w:val="22"/>
        </w:rPr>
        <w:t>more</w:t>
      </w:r>
      <w:r w:rsidRPr="00E10E96">
        <w:rPr>
          <w:rFonts w:cs="Times New Roman"/>
          <w:spacing w:val="15"/>
          <w:sz w:val="22"/>
          <w:szCs w:val="22"/>
        </w:rPr>
        <w:t xml:space="preserve"> </w:t>
      </w:r>
      <w:r w:rsidRPr="00E10E96">
        <w:rPr>
          <w:rFonts w:cs="Times New Roman"/>
          <w:sz w:val="22"/>
          <w:szCs w:val="22"/>
        </w:rPr>
        <w:t>than</w:t>
      </w:r>
      <w:r w:rsidRPr="00E10E96">
        <w:rPr>
          <w:rFonts w:cs="Times New Roman"/>
          <w:spacing w:val="18"/>
          <w:sz w:val="22"/>
          <w:szCs w:val="22"/>
        </w:rPr>
        <w:t xml:space="preserve"> </w:t>
      </w:r>
      <w:r w:rsidRPr="00E10E96">
        <w:rPr>
          <w:rFonts w:cs="Times New Roman"/>
          <w:sz w:val="22"/>
          <w:szCs w:val="22"/>
        </w:rPr>
        <w:t>a</w:t>
      </w:r>
      <w:r w:rsidRPr="00E10E96">
        <w:rPr>
          <w:rFonts w:cs="Times New Roman"/>
          <w:spacing w:val="18"/>
          <w:sz w:val="22"/>
          <w:szCs w:val="22"/>
        </w:rPr>
        <w:t xml:space="preserve"> </w:t>
      </w:r>
      <w:r w:rsidRPr="00E10E96">
        <w:rPr>
          <w:rFonts w:cs="Times New Roman"/>
          <w:sz w:val="22"/>
          <w:szCs w:val="22"/>
        </w:rPr>
        <w:t>brief</w:t>
      </w:r>
      <w:r w:rsidRPr="00E10E96">
        <w:rPr>
          <w:rFonts w:cs="Times New Roman"/>
          <w:spacing w:val="19"/>
          <w:sz w:val="22"/>
          <w:szCs w:val="22"/>
        </w:rPr>
        <w:t xml:space="preserve"> </w:t>
      </w:r>
      <w:r w:rsidRPr="00E10E96">
        <w:rPr>
          <w:rFonts w:cs="Times New Roman"/>
          <w:sz w:val="22"/>
          <w:szCs w:val="22"/>
        </w:rPr>
        <w:t>paragraph.</w:t>
      </w:r>
    </w:p>
    <w:p w14:paraId="7A365336" w14:textId="77777777" w:rsidR="00DC288F" w:rsidRPr="00E10E96" w:rsidRDefault="00DC288F" w:rsidP="00DC288F">
      <w:pPr>
        <w:spacing w:before="8"/>
        <w:rPr>
          <w:rFonts w:ascii="Times New Roman" w:eastAsia="Times New Roman" w:hAnsi="Times New Roman" w:cs="Times New Roman"/>
        </w:rPr>
      </w:pPr>
    </w:p>
    <w:p w14:paraId="2444DD47" w14:textId="77777777" w:rsidR="00CF7661" w:rsidRPr="004F04D2" w:rsidRDefault="005F6DF4" w:rsidP="00CF7661">
      <w:pPr>
        <w:pStyle w:val="BodyText"/>
        <w:numPr>
          <w:ilvl w:val="0"/>
          <w:numId w:val="6"/>
        </w:numPr>
        <w:tabs>
          <w:tab w:val="left" w:pos="513"/>
        </w:tabs>
        <w:spacing w:line="251" w:lineRule="auto"/>
        <w:ind w:right="382"/>
        <w:rPr>
          <w:rFonts w:cs="Times New Roman"/>
          <w:sz w:val="22"/>
          <w:szCs w:val="22"/>
        </w:rPr>
      </w:pPr>
      <w:r w:rsidRPr="00CF7661">
        <w:rPr>
          <w:rFonts w:cs="Times New Roman"/>
          <w:sz w:val="22"/>
          <w:szCs w:val="22"/>
        </w:rPr>
        <w:t>[</w:t>
      </w:r>
      <w:r w:rsidR="00476F0C" w:rsidRPr="00CF7661">
        <w:rPr>
          <w:rFonts w:cs="Times New Roman"/>
          <w:sz w:val="22"/>
          <w:szCs w:val="22"/>
        </w:rPr>
        <w:t>8</w:t>
      </w:r>
      <w:r w:rsidRPr="00CF7661">
        <w:rPr>
          <w:rFonts w:cs="Times New Roman"/>
          <w:sz w:val="22"/>
          <w:szCs w:val="22"/>
        </w:rPr>
        <w:t xml:space="preserve"> points</w:t>
      </w:r>
      <w:r w:rsidR="00525AE4" w:rsidRPr="00CF7661">
        <w:rPr>
          <w:rFonts w:cs="Times New Roman"/>
          <w:sz w:val="22"/>
          <w:szCs w:val="22"/>
        </w:rPr>
        <w:t>]</w:t>
      </w:r>
      <w:r w:rsidR="006762B7" w:rsidRPr="00CF7661">
        <w:rPr>
          <w:rFonts w:cs="Times New Roman"/>
          <w:sz w:val="22"/>
          <w:szCs w:val="22"/>
        </w:rPr>
        <w:t xml:space="preserve"> </w:t>
      </w:r>
      <w:r w:rsidR="00CF7661" w:rsidRPr="000868ED">
        <w:rPr>
          <w:rFonts w:cs="Times New Roman"/>
          <w:sz w:val="22"/>
          <w:szCs w:val="22"/>
        </w:rPr>
        <w:t xml:space="preserve">The Italian Government is considering imposing a specific tax of 10 Euros (per unit sold) on Luxottica, a monopoly seller of sunglasses and fashion eyewear. What will be the effect of this tax on </w:t>
      </w:r>
      <w:proofErr w:type="spellStart"/>
      <w:r w:rsidR="00CF7661" w:rsidRPr="000868ED">
        <w:rPr>
          <w:rFonts w:cs="Times New Roman"/>
          <w:sz w:val="22"/>
          <w:szCs w:val="22"/>
        </w:rPr>
        <w:t>i</w:t>
      </w:r>
      <w:proofErr w:type="spellEnd"/>
      <w:r w:rsidR="00CF7661" w:rsidRPr="000868ED">
        <w:rPr>
          <w:rFonts w:cs="Times New Roman"/>
          <w:sz w:val="22"/>
          <w:szCs w:val="22"/>
        </w:rPr>
        <w:t>) prices, ii) quantities and iii) consumer welfare? Explain your reasoning for each clearly and be as precise as possible</w:t>
      </w:r>
      <w:r w:rsidR="00CF7661">
        <w:rPr>
          <w:rFonts w:cs="Times New Roman"/>
          <w:sz w:val="22"/>
          <w:szCs w:val="22"/>
        </w:rPr>
        <w:t>.</w:t>
      </w:r>
    </w:p>
    <w:p w14:paraId="5054A2AA" w14:textId="27E556EF" w:rsidR="00D94FFE" w:rsidRPr="00CF7661" w:rsidRDefault="00D94FFE" w:rsidP="00CF7661">
      <w:pPr>
        <w:pStyle w:val="BodyText"/>
        <w:tabs>
          <w:tab w:val="left" w:pos="513"/>
        </w:tabs>
        <w:spacing w:line="251" w:lineRule="auto"/>
        <w:ind w:left="512" w:right="382"/>
        <w:rPr>
          <w:rFonts w:cs="Times New Roman"/>
          <w:sz w:val="22"/>
          <w:szCs w:val="22"/>
        </w:rPr>
      </w:pPr>
    </w:p>
    <w:p w14:paraId="7BEA24A5" w14:textId="47517651" w:rsidR="00303CCE" w:rsidRPr="00E10E96" w:rsidRDefault="00303CCE" w:rsidP="00D94FFE">
      <w:pPr>
        <w:pStyle w:val="BodyText"/>
        <w:tabs>
          <w:tab w:val="left" w:pos="513"/>
        </w:tabs>
        <w:spacing w:line="251" w:lineRule="auto"/>
        <w:ind w:left="512" w:right="382"/>
        <w:rPr>
          <w:rFonts w:cs="Times New Roman"/>
          <w:color w:val="FF0000"/>
          <w:sz w:val="22"/>
          <w:szCs w:val="22"/>
        </w:rPr>
      </w:pPr>
      <w:r w:rsidRPr="00E10E96">
        <w:rPr>
          <w:rFonts w:cs="Times New Roman"/>
          <w:color w:val="FF0000"/>
          <w:sz w:val="22"/>
          <w:szCs w:val="22"/>
        </w:rPr>
        <w:t>Price will go up but</w:t>
      </w:r>
      <w:r w:rsidR="00CF7661">
        <w:rPr>
          <w:rFonts w:cs="Times New Roman"/>
          <w:color w:val="FF0000"/>
          <w:sz w:val="22"/>
          <w:szCs w:val="22"/>
        </w:rPr>
        <w:t xml:space="preserve"> not to the extent of 10 euros [3 points]</w:t>
      </w:r>
    </w:p>
    <w:p w14:paraId="13F762DB" w14:textId="5802D7E6" w:rsidR="00303CCE" w:rsidRPr="00E10E96" w:rsidRDefault="00303CCE" w:rsidP="00D94FFE">
      <w:pPr>
        <w:pStyle w:val="BodyText"/>
        <w:tabs>
          <w:tab w:val="left" w:pos="513"/>
        </w:tabs>
        <w:spacing w:line="251" w:lineRule="auto"/>
        <w:ind w:left="512" w:right="382"/>
        <w:rPr>
          <w:rFonts w:cs="Times New Roman"/>
          <w:color w:val="FF0000"/>
          <w:sz w:val="22"/>
          <w:szCs w:val="22"/>
        </w:rPr>
      </w:pPr>
      <w:r w:rsidRPr="00E10E96">
        <w:rPr>
          <w:rFonts w:cs="Times New Roman"/>
          <w:color w:val="FF0000"/>
          <w:sz w:val="22"/>
          <w:szCs w:val="22"/>
        </w:rPr>
        <w:t>Quantities will go down</w:t>
      </w:r>
      <w:r w:rsidR="00CF7661">
        <w:rPr>
          <w:rFonts w:cs="Times New Roman"/>
          <w:color w:val="FF0000"/>
          <w:sz w:val="22"/>
          <w:szCs w:val="22"/>
        </w:rPr>
        <w:t xml:space="preserve"> [3 points]</w:t>
      </w:r>
    </w:p>
    <w:p w14:paraId="14981EAA" w14:textId="1C485BE0" w:rsidR="00303CCE" w:rsidRPr="00E10E96" w:rsidRDefault="00303CCE" w:rsidP="00D94FFE">
      <w:pPr>
        <w:pStyle w:val="BodyText"/>
        <w:tabs>
          <w:tab w:val="left" w:pos="513"/>
        </w:tabs>
        <w:spacing w:line="251" w:lineRule="auto"/>
        <w:ind w:left="512" w:right="382"/>
        <w:rPr>
          <w:rFonts w:cs="Times New Roman"/>
          <w:color w:val="FF0000"/>
          <w:sz w:val="22"/>
          <w:szCs w:val="22"/>
        </w:rPr>
      </w:pPr>
      <w:r w:rsidRPr="00E10E96">
        <w:rPr>
          <w:rFonts w:cs="Times New Roman"/>
          <w:color w:val="FF0000"/>
          <w:sz w:val="22"/>
          <w:szCs w:val="22"/>
        </w:rPr>
        <w:t>Consumer welfare will go down</w:t>
      </w:r>
      <w:r w:rsidR="00CF7661">
        <w:rPr>
          <w:rFonts w:cs="Times New Roman"/>
          <w:color w:val="FF0000"/>
          <w:sz w:val="22"/>
          <w:szCs w:val="22"/>
        </w:rPr>
        <w:t xml:space="preserve"> [2 points]</w:t>
      </w:r>
    </w:p>
    <w:p w14:paraId="4BC1DAA9" w14:textId="77777777" w:rsidR="00303CCE" w:rsidRPr="00E10E96" w:rsidRDefault="00303CCE" w:rsidP="00E10E96">
      <w:pPr>
        <w:pStyle w:val="BodyText"/>
        <w:tabs>
          <w:tab w:val="left" w:pos="513"/>
        </w:tabs>
        <w:spacing w:line="251" w:lineRule="auto"/>
        <w:ind w:left="0" w:right="382"/>
        <w:rPr>
          <w:rFonts w:cs="Times New Roman"/>
          <w:sz w:val="22"/>
          <w:szCs w:val="22"/>
        </w:rPr>
      </w:pPr>
    </w:p>
    <w:p w14:paraId="6BB9DC2F" w14:textId="79A7244B" w:rsidR="00F2376F" w:rsidRPr="00E10E96" w:rsidRDefault="00476F0C" w:rsidP="00303CCE">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F2376F" w:rsidRPr="00E10E96">
        <w:rPr>
          <w:rFonts w:cs="Times New Roman"/>
          <w:sz w:val="22"/>
          <w:szCs w:val="22"/>
        </w:rPr>
        <w:t xml:space="preserve">The supply of </w:t>
      </w:r>
      <w:r w:rsidR="00303CCE" w:rsidRPr="00E10E96">
        <w:rPr>
          <w:rFonts w:cs="Times New Roman"/>
          <w:sz w:val="22"/>
          <w:szCs w:val="22"/>
        </w:rPr>
        <w:t>ocean-breeding fish like cod and bluefish</w:t>
      </w:r>
      <w:r w:rsidR="00F2376F" w:rsidRPr="00E10E96">
        <w:rPr>
          <w:rFonts w:cs="Times New Roman"/>
          <w:sz w:val="22"/>
          <w:szCs w:val="22"/>
        </w:rPr>
        <w:t xml:space="preserve"> is highly volatile </w:t>
      </w:r>
      <w:r w:rsidR="00303CCE" w:rsidRPr="00E10E96">
        <w:rPr>
          <w:rFonts w:cs="Times New Roman"/>
          <w:sz w:val="22"/>
          <w:szCs w:val="22"/>
        </w:rPr>
        <w:t xml:space="preserve">from </w:t>
      </w:r>
      <w:r w:rsidR="00F2376F" w:rsidRPr="00E10E96">
        <w:rPr>
          <w:rFonts w:cs="Times New Roman"/>
          <w:sz w:val="22"/>
          <w:szCs w:val="22"/>
        </w:rPr>
        <w:t xml:space="preserve">year to year depending on the ocean currents. Despite this volatility in supply, </w:t>
      </w:r>
      <w:r w:rsidR="00303CCE" w:rsidRPr="00E10E96">
        <w:rPr>
          <w:rFonts w:cs="Times New Roman"/>
          <w:sz w:val="22"/>
          <w:szCs w:val="22"/>
        </w:rPr>
        <w:t xml:space="preserve">cod and </w:t>
      </w:r>
      <w:r w:rsidR="00F2376F" w:rsidRPr="00E10E96">
        <w:rPr>
          <w:rFonts w:cs="Times New Roman"/>
          <w:sz w:val="22"/>
          <w:szCs w:val="22"/>
        </w:rPr>
        <w:t xml:space="preserve">bluefish prices are relatively stable. What does this tell you? Illustrate with a graph. </w:t>
      </w:r>
    </w:p>
    <w:p w14:paraId="2C0CC4BE" w14:textId="77777777" w:rsidR="00303CCE" w:rsidRPr="00E10E96" w:rsidRDefault="00303CCE" w:rsidP="00303CCE">
      <w:pPr>
        <w:pStyle w:val="BodyText"/>
        <w:tabs>
          <w:tab w:val="left" w:pos="513"/>
        </w:tabs>
        <w:spacing w:line="251" w:lineRule="auto"/>
        <w:ind w:left="512" w:right="382"/>
        <w:rPr>
          <w:rFonts w:cs="Times New Roman"/>
          <w:sz w:val="22"/>
          <w:szCs w:val="22"/>
        </w:rPr>
      </w:pPr>
    </w:p>
    <w:p w14:paraId="10447C17" w14:textId="77777777" w:rsidR="00CF7661" w:rsidRDefault="00F2376F" w:rsidP="00E10E96">
      <w:pPr>
        <w:pStyle w:val="ListParagraph"/>
        <w:rPr>
          <w:rFonts w:ascii="Times New Roman" w:hAnsi="Times New Roman" w:cs="Times New Roman"/>
          <w:color w:val="FF0000"/>
        </w:rPr>
      </w:pPr>
      <w:r w:rsidRPr="00E10E96">
        <w:rPr>
          <w:rFonts w:ascii="Times New Roman" w:hAnsi="Times New Roman" w:cs="Times New Roman"/>
          <w:color w:val="FF0000"/>
        </w:rPr>
        <w:t>If the demand curve is very flat, which seems likely given the substitution possibilities, movements in the supply cu</w:t>
      </w:r>
      <w:r w:rsidR="00CF7661">
        <w:rPr>
          <w:rFonts w:ascii="Times New Roman" w:hAnsi="Times New Roman" w:cs="Times New Roman"/>
          <w:color w:val="FF0000"/>
        </w:rPr>
        <w:t>rve do little to change prices.</w:t>
      </w:r>
    </w:p>
    <w:p w14:paraId="390B0392" w14:textId="0A05860E" w:rsidR="00C052B0" w:rsidRPr="00E10E96" w:rsidRDefault="00CF7661" w:rsidP="00E10E96">
      <w:pPr>
        <w:pStyle w:val="ListParagraph"/>
        <w:rPr>
          <w:rFonts w:ascii="Times New Roman" w:eastAsia="MS Mincho" w:hAnsi="Times New Roman" w:cs="Times New Roman"/>
          <w:color w:val="000000"/>
        </w:rPr>
      </w:pPr>
      <w:r>
        <w:rPr>
          <w:rFonts w:ascii="Times New Roman" w:hAnsi="Times New Roman" w:cs="Times New Roman"/>
          <w:color w:val="FF0000"/>
        </w:rPr>
        <w:t xml:space="preserve">[Full credit once flat demand is mentioned. </w:t>
      </w:r>
      <w:r w:rsidR="00303CCE" w:rsidRPr="00E10E96">
        <w:rPr>
          <w:rFonts w:ascii="Times New Roman" w:hAnsi="Times New Roman" w:cs="Times New Roman"/>
          <w:color w:val="FF0000"/>
        </w:rPr>
        <w:t xml:space="preserve">If </w:t>
      </w:r>
      <w:r w:rsidR="00F2376F" w:rsidRPr="00E10E96">
        <w:rPr>
          <w:rFonts w:ascii="Times New Roman" w:hAnsi="Times New Roman" w:cs="Times New Roman"/>
          <w:color w:val="FF0000"/>
        </w:rPr>
        <w:t xml:space="preserve">someone talks about storing fish and ignores the demand curve give </w:t>
      </w:r>
      <w:r w:rsidR="00303CCE" w:rsidRPr="00E10E96">
        <w:rPr>
          <w:rFonts w:ascii="Times New Roman" w:hAnsi="Times New Roman" w:cs="Times New Roman"/>
          <w:color w:val="FF0000"/>
        </w:rPr>
        <w:t>some</w:t>
      </w:r>
      <w:r w:rsidR="00F2376F" w:rsidRPr="00E10E96">
        <w:rPr>
          <w:rFonts w:ascii="Times New Roman" w:hAnsi="Times New Roman" w:cs="Times New Roman"/>
          <w:color w:val="FF0000"/>
        </w:rPr>
        <w:t xml:space="preserve"> points</w:t>
      </w:r>
      <w:r>
        <w:rPr>
          <w:rFonts w:ascii="Times New Roman" w:hAnsi="Times New Roman" w:cs="Times New Roman"/>
          <w:color w:val="FF0000"/>
        </w:rPr>
        <w:t xml:space="preserve"> (2-5 points)</w:t>
      </w:r>
      <w:r w:rsidR="00F2376F" w:rsidRPr="00E10E96">
        <w:rPr>
          <w:rFonts w:ascii="Times New Roman" w:hAnsi="Times New Roman" w:cs="Times New Roman"/>
          <w:color w:val="FF0000"/>
        </w:rPr>
        <w:t xml:space="preserve"> for ingenuity</w:t>
      </w:r>
      <w:r>
        <w:rPr>
          <w:rFonts w:ascii="Times New Roman" w:hAnsi="Times New Roman" w:cs="Times New Roman"/>
          <w:color w:val="FF0000"/>
        </w:rPr>
        <w:t>.]</w:t>
      </w:r>
    </w:p>
    <w:p w14:paraId="28B013BE" w14:textId="109C4D40" w:rsidR="00613E33" w:rsidRPr="00E10E96" w:rsidRDefault="00476F0C" w:rsidP="00613E33">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C052B0" w:rsidRPr="00E10E96">
        <w:rPr>
          <w:rFonts w:cs="Times New Roman"/>
          <w:sz w:val="22"/>
          <w:szCs w:val="22"/>
        </w:rPr>
        <w:t xml:space="preserve">The market for first-flush black Darjeeling tea is perfectly competitive. Your analysis of the financial statements of a large Darjeeling tea producer reveals that the firm is making millions of dollars of profits. </w:t>
      </w:r>
      <w:r w:rsidR="00CF7661" w:rsidRPr="000868ED">
        <w:rPr>
          <w:rFonts w:cs="Times New Roman"/>
          <w:sz w:val="22"/>
          <w:szCs w:val="22"/>
        </w:rPr>
        <w:t xml:space="preserve">Is this consistent with your understanding that </w:t>
      </w:r>
      <w:r w:rsidR="00CF7661">
        <w:rPr>
          <w:rFonts w:cs="Times New Roman"/>
          <w:sz w:val="22"/>
          <w:szCs w:val="22"/>
        </w:rPr>
        <w:t xml:space="preserve">long-run </w:t>
      </w:r>
      <w:r w:rsidR="00CF7661" w:rsidRPr="000868ED">
        <w:rPr>
          <w:rFonts w:cs="Times New Roman"/>
          <w:sz w:val="22"/>
          <w:szCs w:val="22"/>
        </w:rPr>
        <w:t>economic profits of a firm in a perfectly competitive market should be zero?</w:t>
      </w:r>
      <w:r w:rsidR="00CF7661">
        <w:rPr>
          <w:rFonts w:cs="Times New Roman"/>
          <w:sz w:val="22"/>
          <w:szCs w:val="22"/>
        </w:rPr>
        <w:t xml:space="preserve"> </w:t>
      </w:r>
      <w:r w:rsidR="00613E33" w:rsidRPr="00E10E96">
        <w:rPr>
          <w:rFonts w:cs="Times New Roman"/>
          <w:sz w:val="22"/>
          <w:szCs w:val="22"/>
        </w:rPr>
        <w:t>Provide a precise explanation for your answer.</w:t>
      </w:r>
    </w:p>
    <w:p w14:paraId="1B45E1C6" w14:textId="719AE4BF" w:rsidR="00C052B0" w:rsidRPr="00E10E96" w:rsidRDefault="00C052B0" w:rsidP="00C052B0">
      <w:pPr>
        <w:pStyle w:val="BodyText"/>
        <w:tabs>
          <w:tab w:val="left" w:pos="513"/>
        </w:tabs>
        <w:spacing w:line="251" w:lineRule="auto"/>
        <w:ind w:left="512" w:right="382"/>
        <w:rPr>
          <w:rFonts w:cs="Times New Roman"/>
          <w:sz w:val="22"/>
          <w:szCs w:val="22"/>
        </w:rPr>
      </w:pPr>
    </w:p>
    <w:p w14:paraId="5E46577D" w14:textId="76711923" w:rsidR="00CF7661" w:rsidRDefault="00CF7661" w:rsidP="00613E33">
      <w:pPr>
        <w:ind w:left="512"/>
        <w:rPr>
          <w:rFonts w:ascii="Times New Roman" w:hAnsi="Times New Roman" w:cs="Times New Roman"/>
          <w:color w:val="FF0000"/>
        </w:rPr>
      </w:pPr>
      <w:r>
        <w:rPr>
          <w:rFonts w:ascii="Times New Roman" w:hAnsi="Times New Roman" w:cs="Times New Roman"/>
          <w:color w:val="FF0000"/>
        </w:rPr>
        <w:t>[Full credit for one of the following explanations]</w:t>
      </w:r>
    </w:p>
    <w:p w14:paraId="17EBE8DF" w14:textId="3C86F983" w:rsidR="00613E33" w:rsidRDefault="00CF7661" w:rsidP="00613E33">
      <w:pPr>
        <w:ind w:left="512"/>
        <w:rPr>
          <w:rFonts w:ascii="Times New Roman" w:hAnsi="Times New Roman" w:cs="Times New Roman"/>
          <w:color w:val="FF0000"/>
        </w:rPr>
      </w:pPr>
      <w:r>
        <w:rPr>
          <w:rFonts w:ascii="Times New Roman" w:hAnsi="Times New Roman" w:cs="Times New Roman"/>
          <w:color w:val="FF0000"/>
        </w:rPr>
        <w:t xml:space="preserve">(1) </w:t>
      </w:r>
      <w:r w:rsidR="00613E33" w:rsidRPr="00E10E96">
        <w:rPr>
          <w:rFonts w:ascii="Times New Roman" w:hAnsi="Times New Roman" w:cs="Times New Roman"/>
          <w:color w:val="FF0000"/>
        </w:rPr>
        <w:t>Economic profits can be zero while accounting profits can still be positive. Financial statements show accounting profits – so ignores opportunity costs.</w:t>
      </w:r>
    </w:p>
    <w:p w14:paraId="59ECF3A1" w14:textId="2FEA9D68" w:rsidR="00CF7661" w:rsidRPr="00E10E96" w:rsidRDefault="00CF7661" w:rsidP="00613E33">
      <w:pPr>
        <w:ind w:left="512"/>
        <w:rPr>
          <w:rFonts w:ascii="Times New Roman" w:hAnsi="Times New Roman" w:cs="Times New Roman"/>
          <w:color w:val="FF0000"/>
        </w:rPr>
      </w:pPr>
      <w:r>
        <w:rPr>
          <w:rFonts w:ascii="Times New Roman" w:hAnsi="Times New Roman" w:cs="Times New Roman"/>
          <w:color w:val="FF0000"/>
        </w:rPr>
        <w:t xml:space="preserve">(2) When firms have economies of scale (e.g., when the ATC is U shaped), in </w:t>
      </w:r>
      <w:r w:rsidRPr="00CF7661">
        <w:rPr>
          <w:rFonts w:ascii="Times New Roman" w:hAnsi="Times New Roman" w:cs="Times New Roman"/>
          <w:color w:val="FF0000"/>
          <w:u w:val="single"/>
        </w:rPr>
        <w:t>the short run</w:t>
      </w:r>
      <w:r>
        <w:rPr>
          <w:rFonts w:ascii="Times New Roman" w:hAnsi="Times New Roman" w:cs="Times New Roman"/>
          <w:color w:val="FF0000"/>
        </w:rPr>
        <w:t xml:space="preserve"> firms can earn a positive profit.</w:t>
      </w:r>
    </w:p>
    <w:p w14:paraId="64B602FE" w14:textId="13ED95F1" w:rsidR="00613E33" w:rsidRDefault="00CF7661" w:rsidP="00613E33">
      <w:pPr>
        <w:ind w:left="512"/>
        <w:rPr>
          <w:ins w:id="0" w:author="Sinkinson, Michael" w:date="2017-10-09T15:01:00Z"/>
          <w:rFonts w:ascii="Times New Roman" w:hAnsi="Times New Roman" w:cs="Times New Roman"/>
          <w:color w:val="FF0000"/>
        </w:rPr>
      </w:pPr>
      <w:r>
        <w:rPr>
          <w:rFonts w:ascii="Times New Roman" w:hAnsi="Times New Roman" w:cs="Times New Roman"/>
          <w:color w:val="FF0000"/>
        </w:rPr>
        <w:t xml:space="preserve">(3) </w:t>
      </w:r>
      <w:r w:rsidR="00613E33" w:rsidRPr="00E10E96">
        <w:rPr>
          <w:rFonts w:ascii="Times New Roman" w:hAnsi="Times New Roman" w:cs="Times New Roman"/>
          <w:color w:val="FF0000"/>
        </w:rPr>
        <w:t>Alternatively, marginal firm</w:t>
      </w:r>
      <w:r>
        <w:rPr>
          <w:rFonts w:ascii="Times New Roman" w:hAnsi="Times New Roman" w:cs="Times New Roman"/>
          <w:color w:val="FF0000"/>
        </w:rPr>
        <w:t>s in a competitive market makes zero economic profit, but</w:t>
      </w:r>
      <w:r w:rsidR="00613E33" w:rsidRPr="00E10E96">
        <w:rPr>
          <w:rFonts w:ascii="Times New Roman" w:hAnsi="Times New Roman" w:cs="Times New Roman"/>
          <w:color w:val="FF0000"/>
        </w:rPr>
        <w:t xml:space="preserve"> this firm </w:t>
      </w:r>
      <w:r>
        <w:rPr>
          <w:rFonts w:ascii="Times New Roman" w:hAnsi="Times New Roman" w:cs="Times New Roman"/>
          <w:color w:val="FF0000"/>
        </w:rPr>
        <w:t>is</w:t>
      </w:r>
      <w:r w:rsidR="00613E33" w:rsidRPr="00E10E96">
        <w:rPr>
          <w:rFonts w:ascii="Times New Roman" w:hAnsi="Times New Roman" w:cs="Times New Roman"/>
          <w:color w:val="FF0000"/>
        </w:rPr>
        <w:t xml:space="preserve"> more efficient</w:t>
      </w:r>
      <w:r>
        <w:rPr>
          <w:rFonts w:ascii="Times New Roman" w:hAnsi="Times New Roman" w:cs="Times New Roman"/>
          <w:color w:val="FF0000"/>
        </w:rPr>
        <w:t xml:space="preserve"> than the marginal ones.</w:t>
      </w:r>
    </w:p>
    <w:p w14:paraId="69672D64" w14:textId="0BD7CB94" w:rsidR="004004F8" w:rsidRPr="008D07FC" w:rsidRDefault="00476F0C" w:rsidP="004004F8">
      <w:pPr>
        <w:pStyle w:val="BodyText"/>
        <w:numPr>
          <w:ilvl w:val="0"/>
          <w:numId w:val="6"/>
        </w:numPr>
        <w:tabs>
          <w:tab w:val="left" w:pos="513"/>
        </w:tabs>
        <w:spacing w:line="251" w:lineRule="auto"/>
        <w:ind w:right="382"/>
        <w:rPr>
          <w:ins w:id="1" w:author="Microsoft Office User" w:date="2017-10-10T11:04:00Z"/>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ins w:id="2" w:author="Microsoft Office User" w:date="2017-10-10T11:04:00Z">
        <w:r w:rsidR="004004F8" w:rsidRPr="008D07FC">
          <w:rPr>
            <w:rFonts w:cs="Times New Roman"/>
            <w:sz w:val="22"/>
            <w:szCs w:val="22"/>
          </w:rPr>
          <w:t>A </w:t>
        </w:r>
        <w:proofErr w:type="spellStart"/>
        <w:r w:rsidR="004004F8" w:rsidRPr="008D07FC">
          <w:rPr>
            <w:rFonts w:cs="Times New Roman"/>
            <w:sz w:val="22"/>
            <w:szCs w:val="22"/>
          </w:rPr>
          <w:t>clawback</w:t>
        </w:r>
        <w:proofErr w:type="spellEnd"/>
        <w:r w:rsidR="004004F8" w:rsidRPr="008D07FC">
          <w:rPr>
            <w:rFonts w:cs="Times New Roman"/>
            <w:sz w:val="22"/>
            <w:szCs w:val="22"/>
          </w:rPr>
          <w:t xml:space="preserve"> provision is a speci</w:t>
        </w:r>
        <w:r w:rsidR="004004F8">
          <w:rPr>
            <w:rFonts w:cs="Times New Roman"/>
            <w:sz w:val="22"/>
            <w:szCs w:val="22"/>
          </w:rPr>
          <w:t xml:space="preserve">al contractual clause sometimes </w:t>
        </w:r>
        <w:r w:rsidR="004004F8" w:rsidRPr="008D07FC">
          <w:rPr>
            <w:rFonts w:cs="Times New Roman"/>
            <w:sz w:val="22"/>
            <w:szCs w:val="22"/>
          </w:rPr>
          <w:t>included in employment contracts by </w:t>
        </w:r>
        <w:r w:rsidR="004004F8" w:rsidRPr="008D07FC">
          <w:rPr>
            <w:rFonts w:cs="Times New Roman"/>
            <w:sz w:val="22"/>
            <w:szCs w:val="22"/>
          </w:rPr>
          <w:fldChar w:fldCharType="begin"/>
        </w:r>
        <w:r w:rsidR="004004F8" w:rsidRPr="008D07FC">
          <w:rPr>
            <w:rFonts w:cs="Times New Roman"/>
            <w:sz w:val="22"/>
            <w:szCs w:val="22"/>
          </w:rPr>
          <w:instrText xml:space="preserve"> HYPERLINK "https://en.wikipedia.org/wiki/Financial_firm" \o "Financial firm" </w:instrText>
        </w:r>
        <w:r w:rsidR="004004F8" w:rsidRPr="008D07FC">
          <w:rPr>
            <w:rFonts w:cs="Times New Roman"/>
            <w:sz w:val="22"/>
            <w:szCs w:val="22"/>
          </w:rPr>
          <w:fldChar w:fldCharType="separate"/>
        </w:r>
        <w:r w:rsidR="004004F8" w:rsidRPr="008D07FC">
          <w:rPr>
            <w:rFonts w:cs="Times New Roman"/>
            <w:sz w:val="22"/>
            <w:szCs w:val="22"/>
          </w:rPr>
          <w:t>financial firms</w:t>
        </w:r>
        <w:r w:rsidR="004004F8" w:rsidRPr="008D07FC">
          <w:rPr>
            <w:rFonts w:cs="Times New Roman"/>
            <w:sz w:val="22"/>
            <w:szCs w:val="22"/>
          </w:rPr>
          <w:fldChar w:fldCharType="end"/>
        </w:r>
        <w:r w:rsidR="004004F8" w:rsidRPr="008D07FC">
          <w:rPr>
            <w:rFonts w:cs="Times New Roman"/>
            <w:sz w:val="22"/>
            <w:szCs w:val="22"/>
          </w:rPr>
          <w:t xml:space="preserve">, by which </w:t>
        </w:r>
        <w:r w:rsidR="004004F8">
          <w:rPr>
            <w:rFonts w:cs="Times New Roman"/>
            <w:sz w:val="22"/>
            <w:szCs w:val="22"/>
          </w:rPr>
          <w:t>an executive may be required,</w:t>
        </w:r>
        <w:r w:rsidR="004004F8" w:rsidRPr="008D07FC">
          <w:rPr>
            <w:rFonts w:cs="Times New Roman"/>
            <w:sz w:val="22"/>
            <w:szCs w:val="22"/>
          </w:rPr>
          <w:t xml:space="preserve"> under certain conditions</w:t>
        </w:r>
        <w:r w:rsidR="004004F8">
          <w:rPr>
            <w:rFonts w:cs="Times New Roman"/>
            <w:sz w:val="22"/>
            <w:szCs w:val="22"/>
          </w:rPr>
          <w:t xml:space="preserve">, to pay back </w:t>
        </w:r>
        <w:r w:rsidR="004004F8" w:rsidRPr="008D07FC">
          <w:rPr>
            <w:rFonts w:cs="Times New Roman"/>
            <w:sz w:val="22"/>
            <w:szCs w:val="22"/>
          </w:rPr>
          <w:t xml:space="preserve">money already paid </w:t>
        </w:r>
        <w:r w:rsidR="004004F8">
          <w:rPr>
            <w:rFonts w:cs="Times New Roman"/>
            <w:sz w:val="22"/>
            <w:szCs w:val="22"/>
          </w:rPr>
          <w:t>out. Explain precisely why you think such clauses exist. What specific economic problem do such provisions seek to address?</w:t>
        </w:r>
      </w:ins>
    </w:p>
    <w:p w14:paraId="139E0B8A" w14:textId="57581695" w:rsidR="00613E33" w:rsidRPr="00E10E96" w:rsidDel="004004F8" w:rsidRDefault="00613E33" w:rsidP="00613E33">
      <w:pPr>
        <w:pStyle w:val="BodyText"/>
        <w:numPr>
          <w:ilvl w:val="0"/>
          <w:numId w:val="6"/>
        </w:numPr>
        <w:tabs>
          <w:tab w:val="left" w:pos="513"/>
        </w:tabs>
        <w:spacing w:line="251" w:lineRule="auto"/>
        <w:ind w:right="382"/>
        <w:rPr>
          <w:del w:id="3" w:author="Microsoft Office User" w:date="2017-10-10T11:04:00Z"/>
          <w:rFonts w:cs="Times New Roman"/>
          <w:sz w:val="22"/>
          <w:szCs w:val="22"/>
        </w:rPr>
      </w:pPr>
      <w:del w:id="4" w:author="Microsoft Office User" w:date="2017-10-10T11:04:00Z">
        <w:r w:rsidRPr="00E10E96" w:rsidDel="004004F8">
          <w:rPr>
            <w:rFonts w:cs="Times New Roman"/>
            <w:sz w:val="22"/>
            <w:szCs w:val="22"/>
          </w:rPr>
          <w:delText>[10 points] What is an example of a market with</w:delText>
        </w:r>
        <w:r w:rsidR="00273B89" w:rsidRPr="00E10E96" w:rsidDel="004004F8">
          <w:rPr>
            <w:rFonts w:cs="Times New Roman"/>
            <w:sz w:val="22"/>
            <w:szCs w:val="22"/>
          </w:rPr>
          <w:delText xml:space="preserve"> adverse selection? Suggest two</w:delText>
        </w:r>
        <w:r w:rsidRPr="00E10E96" w:rsidDel="004004F8">
          <w:rPr>
            <w:rFonts w:cs="Times New Roman"/>
            <w:sz w:val="22"/>
            <w:szCs w:val="22"/>
          </w:rPr>
          <w:delText xml:space="preserve"> methods of mitigating the problem in your example.</w:delText>
        </w:r>
      </w:del>
    </w:p>
    <w:p w14:paraId="498BB5A0" w14:textId="77777777" w:rsidR="00273B89" w:rsidRPr="00E10E96" w:rsidRDefault="00273B89" w:rsidP="00273B89">
      <w:pPr>
        <w:pStyle w:val="BodyText"/>
        <w:tabs>
          <w:tab w:val="left" w:pos="513"/>
        </w:tabs>
        <w:spacing w:line="251" w:lineRule="auto"/>
        <w:ind w:left="512" w:right="382"/>
        <w:rPr>
          <w:rFonts w:cs="Times New Roman"/>
          <w:sz w:val="22"/>
          <w:szCs w:val="22"/>
        </w:rPr>
      </w:pPr>
    </w:p>
    <w:p w14:paraId="692FF82D" w14:textId="66035FDA" w:rsidR="004004F8" w:rsidRDefault="00BB37D1" w:rsidP="00BB37D1">
      <w:pPr>
        <w:ind w:left="512"/>
        <w:rPr>
          <w:rFonts w:ascii="Times New Roman" w:hAnsi="Times New Roman" w:cs="Times New Roman"/>
          <w:color w:val="FF0000"/>
        </w:rPr>
      </w:pPr>
      <w:r>
        <w:rPr>
          <w:rFonts w:ascii="Times New Roman" w:hAnsi="Times New Roman" w:cs="Times New Roman"/>
          <w:color w:val="FF0000"/>
        </w:rPr>
        <w:lastRenderedPageBreak/>
        <w:t>Addresses moral hazard. [5 points]</w:t>
      </w:r>
      <w:r>
        <w:rPr>
          <w:rFonts w:ascii="Times New Roman" w:hAnsi="Times New Roman" w:cs="Times New Roman"/>
          <w:color w:val="FF0000"/>
        </w:rPr>
        <w:br/>
      </w:r>
      <w:r w:rsidR="004004F8">
        <w:rPr>
          <w:rFonts w:ascii="Times New Roman" w:hAnsi="Times New Roman" w:cs="Times New Roman"/>
          <w:color w:val="FF0000"/>
        </w:rPr>
        <w:t>Seeks to prevent managers from taking excessive risks or engaging in fraud that may be difficult to observe in the short run, but become apparent in the long run.</w:t>
      </w:r>
      <w:r>
        <w:rPr>
          <w:rFonts w:ascii="Times New Roman" w:hAnsi="Times New Roman" w:cs="Times New Roman"/>
          <w:color w:val="FF0000"/>
        </w:rPr>
        <w:t xml:space="preserve"> [3 points]</w:t>
      </w:r>
    </w:p>
    <w:p w14:paraId="3EAE8E09" w14:textId="38302A1A" w:rsidR="00273B89" w:rsidRPr="00E10E96" w:rsidRDefault="00476F0C" w:rsidP="00273B89">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Pr>
          <w:rFonts w:cs="Times New Roman"/>
          <w:sz w:val="22"/>
          <w:szCs w:val="22"/>
        </w:rPr>
        <w:t xml:space="preserve"> </w:t>
      </w:r>
      <w:r w:rsidR="00273B89" w:rsidRPr="00E10E96">
        <w:rPr>
          <w:rFonts w:cs="Times New Roman"/>
          <w:sz w:val="22"/>
          <w:szCs w:val="22"/>
        </w:rPr>
        <w:t>You</w:t>
      </w:r>
      <w:r w:rsidR="00273B89" w:rsidRPr="00E10E96">
        <w:rPr>
          <w:rFonts w:cs="Times New Roman"/>
          <w:spacing w:val="19"/>
          <w:sz w:val="22"/>
          <w:szCs w:val="22"/>
        </w:rPr>
        <w:t xml:space="preserve"> </w:t>
      </w:r>
      <w:r w:rsidR="00273B89" w:rsidRPr="00E10E96">
        <w:rPr>
          <w:rFonts w:cs="Times New Roman"/>
          <w:sz w:val="22"/>
          <w:szCs w:val="22"/>
        </w:rPr>
        <w:t>have</w:t>
      </w:r>
      <w:r w:rsidR="00273B89" w:rsidRPr="00E10E96">
        <w:rPr>
          <w:rFonts w:cs="Times New Roman"/>
          <w:spacing w:val="19"/>
          <w:sz w:val="22"/>
          <w:szCs w:val="22"/>
        </w:rPr>
        <w:t xml:space="preserve"> </w:t>
      </w:r>
      <w:r w:rsidR="00273B89" w:rsidRPr="00E10E96">
        <w:rPr>
          <w:rFonts w:cs="Times New Roman"/>
          <w:sz w:val="22"/>
          <w:szCs w:val="22"/>
        </w:rPr>
        <w:t>been</w:t>
      </w:r>
      <w:r w:rsidR="00273B89" w:rsidRPr="00E10E96">
        <w:rPr>
          <w:rFonts w:cs="Times New Roman"/>
          <w:spacing w:val="19"/>
          <w:sz w:val="22"/>
          <w:szCs w:val="22"/>
        </w:rPr>
        <w:t xml:space="preserve"> </w:t>
      </w:r>
      <w:r w:rsidR="00273B89" w:rsidRPr="00E10E96">
        <w:rPr>
          <w:rFonts w:cs="Times New Roman"/>
          <w:sz w:val="22"/>
          <w:szCs w:val="22"/>
        </w:rPr>
        <w:t>hired</w:t>
      </w:r>
      <w:r w:rsidR="00273B89" w:rsidRPr="00E10E96">
        <w:rPr>
          <w:rFonts w:cs="Times New Roman"/>
          <w:spacing w:val="19"/>
          <w:sz w:val="22"/>
          <w:szCs w:val="22"/>
        </w:rPr>
        <w:t xml:space="preserve"> </w:t>
      </w:r>
      <w:r w:rsidR="00273B89" w:rsidRPr="00E10E96">
        <w:rPr>
          <w:rFonts w:cs="Times New Roman"/>
          <w:sz w:val="22"/>
          <w:szCs w:val="22"/>
        </w:rPr>
        <w:t>to</w:t>
      </w:r>
      <w:r w:rsidR="00273B89" w:rsidRPr="00E10E96">
        <w:rPr>
          <w:rFonts w:cs="Times New Roman"/>
          <w:spacing w:val="19"/>
          <w:sz w:val="22"/>
          <w:szCs w:val="22"/>
        </w:rPr>
        <w:t xml:space="preserve"> </w:t>
      </w:r>
      <w:r w:rsidR="00273B89" w:rsidRPr="00E10E96">
        <w:rPr>
          <w:rFonts w:cs="Times New Roman"/>
          <w:sz w:val="22"/>
          <w:szCs w:val="22"/>
        </w:rPr>
        <w:t>provide</w:t>
      </w:r>
      <w:r w:rsidR="00273B89" w:rsidRPr="00E10E96">
        <w:rPr>
          <w:rFonts w:cs="Times New Roman"/>
          <w:spacing w:val="19"/>
          <w:sz w:val="22"/>
          <w:szCs w:val="22"/>
        </w:rPr>
        <w:t xml:space="preserve"> </w:t>
      </w:r>
      <w:r w:rsidR="00273B89" w:rsidRPr="00E10E96">
        <w:rPr>
          <w:rFonts w:cs="Times New Roman"/>
          <w:sz w:val="22"/>
          <w:szCs w:val="22"/>
        </w:rPr>
        <w:t>research</w:t>
      </w:r>
      <w:r w:rsidR="00273B89" w:rsidRPr="00E10E96">
        <w:rPr>
          <w:rFonts w:cs="Times New Roman"/>
          <w:spacing w:val="19"/>
          <w:sz w:val="22"/>
          <w:szCs w:val="22"/>
        </w:rPr>
        <w:t xml:space="preserve"> </w:t>
      </w:r>
      <w:r w:rsidR="00273B89" w:rsidRPr="00E10E96">
        <w:rPr>
          <w:rFonts w:cs="Times New Roman"/>
          <w:sz w:val="22"/>
          <w:szCs w:val="22"/>
        </w:rPr>
        <w:t>help</w:t>
      </w:r>
      <w:r w:rsidR="00273B89" w:rsidRPr="00E10E96">
        <w:rPr>
          <w:rFonts w:cs="Times New Roman"/>
          <w:spacing w:val="19"/>
          <w:sz w:val="22"/>
          <w:szCs w:val="22"/>
        </w:rPr>
        <w:t xml:space="preserve"> </w:t>
      </w:r>
      <w:r w:rsidR="00273B89" w:rsidRPr="00E10E96">
        <w:rPr>
          <w:rFonts w:cs="Times New Roman"/>
          <w:sz w:val="22"/>
          <w:szCs w:val="22"/>
        </w:rPr>
        <w:t>to</w:t>
      </w:r>
      <w:r w:rsidR="00273B89" w:rsidRPr="00E10E96">
        <w:rPr>
          <w:rFonts w:cs="Times New Roman"/>
          <w:spacing w:val="19"/>
          <w:sz w:val="22"/>
          <w:szCs w:val="22"/>
        </w:rPr>
        <w:t xml:space="preserve"> </w:t>
      </w:r>
      <w:r w:rsidR="00273B89" w:rsidRPr="00E10E96">
        <w:rPr>
          <w:rFonts w:cs="Times New Roman"/>
          <w:sz w:val="22"/>
          <w:szCs w:val="22"/>
        </w:rPr>
        <w:t>a</w:t>
      </w:r>
      <w:r w:rsidR="00273B89" w:rsidRPr="00E10E96">
        <w:rPr>
          <w:rFonts w:cs="Times New Roman"/>
          <w:spacing w:val="19"/>
          <w:sz w:val="22"/>
          <w:szCs w:val="22"/>
        </w:rPr>
        <w:t xml:space="preserve"> </w:t>
      </w:r>
      <w:r w:rsidR="00273B89" w:rsidRPr="00E10E96">
        <w:rPr>
          <w:rFonts w:cs="Times New Roman"/>
          <w:sz w:val="22"/>
          <w:szCs w:val="22"/>
        </w:rPr>
        <w:t>government</w:t>
      </w:r>
      <w:r w:rsidR="00273B89" w:rsidRPr="00E10E96">
        <w:rPr>
          <w:rFonts w:cs="Times New Roman"/>
          <w:spacing w:val="18"/>
          <w:sz w:val="22"/>
          <w:szCs w:val="22"/>
        </w:rPr>
        <w:t xml:space="preserve"> </w:t>
      </w:r>
      <w:r w:rsidR="00273B89" w:rsidRPr="00E10E96">
        <w:rPr>
          <w:rFonts w:cs="Times New Roman"/>
          <w:sz w:val="22"/>
          <w:szCs w:val="22"/>
        </w:rPr>
        <w:t>agency</w:t>
      </w:r>
      <w:r w:rsidR="00273B89" w:rsidRPr="00E10E96">
        <w:rPr>
          <w:rFonts w:cs="Times New Roman"/>
          <w:spacing w:val="19"/>
          <w:sz w:val="22"/>
          <w:szCs w:val="22"/>
        </w:rPr>
        <w:t xml:space="preserve"> </w:t>
      </w:r>
      <w:r w:rsidR="00273B89" w:rsidRPr="00E10E96">
        <w:rPr>
          <w:rFonts w:cs="Times New Roman"/>
          <w:sz w:val="22"/>
          <w:szCs w:val="22"/>
        </w:rPr>
        <w:t>investigating</w:t>
      </w:r>
      <w:r w:rsidR="00273B89" w:rsidRPr="00E10E96">
        <w:rPr>
          <w:rFonts w:cs="Times New Roman"/>
          <w:spacing w:val="19"/>
          <w:sz w:val="22"/>
          <w:szCs w:val="22"/>
        </w:rPr>
        <w:t xml:space="preserve"> </w:t>
      </w:r>
      <w:r w:rsidR="00273B89" w:rsidRPr="00E10E96">
        <w:rPr>
          <w:rFonts w:cs="Times New Roman"/>
          <w:sz w:val="22"/>
          <w:szCs w:val="22"/>
        </w:rPr>
        <w:t>the</w:t>
      </w:r>
      <w:r w:rsidR="00273B89" w:rsidRPr="00E10E96">
        <w:rPr>
          <w:rFonts w:cs="Times New Roman"/>
          <w:spacing w:val="19"/>
          <w:sz w:val="22"/>
          <w:szCs w:val="22"/>
        </w:rPr>
        <w:t xml:space="preserve"> </w:t>
      </w:r>
      <w:r w:rsidR="00273B89" w:rsidRPr="00E10E96">
        <w:rPr>
          <w:rFonts w:cs="Times New Roman"/>
          <w:sz w:val="22"/>
          <w:szCs w:val="22"/>
        </w:rPr>
        <w:t>pricing</w:t>
      </w:r>
      <w:r w:rsidR="00273B89" w:rsidRPr="00E10E96">
        <w:rPr>
          <w:rFonts w:cs="Times New Roman"/>
          <w:spacing w:val="50"/>
          <w:w w:val="102"/>
          <w:sz w:val="22"/>
          <w:szCs w:val="22"/>
        </w:rPr>
        <w:t xml:space="preserve"> </w:t>
      </w:r>
      <w:r w:rsidR="00273B89" w:rsidRPr="00E10E96">
        <w:rPr>
          <w:rFonts w:cs="Times New Roman"/>
          <w:sz w:val="22"/>
          <w:szCs w:val="22"/>
        </w:rPr>
        <w:t>behavior</w:t>
      </w:r>
      <w:r w:rsidR="00273B89" w:rsidRPr="00E10E96">
        <w:rPr>
          <w:rFonts w:cs="Times New Roman"/>
          <w:spacing w:val="17"/>
          <w:sz w:val="22"/>
          <w:szCs w:val="22"/>
        </w:rPr>
        <w:t xml:space="preserve"> </w:t>
      </w:r>
      <w:r w:rsidR="00273B89" w:rsidRPr="00E10E96">
        <w:rPr>
          <w:rFonts w:cs="Times New Roman"/>
          <w:sz w:val="22"/>
          <w:szCs w:val="22"/>
        </w:rPr>
        <w:t>of</w:t>
      </w:r>
      <w:r w:rsidR="00273B89" w:rsidRPr="00E10E96">
        <w:rPr>
          <w:rFonts w:cs="Times New Roman"/>
          <w:spacing w:val="18"/>
          <w:sz w:val="22"/>
          <w:szCs w:val="22"/>
        </w:rPr>
        <w:t xml:space="preserve"> </w:t>
      </w:r>
      <w:r w:rsidR="00273B89" w:rsidRPr="00E10E96">
        <w:rPr>
          <w:rFonts w:cs="Times New Roman"/>
          <w:sz w:val="22"/>
          <w:szCs w:val="22"/>
        </w:rPr>
        <w:t>a</w:t>
      </w:r>
      <w:r w:rsidR="00273B89" w:rsidRPr="00E10E96">
        <w:rPr>
          <w:rFonts w:cs="Times New Roman"/>
          <w:spacing w:val="18"/>
          <w:sz w:val="22"/>
          <w:szCs w:val="22"/>
        </w:rPr>
        <w:t xml:space="preserve"> </w:t>
      </w:r>
      <w:r w:rsidR="00273B89" w:rsidRPr="00E10E96">
        <w:rPr>
          <w:rFonts w:cs="Times New Roman"/>
          <w:sz w:val="22"/>
          <w:szCs w:val="22"/>
        </w:rPr>
        <w:t xml:space="preserve">monopolist. </w:t>
      </w:r>
      <w:r w:rsidR="00273B89" w:rsidRPr="00E10E96">
        <w:rPr>
          <w:rFonts w:cs="Times New Roman"/>
          <w:spacing w:val="34"/>
          <w:sz w:val="22"/>
          <w:szCs w:val="22"/>
        </w:rPr>
        <w:t xml:space="preserve"> </w:t>
      </w:r>
      <w:r w:rsidR="00273B89" w:rsidRPr="00E10E96">
        <w:rPr>
          <w:rFonts w:cs="Times New Roman"/>
          <w:sz w:val="22"/>
          <w:szCs w:val="22"/>
        </w:rPr>
        <w:t>Your</w:t>
      </w:r>
      <w:r w:rsidR="00273B89" w:rsidRPr="00E10E96">
        <w:rPr>
          <w:rFonts w:cs="Times New Roman"/>
          <w:spacing w:val="18"/>
          <w:sz w:val="22"/>
          <w:szCs w:val="22"/>
        </w:rPr>
        <w:t xml:space="preserve"> </w:t>
      </w:r>
      <w:r w:rsidR="00273B89" w:rsidRPr="00E10E96">
        <w:rPr>
          <w:rFonts w:cs="Times New Roman"/>
          <w:sz w:val="22"/>
          <w:szCs w:val="22"/>
        </w:rPr>
        <w:t>regression</w:t>
      </w:r>
      <w:r w:rsidR="00273B89" w:rsidRPr="00E10E96">
        <w:rPr>
          <w:rFonts w:cs="Times New Roman"/>
          <w:spacing w:val="19"/>
          <w:sz w:val="22"/>
          <w:szCs w:val="22"/>
        </w:rPr>
        <w:t xml:space="preserve"> </w:t>
      </w:r>
      <w:r w:rsidR="00273B89" w:rsidRPr="00E10E96">
        <w:rPr>
          <w:rFonts w:cs="Times New Roman"/>
          <w:sz w:val="22"/>
          <w:szCs w:val="22"/>
        </w:rPr>
        <w:t>work</w:t>
      </w:r>
      <w:r w:rsidR="00273B89" w:rsidRPr="00E10E96">
        <w:rPr>
          <w:rFonts w:cs="Times New Roman"/>
          <w:spacing w:val="19"/>
          <w:sz w:val="22"/>
          <w:szCs w:val="22"/>
        </w:rPr>
        <w:t xml:space="preserve"> </w:t>
      </w:r>
      <w:r w:rsidR="00273B89" w:rsidRPr="00E10E96">
        <w:rPr>
          <w:rFonts w:cs="Times New Roman"/>
          <w:sz w:val="22"/>
          <w:szCs w:val="22"/>
        </w:rPr>
        <w:t>indicates</w:t>
      </w:r>
      <w:r w:rsidR="00273B89" w:rsidRPr="00E10E96">
        <w:rPr>
          <w:rFonts w:cs="Times New Roman"/>
          <w:spacing w:val="17"/>
          <w:sz w:val="22"/>
          <w:szCs w:val="22"/>
        </w:rPr>
        <w:t xml:space="preserve"> </w:t>
      </w:r>
      <w:r w:rsidR="00273B89" w:rsidRPr="00E10E96">
        <w:rPr>
          <w:rFonts w:cs="Times New Roman"/>
          <w:sz w:val="22"/>
          <w:szCs w:val="22"/>
        </w:rPr>
        <w:t>that</w:t>
      </w:r>
      <w:r w:rsidR="00273B89" w:rsidRPr="00E10E96">
        <w:rPr>
          <w:rFonts w:cs="Times New Roman"/>
          <w:spacing w:val="18"/>
          <w:sz w:val="22"/>
          <w:szCs w:val="22"/>
        </w:rPr>
        <w:t xml:space="preserve"> </w:t>
      </w:r>
      <w:r w:rsidR="00273B89" w:rsidRPr="00E10E96">
        <w:rPr>
          <w:rFonts w:cs="Times New Roman"/>
          <w:sz w:val="22"/>
          <w:szCs w:val="22"/>
        </w:rPr>
        <w:t>at</w:t>
      </w:r>
      <w:r w:rsidR="00273B89" w:rsidRPr="00E10E96">
        <w:rPr>
          <w:rFonts w:cs="Times New Roman"/>
          <w:spacing w:val="17"/>
          <w:sz w:val="22"/>
          <w:szCs w:val="22"/>
        </w:rPr>
        <w:t xml:space="preserve"> </w:t>
      </w:r>
      <w:r w:rsidR="00273B89" w:rsidRPr="00E10E96">
        <w:rPr>
          <w:rFonts w:cs="Times New Roman"/>
          <w:sz w:val="22"/>
          <w:szCs w:val="22"/>
        </w:rPr>
        <w:t>its</w:t>
      </w:r>
      <w:r w:rsidR="00273B89" w:rsidRPr="00E10E96">
        <w:rPr>
          <w:rFonts w:cs="Times New Roman"/>
          <w:spacing w:val="18"/>
          <w:sz w:val="22"/>
          <w:szCs w:val="22"/>
        </w:rPr>
        <w:t xml:space="preserve"> </w:t>
      </w:r>
      <w:r w:rsidR="00273B89" w:rsidRPr="00E10E96">
        <w:rPr>
          <w:rFonts w:cs="Times New Roman"/>
          <w:sz w:val="22"/>
          <w:szCs w:val="22"/>
        </w:rPr>
        <w:t>current</w:t>
      </w:r>
      <w:r w:rsidR="00273B89" w:rsidRPr="00E10E96">
        <w:rPr>
          <w:rFonts w:cs="Times New Roman"/>
          <w:spacing w:val="17"/>
          <w:sz w:val="22"/>
          <w:szCs w:val="22"/>
        </w:rPr>
        <w:t xml:space="preserve"> </w:t>
      </w:r>
      <w:r w:rsidR="00273B89" w:rsidRPr="00E10E96">
        <w:rPr>
          <w:rFonts w:cs="Times New Roman"/>
          <w:sz w:val="22"/>
          <w:szCs w:val="22"/>
        </w:rPr>
        <w:t>prices,</w:t>
      </w:r>
      <w:r w:rsidR="00273B89" w:rsidRPr="00E10E96">
        <w:rPr>
          <w:rFonts w:cs="Times New Roman"/>
          <w:spacing w:val="18"/>
          <w:sz w:val="22"/>
          <w:szCs w:val="22"/>
        </w:rPr>
        <w:t xml:space="preserve"> </w:t>
      </w:r>
      <w:r w:rsidR="00273B89" w:rsidRPr="00E10E96">
        <w:rPr>
          <w:rFonts w:cs="Times New Roman"/>
          <w:sz w:val="22"/>
          <w:szCs w:val="22"/>
        </w:rPr>
        <w:t>the</w:t>
      </w:r>
      <w:r w:rsidR="00273B89" w:rsidRPr="00E10E96">
        <w:rPr>
          <w:rFonts w:cs="Times New Roman"/>
          <w:spacing w:val="19"/>
          <w:sz w:val="22"/>
          <w:szCs w:val="22"/>
        </w:rPr>
        <w:t xml:space="preserve"> </w:t>
      </w:r>
      <w:r w:rsidR="00273B89" w:rsidRPr="00E10E96">
        <w:rPr>
          <w:rFonts w:cs="Times New Roman"/>
          <w:sz w:val="22"/>
          <w:szCs w:val="22"/>
        </w:rPr>
        <w:t>demand</w:t>
      </w:r>
      <w:r w:rsidR="00273B89" w:rsidRPr="00E10E96">
        <w:rPr>
          <w:rFonts w:cs="Times New Roman"/>
          <w:spacing w:val="48"/>
          <w:w w:val="102"/>
          <w:sz w:val="22"/>
          <w:szCs w:val="22"/>
        </w:rPr>
        <w:t xml:space="preserve"> </w:t>
      </w:r>
      <w:r w:rsidR="00273B89" w:rsidRPr="00E10E96">
        <w:rPr>
          <w:rFonts w:cs="Times New Roman"/>
          <w:sz w:val="22"/>
          <w:szCs w:val="22"/>
        </w:rPr>
        <w:t>elasticity</w:t>
      </w:r>
      <w:r w:rsidR="00273B89" w:rsidRPr="00E10E96">
        <w:rPr>
          <w:rFonts w:cs="Times New Roman"/>
          <w:spacing w:val="14"/>
          <w:sz w:val="22"/>
          <w:szCs w:val="22"/>
        </w:rPr>
        <w:t xml:space="preserve"> </w:t>
      </w:r>
      <w:r w:rsidR="00273B89" w:rsidRPr="00E10E96">
        <w:rPr>
          <w:rFonts w:cs="Times New Roman"/>
          <w:sz w:val="22"/>
          <w:szCs w:val="22"/>
        </w:rPr>
        <w:t>facing</w:t>
      </w:r>
      <w:r w:rsidR="00273B89" w:rsidRPr="00E10E96">
        <w:rPr>
          <w:rFonts w:cs="Times New Roman"/>
          <w:spacing w:val="15"/>
          <w:sz w:val="22"/>
          <w:szCs w:val="22"/>
        </w:rPr>
        <w:t xml:space="preserve"> </w:t>
      </w:r>
      <w:r w:rsidR="00273B89" w:rsidRPr="00E10E96">
        <w:rPr>
          <w:rFonts w:cs="Times New Roman"/>
          <w:sz w:val="22"/>
          <w:szCs w:val="22"/>
        </w:rPr>
        <w:t>this</w:t>
      </w:r>
      <w:r w:rsidR="00273B89" w:rsidRPr="00E10E96">
        <w:rPr>
          <w:rFonts w:cs="Times New Roman"/>
          <w:spacing w:val="15"/>
          <w:sz w:val="22"/>
          <w:szCs w:val="22"/>
        </w:rPr>
        <w:t xml:space="preserve"> </w:t>
      </w:r>
      <w:r w:rsidR="00273B89" w:rsidRPr="00E10E96">
        <w:rPr>
          <w:rFonts w:cs="Times New Roman"/>
          <w:sz w:val="22"/>
          <w:szCs w:val="22"/>
        </w:rPr>
        <w:t>monopolist</w:t>
      </w:r>
      <w:r w:rsidR="00273B89" w:rsidRPr="00E10E96">
        <w:rPr>
          <w:rFonts w:cs="Times New Roman"/>
          <w:spacing w:val="14"/>
          <w:sz w:val="22"/>
          <w:szCs w:val="22"/>
        </w:rPr>
        <w:t xml:space="preserve"> </w:t>
      </w:r>
      <w:r w:rsidR="00273B89" w:rsidRPr="00E10E96">
        <w:rPr>
          <w:rFonts w:cs="Times New Roman"/>
          <w:sz w:val="22"/>
          <w:szCs w:val="22"/>
        </w:rPr>
        <w:t>is</w:t>
      </w:r>
      <w:r w:rsidR="00273B89" w:rsidRPr="00E10E96">
        <w:rPr>
          <w:rFonts w:cs="Times New Roman"/>
          <w:spacing w:val="13"/>
          <w:sz w:val="22"/>
          <w:szCs w:val="22"/>
        </w:rPr>
        <w:t xml:space="preserve"> </w:t>
      </w:r>
      <w:r w:rsidR="00273B89" w:rsidRPr="00E10E96">
        <w:rPr>
          <w:rFonts w:cs="Times New Roman"/>
          <w:sz w:val="22"/>
          <w:szCs w:val="22"/>
        </w:rPr>
        <w:t xml:space="preserve">-0.5.  </w:t>
      </w:r>
      <w:r w:rsidR="00273B89" w:rsidRPr="00E10E96">
        <w:rPr>
          <w:rFonts w:cs="Times New Roman"/>
          <w:spacing w:val="40"/>
          <w:sz w:val="22"/>
          <w:szCs w:val="22"/>
        </w:rPr>
        <w:t xml:space="preserve"> </w:t>
      </w:r>
      <w:r w:rsidR="00273B89" w:rsidRPr="00E10E96">
        <w:rPr>
          <w:rFonts w:cs="Times New Roman"/>
          <w:sz w:val="22"/>
          <w:szCs w:val="22"/>
        </w:rPr>
        <w:t>Your</w:t>
      </w:r>
      <w:r w:rsidR="00273B89" w:rsidRPr="00E10E96">
        <w:rPr>
          <w:rFonts w:cs="Times New Roman"/>
          <w:spacing w:val="14"/>
          <w:sz w:val="22"/>
          <w:szCs w:val="22"/>
        </w:rPr>
        <w:t xml:space="preserve"> </w:t>
      </w:r>
      <w:r w:rsidR="00273B89" w:rsidRPr="00E10E96">
        <w:rPr>
          <w:rFonts w:cs="Times New Roman"/>
          <w:sz w:val="22"/>
          <w:szCs w:val="22"/>
        </w:rPr>
        <w:t>boss</w:t>
      </w:r>
      <w:r w:rsidR="00273B89" w:rsidRPr="00E10E96">
        <w:rPr>
          <w:rFonts w:cs="Times New Roman"/>
          <w:spacing w:val="15"/>
          <w:sz w:val="22"/>
          <w:szCs w:val="22"/>
        </w:rPr>
        <w:t xml:space="preserve"> </w:t>
      </w:r>
      <w:r w:rsidR="00273B89" w:rsidRPr="00E10E96">
        <w:rPr>
          <w:rFonts w:cs="Times New Roman"/>
          <w:sz w:val="22"/>
          <w:szCs w:val="22"/>
        </w:rPr>
        <w:t>looks</w:t>
      </w:r>
      <w:r w:rsidR="00273B89" w:rsidRPr="00E10E96">
        <w:rPr>
          <w:rFonts w:cs="Times New Roman"/>
          <w:spacing w:val="14"/>
          <w:sz w:val="22"/>
          <w:szCs w:val="22"/>
        </w:rPr>
        <w:t xml:space="preserve"> </w:t>
      </w:r>
      <w:r w:rsidR="00273B89" w:rsidRPr="00E10E96">
        <w:rPr>
          <w:rFonts w:cs="Times New Roman"/>
          <w:sz w:val="22"/>
          <w:szCs w:val="22"/>
        </w:rPr>
        <w:t>at</w:t>
      </w:r>
      <w:r w:rsidR="00273B89" w:rsidRPr="00E10E96">
        <w:rPr>
          <w:rFonts w:cs="Times New Roman"/>
          <w:spacing w:val="14"/>
          <w:sz w:val="22"/>
          <w:szCs w:val="22"/>
        </w:rPr>
        <w:t xml:space="preserve"> </w:t>
      </w:r>
      <w:r w:rsidR="00273B89" w:rsidRPr="00E10E96">
        <w:rPr>
          <w:rFonts w:cs="Times New Roman"/>
          <w:sz w:val="22"/>
          <w:szCs w:val="22"/>
        </w:rPr>
        <w:t>your</w:t>
      </w:r>
      <w:r w:rsidR="00273B89" w:rsidRPr="00E10E96">
        <w:rPr>
          <w:rFonts w:cs="Times New Roman"/>
          <w:spacing w:val="14"/>
          <w:sz w:val="22"/>
          <w:szCs w:val="22"/>
        </w:rPr>
        <w:t xml:space="preserve"> </w:t>
      </w:r>
      <w:r w:rsidR="00273B89" w:rsidRPr="00E10E96">
        <w:rPr>
          <w:rFonts w:cs="Times New Roman"/>
          <w:sz w:val="22"/>
          <w:szCs w:val="22"/>
        </w:rPr>
        <w:t>results</w:t>
      </w:r>
      <w:r w:rsidR="00273B89" w:rsidRPr="00E10E96">
        <w:rPr>
          <w:rFonts w:cs="Times New Roman"/>
          <w:spacing w:val="15"/>
          <w:sz w:val="22"/>
          <w:szCs w:val="22"/>
        </w:rPr>
        <w:t xml:space="preserve"> </w:t>
      </w:r>
      <w:r w:rsidR="00273B89" w:rsidRPr="00E10E96">
        <w:rPr>
          <w:rFonts w:cs="Times New Roman"/>
          <w:sz w:val="22"/>
          <w:szCs w:val="22"/>
        </w:rPr>
        <w:t>and</w:t>
      </w:r>
      <w:r w:rsidR="00273B89" w:rsidRPr="00E10E96">
        <w:rPr>
          <w:rFonts w:cs="Times New Roman"/>
          <w:spacing w:val="14"/>
          <w:sz w:val="22"/>
          <w:szCs w:val="22"/>
        </w:rPr>
        <w:t xml:space="preserve"> </w:t>
      </w:r>
      <w:r w:rsidR="00273B89" w:rsidRPr="00E10E96">
        <w:rPr>
          <w:rFonts w:cs="Times New Roman"/>
          <w:sz w:val="22"/>
          <w:szCs w:val="22"/>
        </w:rPr>
        <w:t>tells</w:t>
      </w:r>
      <w:r w:rsidR="00273B89" w:rsidRPr="00E10E96">
        <w:rPr>
          <w:rFonts w:cs="Times New Roman"/>
          <w:spacing w:val="15"/>
          <w:sz w:val="22"/>
          <w:szCs w:val="22"/>
        </w:rPr>
        <w:t xml:space="preserve"> </w:t>
      </w:r>
      <w:r w:rsidR="00273B89" w:rsidRPr="00E10E96">
        <w:rPr>
          <w:rFonts w:cs="Times New Roman"/>
          <w:sz w:val="22"/>
          <w:szCs w:val="22"/>
        </w:rPr>
        <w:t>you</w:t>
      </w:r>
      <w:r w:rsidR="00273B89" w:rsidRPr="00E10E96">
        <w:rPr>
          <w:rFonts w:cs="Times New Roman"/>
          <w:spacing w:val="15"/>
          <w:sz w:val="22"/>
          <w:szCs w:val="22"/>
        </w:rPr>
        <w:t xml:space="preserve"> </w:t>
      </w:r>
      <w:r w:rsidR="00273B89" w:rsidRPr="00E10E96">
        <w:rPr>
          <w:rFonts w:cs="Times New Roman"/>
          <w:sz w:val="22"/>
          <w:szCs w:val="22"/>
        </w:rPr>
        <w:t>that</w:t>
      </w:r>
      <w:r w:rsidR="00273B89" w:rsidRPr="00E10E96">
        <w:rPr>
          <w:rFonts w:cs="Times New Roman"/>
          <w:spacing w:val="14"/>
          <w:sz w:val="22"/>
          <w:szCs w:val="22"/>
        </w:rPr>
        <w:t xml:space="preserve"> </w:t>
      </w:r>
      <w:r w:rsidR="00273B89" w:rsidRPr="00E10E96">
        <w:rPr>
          <w:rFonts w:cs="Times New Roman"/>
          <w:sz w:val="22"/>
          <w:szCs w:val="22"/>
        </w:rPr>
        <w:t>she</w:t>
      </w:r>
      <w:r w:rsidR="00273B89" w:rsidRPr="00E10E96">
        <w:rPr>
          <w:rFonts w:cs="Times New Roman"/>
          <w:spacing w:val="15"/>
          <w:sz w:val="22"/>
          <w:szCs w:val="22"/>
        </w:rPr>
        <w:t xml:space="preserve"> </w:t>
      </w:r>
      <w:r w:rsidR="00273B89" w:rsidRPr="00E10E96">
        <w:rPr>
          <w:rFonts w:cs="Times New Roman"/>
          <w:sz w:val="22"/>
          <w:szCs w:val="22"/>
        </w:rPr>
        <w:t>knows</w:t>
      </w:r>
      <w:r w:rsidR="00273B89" w:rsidRPr="00E10E96">
        <w:rPr>
          <w:rFonts w:cs="Times New Roman"/>
          <w:spacing w:val="80"/>
          <w:w w:val="102"/>
          <w:sz w:val="22"/>
          <w:szCs w:val="22"/>
        </w:rPr>
        <w:t xml:space="preserve"> </w:t>
      </w:r>
      <w:r w:rsidR="00273B89" w:rsidRPr="00E10E96">
        <w:rPr>
          <w:rFonts w:cs="Times New Roman"/>
          <w:sz w:val="22"/>
          <w:szCs w:val="22"/>
        </w:rPr>
        <w:t>you</w:t>
      </w:r>
      <w:r w:rsidR="00273B89" w:rsidRPr="00E10E96">
        <w:rPr>
          <w:rFonts w:cs="Times New Roman"/>
          <w:spacing w:val="14"/>
          <w:sz w:val="22"/>
          <w:szCs w:val="22"/>
        </w:rPr>
        <w:t xml:space="preserve"> </w:t>
      </w:r>
      <w:r w:rsidR="00273B89" w:rsidRPr="00E10E96">
        <w:rPr>
          <w:rFonts w:cs="Times New Roman"/>
          <w:sz w:val="22"/>
          <w:szCs w:val="22"/>
        </w:rPr>
        <w:t>are</w:t>
      </w:r>
      <w:r w:rsidR="00273B89" w:rsidRPr="00E10E96">
        <w:rPr>
          <w:rFonts w:cs="Times New Roman"/>
          <w:spacing w:val="15"/>
          <w:sz w:val="22"/>
          <w:szCs w:val="22"/>
        </w:rPr>
        <w:t xml:space="preserve"> </w:t>
      </w:r>
      <w:r w:rsidR="00273B89" w:rsidRPr="00E10E96">
        <w:rPr>
          <w:rFonts w:cs="Times New Roman"/>
          <w:sz w:val="22"/>
          <w:szCs w:val="22"/>
        </w:rPr>
        <w:t xml:space="preserve">wrong. </w:t>
      </w:r>
      <w:r w:rsidR="00273B89" w:rsidRPr="00E10E96">
        <w:rPr>
          <w:rFonts w:cs="Times New Roman"/>
          <w:spacing w:val="26"/>
          <w:sz w:val="22"/>
          <w:szCs w:val="22"/>
        </w:rPr>
        <w:t xml:space="preserve"> </w:t>
      </w:r>
      <w:r w:rsidR="00273B89" w:rsidRPr="00E10E96">
        <w:rPr>
          <w:rFonts w:cs="Times New Roman"/>
          <w:sz w:val="22"/>
          <w:szCs w:val="22"/>
        </w:rPr>
        <w:t>Why</w:t>
      </w:r>
      <w:r w:rsidR="00273B89" w:rsidRPr="00E10E96">
        <w:rPr>
          <w:rFonts w:cs="Times New Roman"/>
          <w:spacing w:val="15"/>
          <w:sz w:val="22"/>
          <w:szCs w:val="22"/>
        </w:rPr>
        <w:t xml:space="preserve"> </w:t>
      </w:r>
      <w:r w:rsidR="00273B89" w:rsidRPr="00E10E96">
        <w:rPr>
          <w:rFonts w:cs="Times New Roman"/>
          <w:sz w:val="22"/>
          <w:szCs w:val="22"/>
        </w:rPr>
        <w:t>does</w:t>
      </w:r>
      <w:r w:rsidR="00273B89" w:rsidRPr="00E10E96">
        <w:rPr>
          <w:rFonts w:cs="Times New Roman"/>
          <w:spacing w:val="14"/>
          <w:sz w:val="22"/>
          <w:szCs w:val="22"/>
        </w:rPr>
        <w:t xml:space="preserve"> </w:t>
      </w:r>
      <w:r w:rsidR="00273B89" w:rsidRPr="00E10E96">
        <w:rPr>
          <w:rFonts w:cs="Times New Roman"/>
          <w:sz w:val="22"/>
          <w:szCs w:val="22"/>
        </w:rPr>
        <w:t>she</w:t>
      </w:r>
      <w:r w:rsidR="00273B89" w:rsidRPr="00E10E96">
        <w:rPr>
          <w:rFonts w:cs="Times New Roman"/>
          <w:spacing w:val="15"/>
          <w:sz w:val="22"/>
          <w:szCs w:val="22"/>
        </w:rPr>
        <w:t xml:space="preserve"> </w:t>
      </w:r>
      <w:r w:rsidR="00273B89" w:rsidRPr="00E10E96">
        <w:rPr>
          <w:rFonts w:cs="Times New Roman"/>
          <w:sz w:val="22"/>
          <w:szCs w:val="22"/>
        </w:rPr>
        <w:t>think</w:t>
      </w:r>
      <w:r w:rsidR="00273B89" w:rsidRPr="00E10E96">
        <w:rPr>
          <w:rFonts w:cs="Times New Roman"/>
          <w:spacing w:val="14"/>
          <w:sz w:val="22"/>
          <w:szCs w:val="22"/>
        </w:rPr>
        <w:t xml:space="preserve"> </w:t>
      </w:r>
      <w:r w:rsidR="00273B89" w:rsidRPr="00E10E96">
        <w:rPr>
          <w:rFonts w:cs="Times New Roman"/>
          <w:sz w:val="22"/>
          <w:szCs w:val="22"/>
        </w:rPr>
        <w:t>so?</w:t>
      </w:r>
    </w:p>
    <w:p w14:paraId="230C5AE6" w14:textId="77777777" w:rsidR="00273B89" w:rsidRPr="00E10E96" w:rsidRDefault="00273B89" w:rsidP="00273B89">
      <w:pPr>
        <w:pStyle w:val="ListParagraph"/>
        <w:ind w:left="512"/>
        <w:rPr>
          <w:rFonts w:ascii="Times New Roman" w:hAnsi="Times New Roman" w:cs="Times New Roman"/>
          <w:color w:val="FF0000"/>
        </w:rPr>
      </w:pPr>
    </w:p>
    <w:p w14:paraId="38C49D14" w14:textId="26F52022" w:rsidR="00273B89" w:rsidRPr="00E10E96" w:rsidRDefault="00273B89" w:rsidP="00273B89">
      <w:pPr>
        <w:pStyle w:val="ListParagraph"/>
        <w:ind w:left="512"/>
        <w:rPr>
          <w:rFonts w:ascii="Times New Roman" w:hAnsi="Times New Roman" w:cs="Times New Roman"/>
          <w:color w:val="FF0000"/>
        </w:rPr>
      </w:pPr>
      <w:r w:rsidRPr="00E10E96">
        <w:rPr>
          <w:rFonts w:ascii="Times New Roman" w:hAnsi="Times New Roman" w:cs="Times New Roman"/>
          <w:color w:val="FF0000"/>
        </w:rPr>
        <w:t>A monopolist never produces on the inelastic pa</w:t>
      </w:r>
      <w:r w:rsidR="00496DC8">
        <w:rPr>
          <w:rFonts w:ascii="Times New Roman" w:hAnsi="Times New Roman" w:cs="Times New Roman"/>
          <w:color w:val="FF0000"/>
        </w:rPr>
        <w:t>r</w:t>
      </w:r>
      <w:r w:rsidR="00E21FF0">
        <w:rPr>
          <w:rFonts w:ascii="Times New Roman" w:hAnsi="Times New Roman" w:cs="Times New Roman"/>
          <w:color w:val="FF0000"/>
        </w:rPr>
        <w:t>t of his or her demand curve. [5</w:t>
      </w:r>
      <w:r w:rsidR="00496DC8">
        <w:rPr>
          <w:rFonts w:ascii="Times New Roman" w:hAnsi="Times New Roman" w:cs="Times New Roman"/>
          <w:color w:val="FF0000"/>
        </w:rPr>
        <w:t xml:space="preserve"> points]</w:t>
      </w:r>
      <w:r w:rsidR="00496DC8">
        <w:rPr>
          <w:rFonts w:ascii="Times New Roman" w:hAnsi="Times New Roman" w:cs="Times New Roman"/>
          <w:color w:val="FF0000"/>
        </w:rPr>
        <w:br/>
      </w:r>
      <w:r w:rsidRPr="00E10E96">
        <w:rPr>
          <w:rFonts w:ascii="Times New Roman" w:hAnsi="Times New Roman" w:cs="Times New Roman"/>
          <w:color w:val="FF0000"/>
        </w:rPr>
        <w:t>At an inelastic point the firm can increase price without losing many custom</w:t>
      </w:r>
      <w:r w:rsidR="00496DC8">
        <w:rPr>
          <w:rFonts w:ascii="Times New Roman" w:hAnsi="Times New Roman" w:cs="Times New Roman"/>
          <w:color w:val="FF0000"/>
        </w:rPr>
        <w:t xml:space="preserve">ers and thus increasing revenue. </w:t>
      </w:r>
      <w:r w:rsidR="00E21FF0">
        <w:rPr>
          <w:rFonts w:ascii="Times New Roman" w:hAnsi="Times New Roman" w:cs="Times New Roman"/>
          <w:color w:val="FF0000"/>
        </w:rPr>
        <w:t xml:space="preserve">Or mentioning that </w:t>
      </w:r>
      <w:r w:rsidR="00E21FF0" w:rsidRPr="00E10E96">
        <w:rPr>
          <w:rFonts w:ascii="Times New Roman" w:hAnsi="Times New Roman" w:cs="Times New Roman"/>
          <w:color w:val="FF0000"/>
        </w:rPr>
        <w:t xml:space="preserve">the MR </w:t>
      </w:r>
      <w:r w:rsidR="00E21FF0">
        <w:rPr>
          <w:rFonts w:ascii="Times New Roman" w:hAnsi="Times New Roman" w:cs="Times New Roman"/>
          <w:color w:val="FF0000"/>
        </w:rPr>
        <w:t>goes</w:t>
      </w:r>
      <w:r w:rsidR="00E21FF0" w:rsidRPr="00E10E96">
        <w:rPr>
          <w:rFonts w:ascii="Times New Roman" w:hAnsi="Times New Roman" w:cs="Times New Roman"/>
          <w:color w:val="FF0000"/>
        </w:rPr>
        <w:t xml:space="preserve"> negative when the elas</w:t>
      </w:r>
      <w:r w:rsidR="00E21FF0">
        <w:rPr>
          <w:rFonts w:ascii="Times New Roman" w:hAnsi="Times New Roman" w:cs="Times New Roman"/>
          <w:color w:val="FF0000"/>
        </w:rPr>
        <w:t xml:space="preserve">ticity is &lt; absolute value of 1, or </w:t>
      </w:r>
      <w:r w:rsidR="00E21FF0" w:rsidRPr="00E10E96">
        <w:rPr>
          <w:rFonts w:ascii="Times New Roman" w:hAnsi="Times New Roman" w:cs="Times New Roman"/>
          <w:color w:val="FF0000"/>
        </w:rPr>
        <w:t>being on the top half of a linear demand curve</w:t>
      </w:r>
      <w:ins w:id="5" w:author="Sinkinson, Michael" w:date="2017-10-09T15:04:00Z">
        <w:r w:rsidR="00E21FF0">
          <w:rPr>
            <w:rFonts w:ascii="Times New Roman" w:hAnsi="Times New Roman" w:cs="Times New Roman"/>
            <w:color w:val="FF0000"/>
          </w:rPr>
          <w:t xml:space="preserve">. </w:t>
        </w:r>
      </w:ins>
      <w:r w:rsidR="00E21FF0">
        <w:rPr>
          <w:rFonts w:ascii="Times New Roman" w:hAnsi="Times New Roman" w:cs="Times New Roman"/>
          <w:color w:val="FF0000"/>
        </w:rPr>
        <w:t>[3</w:t>
      </w:r>
      <w:r w:rsidR="00496DC8">
        <w:rPr>
          <w:rFonts w:ascii="Times New Roman" w:hAnsi="Times New Roman" w:cs="Times New Roman"/>
          <w:color w:val="FF0000"/>
        </w:rPr>
        <w:t xml:space="preserve"> points]</w:t>
      </w:r>
    </w:p>
    <w:p w14:paraId="195720EC" w14:textId="77777777" w:rsidR="00184FA9" w:rsidRPr="00E10E96" w:rsidRDefault="00184FA9" w:rsidP="00184FA9">
      <w:pPr>
        <w:pStyle w:val="BodyText"/>
        <w:tabs>
          <w:tab w:val="left" w:pos="513"/>
        </w:tabs>
        <w:spacing w:line="251" w:lineRule="auto"/>
        <w:ind w:left="512" w:right="382"/>
        <w:rPr>
          <w:rFonts w:cs="Times New Roman"/>
          <w:sz w:val="22"/>
          <w:szCs w:val="22"/>
        </w:rPr>
      </w:pPr>
    </w:p>
    <w:p w14:paraId="0E86E6A8" w14:textId="70FDCC4F" w:rsidR="00296744" w:rsidRPr="00E10E96" w:rsidRDefault="00476F0C" w:rsidP="00643F95">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296744" w:rsidRPr="00E10E96">
        <w:rPr>
          <w:rFonts w:cs="Times New Roman"/>
          <w:sz w:val="22"/>
          <w:szCs w:val="22"/>
        </w:rPr>
        <w:t>Is price elasticity of demand higher in the short run or the long run? Explain your answer with an examples.</w:t>
      </w:r>
    </w:p>
    <w:p w14:paraId="31CF97E8" w14:textId="77777777" w:rsidR="00296744" w:rsidRPr="00E10E96" w:rsidRDefault="00296744" w:rsidP="00107289">
      <w:pPr>
        <w:pStyle w:val="BodyText"/>
        <w:tabs>
          <w:tab w:val="left" w:pos="513"/>
        </w:tabs>
        <w:spacing w:line="251" w:lineRule="auto"/>
        <w:ind w:left="512" w:right="382"/>
        <w:rPr>
          <w:rFonts w:cs="Times New Roman"/>
          <w:sz w:val="22"/>
          <w:szCs w:val="22"/>
        </w:rPr>
      </w:pPr>
    </w:p>
    <w:p w14:paraId="14075733" w14:textId="22B096EA" w:rsidR="00296744" w:rsidRPr="00E10E96" w:rsidRDefault="00296744" w:rsidP="00107289">
      <w:pPr>
        <w:pStyle w:val="BodyText"/>
        <w:tabs>
          <w:tab w:val="left" w:pos="513"/>
        </w:tabs>
        <w:spacing w:line="251" w:lineRule="auto"/>
        <w:ind w:left="512" w:right="382"/>
        <w:rPr>
          <w:rFonts w:eastAsiaTheme="minorHAnsi" w:cs="Times New Roman"/>
          <w:color w:val="FF0000"/>
          <w:sz w:val="22"/>
          <w:szCs w:val="22"/>
        </w:rPr>
      </w:pPr>
      <w:r w:rsidRPr="00E10E96">
        <w:rPr>
          <w:rFonts w:eastAsiaTheme="minorHAnsi" w:cs="Times New Roman"/>
          <w:color w:val="FF0000"/>
          <w:sz w:val="22"/>
          <w:szCs w:val="22"/>
        </w:rPr>
        <w:t xml:space="preserve">Demand </w:t>
      </w:r>
      <w:r w:rsidR="00E21FF0">
        <w:rPr>
          <w:rFonts w:eastAsiaTheme="minorHAnsi" w:cs="Times New Roman"/>
          <w:color w:val="FF0000"/>
          <w:sz w:val="22"/>
          <w:szCs w:val="22"/>
        </w:rPr>
        <w:t xml:space="preserve">is less </w:t>
      </w:r>
      <w:r w:rsidRPr="00E10E96">
        <w:rPr>
          <w:rFonts w:eastAsiaTheme="minorHAnsi" w:cs="Times New Roman"/>
          <w:color w:val="FF0000"/>
          <w:sz w:val="22"/>
          <w:szCs w:val="22"/>
        </w:rPr>
        <w:t>elastic in short run.</w:t>
      </w:r>
      <w:r w:rsidR="00E21FF0">
        <w:rPr>
          <w:rFonts w:eastAsiaTheme="minorHAnsi" w:cs="Times New Roman"/>
          <w:color w:val="FF0000"/>
          <w:sz w:val="22"/>
          <w:szCs w:val="22"/>
        </w:rPr>
        <w:t xml:space="preserve"> [5 points]</w:t>
      </w:r>
      <w:r w:rsidR="00E21FF0">
        <w:rPr>
          <w:rFonts w:eastAsiaTheme="minorHAnsi" w:cs="Times New Roman"/>
          <w:color w:val="FF0000"/>
          <w:sz w:val="22"/>
          <w:szCs w:val="22"/>
        </w:rPr>
        <w:br/>
      </w:r>
      <w:r w:rsidRPr="00E10E96">
        <w:rPr>
          <w:rFonts w:eastAsiaTheme="minorHAnsi" w:cs="Times New Roman"/>
          <w:color w:val="FF0000"/>
          <w:sz w:val="22"/>
          <w:szCs w:val="22"/>
        </w:rPr>
        <w:t>Takes time to change behavior (example: Gasoline)</w:t>
      </w:r>
      <w:r w:rsidR="00E21FF0">
        <w:rPr>
          <w:rFonts w:eastAsiaTheme="minorHAnsi" w:cs="Times New Roman"/>
          <w:color w:val="FF0000"/>
          <w:sz w:val="22"/>
          <w:szCs w:val="22"/>
        </w:rPr>
        <w:t>. [3 points]</w:t>
      </w:r>
    </w:p>
    <w:p w14:paraId="04684013" w14:textId="5F15EB50" w:rsidR="00296744" w:rsidRPr="00E10E96" w:rsidRDefault="00E21FF0" w:rsidP="00107289">
      <w:pPr>
        <w:pStyle w:val="BodyText"/>
        <w:tabs>
          <w:tab w:val="left" w:pos="513"/>
        </w:tabs>
        <w:spacing w:line="251" w:lineRule="auto"/>
        <w:ind w:left="512" w:right="382"/>
        <w:rPr>
          <w:rFonts w:eastAsiaTheme="minorHAnsi" w:cs="Times New Roman"/>
          <w:color w:val="FF0000"/>
          <w:sz w:val="22"/>
          <w:szCs w:val="22"/>
        </w:rPr>
      </w:pPr>
      <w:r>
        <w:rPr>
          <w:rFonts w:eastAsiaTheme="minorHAnsi" w:cs="Times New Roman"/>
          <w:color w:val="FF0000"/>
          <w:sz w:val="22"/>
          <w:szCs w:val="22"/>
        </w:rPr>
        <w:t>[It is also ok if they say the opposite is true for some durable goods.]</w:t>
      </w:r>
    </w:p>
    <w:p w14:paraId="7FA0F860" w14:textId="77777777" w:rsidR="00107289" w:rsidRPr="00E10E96" w:rsidRDefault="00107289" w:rsidP="00107289">
      <w:pPr>
        <w:pStyle w:val="BodyText"/>
        <w:tabs>
          <w:tab w:val="left" w:pos="513"/>
        </w:tabs>
        <w:spacing w:line="251" w:lineRule="auto"/>
        <w:ind w:left="512" w:right="382"/>
        <w:rPr>
          <w:rFonts w:cs="Times New Roman"/>
          <w:sz w:val="22"/>
          <w:szCs w:val="22"/>
        </w:rPr>
      </w:pPr>
    </w:p>
    <w:p w14:paraId="6AC900BD" w14:textId="63529C39" w:rsidR="00296744" w:rsidRPr="00E10E96" w:rsidRDefault="00476F0C" w:rsidP="003069FE">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3069FE">
        <w:rPr>
          <w:rFonts w:cs="Times New Roman"/>
          <w:sz w:val="22"/>
          <w:szCs w:val="22"/>
        </w:rPr>
        <w:t xml:space="preserve">A new Yale startup will be producing custom-tailored suits. The suits can be manufactured with a mix of inputs: machines (m), and employee labor (l). After some experimenting, the managers have determined how effective each of the two inputs are, and have computed the marginal products of the two inputs: </w:t>
      </w:r>
      <w:proofErr w:type="spellStart"/>
      <w:r w:rsidR="003069FE">
        <w:rPr>
          <w:rFonts w:cs="Times New Roman"/>
          <w:sz w:val="22"/>
          <w:szCs w:val="22"/>
        </w:rPr>
        <w:t>MP</w:t>
      </w:r>
      <w:r w:rsidR="003069FE" w:rsidRPr="0038571D">
        <w:rPr>
          <w:rFonts w:cs="Times New Roman"/>
          <w:sz w:val="22"/>
          <w:szCs w:val="22"/>
          <w:vertAlign w:val="subscript"/>
        </w:rPr>
        <w:t>m</w:t>
      </w:r>
      <w:proofErr w:type="spellEnd"/>
      <w:r w:rsidR="003069FE">
        <w:rPr>
          <w:rFonts w:cs="Times New Roman"/>
          <w:sz w:val="22"/>
          <w:szCs w:val="22"/>
        </w:rPr>
        <w:t xml:space="preserve"> and </w:t>
      </w:r>
      <w:proofErr w:type="spellStart"/>
      <w:r w:rsidR="003069FE">
        <w:rPr>
          <w:rFonts w:cs="Times New Roman"/>
          <w:sz w:val="22"/>
          <w:szCs w:val="22"/>
        </w:rPr>
        <w:t>MP</w:t>
      </w:r>
      <w:r w:rsidR="003069FE" w:rsidRPr="0038571D">
        <w:rPr>
          <w:rFonts w:cs="Times New Roman"/>
          <w:sz w:val="22"/>
          <w:szCs w:val="22"/>
          <w:vertAlign w:val="subscript"/>
        </w:rPr>
        <w:t>l</w:t>
      </w:r>
      <w:proofErr w:type="spellEnd"/>
      <w:r w:rsidR="003069FE">
        <w:rPr>
          <w:rFonts w:cs="Times New Roman"/>
          <w:sz w:val="22"/>
          <w:szCs w:val="22"/>
        </w:rPr>
        <w:t>. They also know the prices of the two inputs, p</w:t>
      </w:r>
      <w:r w:rsidR="003069FE" w:rsidRPr="0038571D">
        <w:rPr>
          <w:rFonts w:cs="Times New Roman"/>
          <w:sz w:val="22"/>
          <w:szCs w:val="22"/>
          <w:vertAlign w:val="subscript"/>
        </w:rPr>
        <w:t>m</w:t>
      </w:r>
      <w:r w:rsidR="003069FE">
        <w:rPr>
          <w:rFonts w:cs="Times New Roman"/>
          <w:sz w:val="22"/>
          <w:szCs w:val="22"/>
        </w:rPr>
        <w:t xml:space="preserve"> and </w:t>
      </w:r>
      <w:proofErr w:type="gramStart"/>
      <w:r w:rsidR="003069FE">
        <w:rPr>
          <w:rFonts w:cs="Times New Roman"/>
          <w:sz w:val="22"/>
          <w:szCs w:val="22"/>
        </w:rPr>
        <w:t>p</w:t>
      </w:r>
      <w:r w:rsidR="003069FE" w:rsidRPr="0038571D">
        <w:rPr>
          <w:rFonts w:cs="Times New Roman"/>
          <w:sz w:val="22"/>
          <w:szCs w:val="22"/>
          <w:vertAlign w:val="subscript"/>
        </w:rPr>
        <w:t>l</w:t>
      </w:r>
      <w:proofErr w:type="gramEnd"/>
      <w:r w:rsidR="003069FE">
        <w:rPr>
          <w:rFonts w:cs="Times New Roman"/>
          <w:sz w:val="22"/>
          <w:szCs w:val="22"/>
        </w:rPr>
        <w:t>. In a cost-minimizing production plan, what will be the relationship between those four objects, and why?</w:t>
      </w:r>
    </w:p>
    <w:p w14:paraId="349A5877" w14:textId="3C2E3258" w:rsidR="00107289" w:rsidRPr="00E10E96" w:rsidRDefault="00107289" w:rsidP="00296744">
      <w:pPr>
        <w:pStyle w:val="BodyText"/>
        <w:tabs>
          <w:tab w:val="left" w:pos="513"/>
        </w:tabs>
        <w:spacing w:line="251" w:lineRule="auto"/>
        <w:ind w:left="512" w:right="382"/>
        <w:rPr>
          <w:rFonts w:cs="Times New Roman"/>
          <w:sz w:val="22"/>
          <w:szCs w:val="22"/>
        </w:rPr>
      </w:pPr>
      <w:r w:rsidRPr="00E10E96">
        <w:rPr>
          <w:rFonts w:cs="Times New Roman"/>
          <w:sz w:val="22"/>
          <w:szCs w:val="22"/>
        </w:rPr>
        <w:t xml:space="preserve"> </w:t>
      </w:r>
      <w:r w:rsidRPr="00E10E96">
        <w:rPr>
          <w:rFonts w:ascii="MS Mincho" w:eastAsia="MS Mincho" w:hAnsi="MS Mincho" w:cs="MS Mincho"/>
          <w:sz w:val="22"/>
          <w:szCs w:val="22"/>
        </w:rPr>
        <w:t> </w:t>
      </w:r>
    </w:p>
    <w:p w14:paraId="6B9A4D6C" w14:textId="41978F84" w:rsidR="00E21FF0" w:rsidRDefault="003069FE" w:rsidP="00296744">
      <w:pPr>
        <w:pStyle w:val="BodyText"/>
        <w:tabs>
          <w:tab w:val="left" w:pos="513"/>
        </w:tabs>
        <w:spacing w:line="251" w:lineRule="auto"/>
        <w:ind w:left="512" w:right="382"/>
        <w:rPr>
          <w:rFonts w:eastAsiaTheme="minorHAnsi" w:cs="Times New Roman"/>
          <w:color w:val="FF0000"/>
          <w:sz w:val="22"/>
          <w:szCs w:val="22"/>
        </w:rPr>
      </w:pPr>
      <w:r>
        <w:rPr>
          <w:rFonts w:eastAsiaTheme="minorHAnsi" w:cs="Times New Roman"/>
          <w:color w:val="FF0000"/>
          <w:sz w:val="22"/>
          <w:szCs w:val="22"/>
        </w:rPr>
        <w:t xml:space="preserve">Accept either </w:t>
      </w:r>
      <m:oMath>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r>
          <w:rPr>
            <w:rFonts w:ascii="Cambria Math" w:eastAsiaTheme="minorHAnsi" w:hAnsi="Cambria Math" w:cs="Times New Roman"/>
            <w:color w:val="FF0000"/>
            <w:sz w:val="22"/>
            <w:szCs w:val="22"/>
          </w:rPr>
          <m:t>=</m:t>
        </m:r>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den>
        </m:f>
      </m:oMath>
      <w:r w:rsidR="00296744" w:rsidRPr="00E10E96">
        <w:rPr>
          <w:rFonts w:eastAsiaTheme="minorHAnsi" w:cs="Times New Roman"/>
          <w:color w:val="FF0000"/>
          <w:sz w:val="22"/>
          <w:szCs w:val="22"/>
        </w:rPr>
        <w:t xml:space="preserve"> </w:t>
      </w:r>
      <w:r>
        <w:rPr>
          <w:rFonts w:eastAsiaTheme="minorHAnsi" w:cs="Times New Roman"/>
          <w:color w:val="FF0000"/>
          <w:sz w:val="22"/>
          <w:szCs w:val="22"/>
        </w:rPr>
        <w:t xml:space="preserve"> or </w:t>
      </w:r>
      <m:oMath>
        <m:f>
          <m:fPr>
            <m:ctrlPr>
              <w:rPr>
                <w:rFonts w:ascii="Cambria Math" w:eastAsiaTheme="minorHAnsi" w:hAnsi="Cambria Math" w:cs="Times New Roman"/>
                <w:i/>
                <w:color w:val="FF0000"/>
                <w:sz w:val="22"/>
                <w:szCs w:val="22"/>
              </w:rPr>
            </m:ctrlPr>
          </m:fPr>
          <m:num>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r>
          <w:rPr>
            <w:rFonts w:ascii="Cambria Math" w:eastAsiaTheme="minorHAnsi" w:hAnsi="Cambria Math" w:cs="Times New Roman"/>
            <w:color w:val="FF0000"/>
            <w:sz w:val="22"/>
            <w:szCs w:val="22"/>
          </w:rPr>
          <m:t>=</m:t>
        </m:r>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oMath>
      <w:r>
        <w:rPr>
          <w:rFonts w:eastAsiaTheme="minorEastAsia" w:cs="Times New Roman"/>
          <w:color w:val="FF0000"/>
          <w:sz w:val="22"/>
          <w:szCs w:val="22"/>
        </w:rPr>
        <w:t xml:space="preserve"> (make sure subscripts are correct). </w:t>
      </w:r>
      <w:r w:rsidRPr="00E10E96">
        <w:rPr>
          <w:rFonts w:eastAsiaTheme="minorHAnsi" w:cs="Times New Roman"/>
          <w:color w:val="FF0000"/>
          <w:sz w:val="22"/>
          <w:szCs w:val="22"/>
        </w:rPr>
        <w:t xml:space="preserve"> </w:t>
      </w:r>
      <w:r>
        <w:rPr>
          <w:rFonts w:eastAsiaTheme="minorHAnsi" w:cs="Times New Roman"/>
          <w:color w:val="FF0000"/>
          <w:sz w:val="22"/>
          <w:szCs w:val="22"/>
        </w:rPr>
        <w:t xml:space="preserve"> </w:t>
      </w:r>
      <w:r w:rsidR="00E21FF0">
        <w:rPr>
          <w:rFonts w:eastAsiaTheme="minorHAnsi" w:cs="Times New Roman"/>
          <w:color w:val="FF0000"/>
          <w:sz w:val="22"/>
          <w:szCs w:val="22"/>
        </w:rPr>
        <w:t>[4 points]</w:t>
      </w:r>
    </w:p>
    <w:p w14:paraId="79E720B7" w14:textId="663C64B5" w:rsidR="00296744" w:rsidRPr="00E10E96" w:rsidRDefault="003069FE" w:rsidP="00296744">
      <w:pPr>
        <w:pStyle w:val="BodyText"/>
        <w:tabs>
          <w:tab w:val="left" w:pos="513"/>
        </w:tabs>
        <w:spacing w:line="251" w:lineRule="auto"/>
        <w:ind w:left="512" w:right="382"/>
        <w:rPr>
          <w:rFonts w:cs="Times New Roman"/>
          <w:sz w:val="22"/>
          <w:szCs w:val="22"/>
        </w:rPr>
      </w:pPr>
      <w:r>
        <w:rPr>
          <w:rFonts w:eastAsiaTheme="minorHAnsi" w:cs="Times New Roman"/>
          <w:color w:val="FF0000"/>
          <w:sz w:val="22"/>
          <w:szCs w:val="22"/>
        </w:rPr>
        <w:t xml:space="preserve">When this relationship holds, the firm has equalized the “return on investment” or “bang for the buck” from its purchase of inputs. Anything along those lines is fine. </w:t>
      </w:r>
      <w:r w:rsidR="00E21FF0">
        <w:rPr>
          <w:rFonts w:eastAsiaTheme="minorHAnsi" w:cs="Times New Roman"/>
          <w:color w:val="FF0000"/>
          <w:sz w:val="22"/>
          <w:szCs w:val="22"/>
        </w:rPr>
        <w:t>[4 points]</w:t>
      </w:r>
    </w:p>
    <w:p w14:paraId="5D658172" w14:textId="77777777" w:rsidR="00107289" w:rsidRPr="00E10E96" w:rsidRDefault="00107289" w:rsidP="00107289">
      <w:pPr>
        <w:pStyle w:val="BodyText"/>
        <w:tabs>
          <w:tab w:val="left" w:pos="513"/>
        </w:tabs>
        <w:spacing w:line="251" w:lineRule="auto"/>
        <w:ind w:left="512" w:right="382"/>
        <w:rPr>
          <w:rFonts w:cs="Times New Roman"/>
          <w:sz w:val="22"/>
          <w:szCs w:val="22"/>
        </w:rPr>
      </w:pPr>
    </w:p>
    <w:p w14:paraId="1A23D4F3" w14:textId="77777777" w:rsidR="00107289" w:rsidRPr="00E10E96" w:rsidRDefault="00107289" w:rsidP="00107289">
      <w:pPr>
        <w:pStyle w:val="BodyText"/>
        <w:tabs>
          <w:tab w:val="left" w:pos="513"/>
        </w:tabs>
        <w:spacing w:line="251" w:lineRule="auto"/>
        <w:ind w:left="512" w:right="382"/>
        <w:rPr>
          <w:rFonts w:cs="Times New Roman"/>
          <w:sz w:val="22"/>
          <w:szCs w:val="22"/>
        </w:rPr>
      </w:pPr>
    </w:p>
    <w:p w14:paraId="0B813F1D" w14:textId="6E6153D1" w:rsidR="00184FA9" w:rsidRPr="00E10E96" w:rsidRDefault="00476F0C" w:rsidP="00643F95">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184FA9" w:rsidRPr="00E10E96">
        <w:rPr>
          <w:rFonts w:cs="Times New Roman"/>
          <w:sz w:val="22"/>
          <w:szCs w:val="22"/>
        </w:rPr>
        <w:t xml:space="preserve">Publishers usually </w:t>
      </w:r>
      <w:ins w:id="6" w:author="Sinkinson, Michael" w:date="2017-10-09T15:07:00Z">
        <w:r w:rsidR="009C65E6">
          <w:rPr>
            <w:rFonts w:cs="Times New Roman"/>
            <w:sz w:val="22"/>
            <w:szCs w:val="22"/>
          </w:rPr>
          <w:t xml:space="preserve">first </w:t>
        </w:r>
      </w:ins>
      <w:r w:rsidR="00184FA9" w:rsidRPr="00E10E96">
        <w:rPr>
          <w:rFonts w:cs="Times New Roman"/>
          <w:sz w:val="22"/>
          <w:szCs w:val="22"/>
        </w:rPr>
        <w:t xml:space="preserve">sell the hardbound </w:t>
      </w:r>
      <w:ins w:id="7" w:author="Sinkinson, Michael" w:date="2017-10-09T15:07:00Z">
        <w:r w:rsidR="009C65E6">
          <w:rPr>
            <w:rFonts w:cs="Times New Roman"/>
            <w:sz w:val="22"/>
            <w:szCs w:val="22"/>
          </w:rPr>
          <w:t xml:space="preserve">edition of a book, </w:t>
        </w:r>
      </w:ins>
      <w:del w:id="8" w:author="Sinkinson, Michael" w:date="2017-10-09T15:07:00Z">
        <w:r w:rsidR="00184FA9" w:rsidRPr="00E10E96" w:rsidDel="009C65E6">
          <w:rPr>
            <w:rFonts w:cs="Times New Roman"/>
            <w:sz w:val="22"/>
            <w:szCs w:val="22"/>
          </w:rPr>
          <w:delText xml:space="preserve">and the paperback edition of a book within a </w:delText>
        </w:r>
      </w:del>
      <w:ins w:id="9" w:author="Sinkinson, Michael" w:date="2017-10-09T15:07:00Z">
        <w:r w:rsidR="009C65E6">
          <w:rPr>
            <w:rFonts w:cs="Times New Roman"/>
            <w:sz w:val="22"/>
            <w:szCs w:val="22"/>
          </w:rPr>
          <w:t xml:space="preserve">followed </w:t>
        </w:r>
      </w:ins>
      <w:r w:rsidR="00184FA9" w:rsidRPr="00E10E96">
        <w:rPr>
          <w:rFonts w:cs="Times New Roman"/>
          <w:sz w:val="22"/>
          <w:szCs w:val="22"/>
        </w:rPr>
        <w:t xml:space="preserve">12 to 18 months </w:t>
      </w:r>
      <w:del w:id="10" w:author="Sinkinson, Michael" w:date="2017-10-09T15:07:00Z">
        <w:r w:rsidR="00184FA9" w:rsidRPr="00E10E96" w:rsidDel="009C65E6">
          <w:rPr>
            <w:rFonts w:cs="Times New Roman"/>
            <w:sz w:val="22"/>
            <w:szCs w:val="22"/>
          </w:rPr>
          <w:delText>period</w:delText>
        </w:r>
      </w:del>
      <w:ins w:id="11" w:author="Sinkinson, Michael" w:date="2017-10-09T15:07:00Z">
        <w:r w:rsidR="009C65E6">
          <w:rPr>
            <w:rFonts w:cs="Times New Roman"/>
            <w:sz w:val="22"/>
            <w:szCs w:val="22"/>
          </w:rPr>
          <w:t xml:space="preserve">later with a </w:t>
        </w:r>
        <w:r w:rsidR="009C65E6" w:rsidRPr="00E10E96">
          <w:rPr>
            <w:rFonts w:cs="Times New Roman"/>
            <w:sz w:val="22"/>
            <w:szCs w:val="22"/>
          </w:rPr>
          <w:t xml:space="preserve">the paperback edition of </w:t>
        </w:r>
        <w:r w:rsidR="009C65E6">
          <w:rPr>
            <w:rFonts w:cs="Times New Roman"/>
            <w:sz w:val="22"/>
            <w:szCs w:val="22"/>
          </w:rPr>
          <w:t xml:space="preserve">the same </w:t>
        </w:r>
        <w:r w:rsidR="009C65E6" w:rsidRPr="00E10E96">
          <w:rPr>
            <w:rFonts w:cs="Times New Roman"/>
            <w:sz w:val="22"/>
            <w:szCs w:val="22"/>
          </w:rPr>
          <w:t>book</w:t>
        </w:r>
      </w:ins>
      <w:r w:rsidR="00184FA9" w:rsidRPr="00E10E96">
        <w:rPr>
          <w:rFonts w:cs="Times New Roman"/>
          <w:sz w:val="22"/>
          <w:szCs w:val="22"/>
        </w:rPr>
        <w:t>. What do you think is the reason for this widespread practice? Why in your opinion do the two editions not come out at the same time?</w:t>
      </w:r>
    </w:p>
    <w:p w14:paraId="785EFE5E" w14:textId="77777777" w:rsidR="00184FA9" w:rsidRPr="00E10E96" w:rsidRDefault="00184FA9" w:rsidP="00184FA9">
      <w:pPr>
        <w:pStyle w:val="BodyText"/>
        <w:tabs>
          <w:tab w:val="left" w:pos="360"/>
          <w:tab w:val="left" w:pos="1080"/>
        </w:tabs>
        <w:rPr>
          <w:rFonts w:cs="Times New Roman"/>
          <w:sz w:val="22"/>
          <w:szCs w:val="22"/>
        </w:rPr>
      </w:pPr>
    </w:p>
    <w:p w14:paraId="349A13CB" w14:textId="7B61322D" w:rsidR="004A40F7" w:rsidRPr="00E10E96" w:rsidRDefault="00184FA9" w:rsidP="00563FBC">
      <w:pPr>
        <w:pStyle w:val="BodyText"/>
        <w:widowControl/>
        <w:tabs>
          <w:tab w:val="left" w:pos="360"/>
          <w:tab w:val="left" w:pos="1080"/>
        </w:tabs>
        <w:ind w:left="360"/>
        <w:rPr>
          <w:rFonts w:cs="Times New Roman"/>
          <w:sz w:val="22"/>
          <w:szCs w:val="22"/>
        </w:rPr>
      </w:pPr>
      <w:r w:rsidRPr="00E10E96">
        <w:rPr>
          <w:rFonts w:eastAsiaTheme="minorHAnsi" w:cs="Times New Roman"/>
          <w:color w:val="FF0000"/>
          <w:sz w:val="22"/>
          <w:szCs w:val="22"/>
        </w:rPr>
        <w:t xml:space="preserve">This is </w:t>
      </w:r>
      <w:r w:rsidR="00E21FF0">
        <w:rPr>
          <w:rFonts w:eastAsiaTheme="minorHAnsi" w:cs="Times New Roman"/>
          <w:color w:val="FF0000"/>
          <w:sz w:val="22"/>
          <w:szCs w:val="22"/>
        </w:rPr>
        <w:t>intertemporal</w:t>
      </w:r>
      <w:r w:rsidRPr="00E10E96">
        <w:rPr>
          <w:rFonts w:eastAsiaTheme="minorHAnsi" w:cs="Times New Roman"/>
          <w:color w:val="FF0000"/>
          <w:sz w:val="22"/>
          <w:szCs w:val="22"/>
        </w:rPr>
        <w:t xml:space="preserve"> </w:t>
      </w:r>
      <w:r w:rsidR="00E21FF0">
        <w:rPr>
          <w:rFonts w:eastAsiaTheme="minorHAnsi" w:cs="Times New Roman"/>
          <w:color w:val="FF0000"/>
          <w:sz w:val="22"/>
          <w:szCs w:val="22"/>
        </w:rPr>
        <w:t>price discrimination (a special case of 2</w:t>
      </w:r>
      <w:r w:rsidR="00E21FF0" w:rsidRPr="00E21FF0">
        <w:rPr>
          <w:rFonts w:eastAsiaTheme="minorHAnsi" w:cs="Times New Roman"/>
          <w:color w:val="FF0000"/>
          <w:sz w:val="22"/>
          <w:szCs w:val="22"/>
          <w:vertAlign w:val="superscript"/>
        </w:rPr>
        <w:t>nd</w:t>
      </w:r>
      <w:r w:rsidR="00E21FF0">
        <w:rPr>
          <w:rFonts w:eastAsiaTheme="minorHAnsi" w:cs="Times New Roman"/>
          <w:color w:val="FF0000"/>
          <w:sz w:val="22"/>
          <w:szCs w:val="22"/>
        </w:rPr>
        <w:t xml:space="preserve"> degree price discrimination) or self-selection. </w:t>
      </w:r>
      <w:r w:rsidRPr="00E10E96">
        <w:rPr>
          <w:rFonts w:eastAsiaTheme="minorHAnsi" w:cs="Times New Roman"/>
          <w:color w:val="FF0000"/>
          <w:sz w:val="22"/>
          <w:szCs w:val="22"/>
        </w:rPr>
        <w:t>Publisher wants to separate two groups: the ones who are willing to spend money to read the book immediately and get the hardbound edition for their libraries, and the ones who just want to read t</w:t>
      </w:r>
      <w:r w:rsidR="00E21FF0">
        <w:rPr>
          <w:rFonts w:eastAsiaTheme="minorHAnsi" w:cs="Times New Roman"/>
          <w:color w:val="FF0000"/>
          <w:sz w:val="22"/>
          <w:szCs w:val="22"/>
        </w:rPr>
        <w:t>he book (more price sensitive). [6 points]</w:t>
      </w:r>
      <w:r w:rsidR="00E21FF0">
        <w:rPr>
          <w:rFonts w:eastAsiaTheme="minorHAnsi" w:cs="Times New Roman"/>
          <w:color w:val="FF0000"/>
          <w:sz w:val="22"/>
          <w:szCs w:val="22"/>
        </w:rPr>
        <w:br/>
      </w:r>
      <w:r w:rsidRPr="00E10E96">
        <w:rPr>
          <w:rFonts w:eastAsiaTheme="minorHAnsi" w:cs="Times New Roman"/>
          <w:color w:val="FF0000"/>
          <w:sz w:val="22"/>
          <w:szCs w:val="22"/>
        </w:rPr>
        <w:t>Without an interval, some from the first group may</w:t>
      </w:r>
      <w:r w:rsidR="00643F95" w:rsidRPr="00E10E96">
        <w:rPr>
          <w:rFonts w:eastAsiaTheme="minorHAnsi" w:cs="Times New Roman"/>
          <w:color w:val="FF0000"/>
          <w:sz w:val="22"/>
          <w:szCs w:val="22"/>
        </w:rPr>
        <w:t xml:space="preserve"> </w:t>
      </w:r>
      <w:r w:rsidRPr="00E10E96">
        <w:rPr>
          <w:rFonts w:eastAsiaTheme="minorHAnsi" w:cs="Times New Roman"/>
          <w:color w:val="FF0000"/>
          <w:sz w:val="22"/>
          <w:szCs w:val="22"/>
        </w:rPr>
        <w:t>be tempted to buy a paperback edition and save some dollars.</w:t>
      </w:r>
      <w:r w:rsidR="00E21FF0">
        <w:rPr>
          <w:rFonts w:eastAsiaTheme="minorHAnsi" w:cs="Times New Roman"/>
          <w:color w:val="FF0000"/>
          <w:sz w:val="22"/>
          <w:szCs w:val="22"/>
        </w:rPr>
        <w:t xml:space="preserve"> [2 points]</w:t>
      </w:r>
    </w:p>
    <w:p w14:paraId="15F619B5" w14:textId="71EE5085" w:rsidR="004A40F7" w:rsidRPr="00E10E96" w:rsidRDefault="004A40F7" w:rsidP="004A40F7">
      <w:pPr>
        <w:pStyle w:val="BodyText"/>
        <w:tabs>
          <w:tab w:val="left" w:pos="513"/>
        </w:tabs>
        <w:spacing w:line="251" w:lineRule="auto"/>
        <w:ind w:left="512" w:right="382" w:hanging="396"/>
        <w:rPr>
          <w:rFonts w:cs="Times New Roman"/>
          <w:i/>
          <w:sz w:val="22"/>
          <w:szCs w:val="22"/>
        </w:rPr>
      </w:pPr>
      <w:r w:rsidRPr="00E10E96">
        <w:rPr>
          <w:rFonts w:cs="Times New Roman"/>
          <w:i/>
          <w:sz w:val="22"/>
          <w:szCs w:val="22"/>
        </w:rPr>
        <w:tab/>
      </w:r>
    </w:p>
    <w:p w14:paraId="77A21032" w14:textId="551F5893" w:rsidR="004A40F7" w:rsidRPr="00E10E96" w:rsidRDefault="004A40F7" w:rsidP="00691758">
      <w:pPr>
        <w:pStyle w:val="BodyText"/>
        <w:tabs>
          <w:tab w:val="left" w:pos="513"/>
        </w:tabs>
        <w:spacing w:line="251" w:lineRule="auto"/>
        <w:ind w:left="512" w:right="382" w:hanging="396"/>
        <w:rPr>
          <w:rFonts w:cs="Times New Roman"/>
          <w:sz w:val="22"/>
          <w:szCs w:val="22"/>
        </w:rPr>
      </w:pPr>
      <w:r w:rsidRPr="00E10E96">
        <w:rPr>
          <w:rFonts w:cs="Times New Roman"/>
          <w:sz w:val="22"/>
          <w:szCs w:val="22"/>
        </w:rPr>
        <w:tab/>
      </w:r>
    </w:p>
    <w:p w14:paraId="2E95D439" w14:textId="77777777" w:rsidR="00691758" w:rsidRPr="00E10E96" w:rsidRDefault="00691758" w:rsidP="00691758">
      <w:pPr>
        <w:pStyle w:val="BodyText"/>
        <w:tabs>
          <w:tab w:val="left" w:pos="513"/>
        </w:tabs>
        <w:spacing w:line="251" w:lineRule="auto"/>
        <w:ind w:left="512" w:right="382" w:hanging="396"/>
        <w:rPr>
          <w:rFonts w:cs="Times New Roman"/>
          <w:sz w:val="22"/>
          <w:szCs w:val="22"/>
        </w:rPr>
      </w:pPr>
    </w:p>
    <w:p w14:paraId="44FB59DC" w14:textId="77777777" w:rsidR="00691758" w:rsidRPr="00E10E96" w:rsidRDefault="00691758" w:rsidP="00691758">
      <w:pPr>
        <w:pStyle w:val="BodyText"/>
        <w:tabs>
          <w:tab w:val="left" w:pos="513"/>
        </w:tabs>
        <w:spacing w:line="251" w:lineRule="auto"/>
        <w:ind w:left="512" w:right="382" w:hanging="396"/>
        <w:rPr>
          <w:rFonts w:cs="Times New Roman"/>
          <w:color w:val="FF6600"/>
          <w:sz w:val="22"/>
          <w:szCs w:val="22"/>
        </w:rPr>
      </w:pPr>
    </w:p>
    <w:p w14:paraId="1F54576F" w14:textId="77777777" w:rsidR="004A40F7" w:rsidRPr="00E10E96" w:rsidRDefault="004A40F7" w:rsidP="004A40F7">
      <w:pPr>
        <w:pStyle w:val="BodyText"/>
        <w:tabs>
          <w:tab w:val="left" w:pos="513"/>
        </w:tabs>
        <w:spacing w:line="251" w:lineRule="auto"/>
        <w:ind w:left="512" w:right="382" w:hanging="396"/>
        <w:rPr>
          <w:rFonts w:cs="Times New Roman"/>
          <w:sz w:val="22"/>
          <w:szCs w:val="22"/>
        </w:rPr>
      </w:pPr>
    </w:p>
    <w:p w14:paraId="52DCAC82" w14:textId="77777777" w:rsidR="003E2BFD" w:rsidRPr="00E10E96" w:rsidRDefault="003E2BFD">
      <w:pPr>
        <w:spacing w:after="160" w:line="259" w:lineRule="auto"/>
        <w:rPr>
          <w:rFonts w:ascii="Times New Roman" w:eastAsia="Times New Roman" w:hAnsi="Times New Roman" w:cs="Times New Roman"/>
          <w:b/>
        </w:rPr>
      </w:pPr>
      <w:r w:rsidRPr="00E10E96">
        <w:rPr>
          <w:rFonts w:ascii="Times New Roman" w:eastAsia="Times New Roman" w:hAnsi="Times New Roman" w:cs="Times New Roman"/>
          <w:b/>
        </w:rPr>
        <w:br w:type="page"/>
      </w:r>
    </w:p>
    <w:p w14:paraId="23FA827D" w14:textId="0842BA9D" w:rsidR="00E357D9" w:rsidRPr="00E10E96" w:rsidRDefault="0075260E" w:rsidP="00E95B8D">
      <w:pPr>
        <w:rPr>
          <w:rFonts w:ascii="Times New Roman" w:hAnsi="Times New Roman" w:cs="Times New Roman"/>
          <w:b/>
          <w:u w:val="single"/>
        </w:rPr>
      </w:pPr>
      <w:r w:rsidRPr="00E10E96">
        <w:rPr>
          <w:rFonts w:ascii="Times New Roman" w:eastAsia="Times New Roman" w:hAnsi="Times New Roman" w:cs="Times New Roman"/>
          <w:b/>
          <w:u w:val="single"/>
        </w:rPr>
        <w:lastRenderedPageBreak/>
        <w:t>Section II:  Long Questions</w:t>
      </w:r>
      <w:r w:rsidR="005348B1">
        <w:rPr>
          <w:rFonts w:ascii="Times New Roman" w:eastAsia="Times New Roman" w:hAnsi="Times New Roman" w:cs="Times New Roman"/>
          <w:b/>
          <w:u w:val="single"/>
        </w:rPr>
        <w:t xml:space="preserve"> – Total of 116</w:t>
      </w:r>
      <w:r w:rsidR="008E0033" w:rsidRPr="00E10E96">
        <w:rPr>
          <w:rFonts w:ascii="Times New Roman" w:eastAsia="Times New Roman" w:hAnsi="Times New Roman" w:cs="Times New Roman"/>
          <w:b/>
          <w:u w:val="single"/>
        </w:rPr>
        <w:t xml:space="preserve"> points</w:t>
      </w:r>
    </w:p>
    <w:p w14:paraId="7EE4E736" w14:textId="70E4ADFB" w:rsidR="0075260E" w:rsidRPr="00E10E96" w:rsidRDefault="00BA1111" w:rsidP="003E2BFD">
      <w:pPr>
        <w:widowControl w:val="0"/>
        <w:numPr>
          <w:ilvl w:val="1"/>
          <w:numId w:val="12"/>
        </w:numPr>
        <w:tabs>
          <w:tab w:val="left" w:pos="653"/>
        </w:tabs>
        <w:spacing w:before="77" w:after="0" w:line="240" w:lineRule="auto"/>
        <w:jc w:val="left"/>
        <w:rPr>
          <w:rFonts w:ascii="Times New Roman" w:eastAsia="Times New Roman" w:hAnsi="Times New Roman" w:cs="Times New Roman"/>
        </w:rPr>
      </w:pPr>
      <w:r w:rsidRPr="00E10E96">
        <w:rPr>
          <w:rFonts w:ascii="Times New Roman" w:hAnsi="Times New Roman" w:cs="Times New Roman"/>
          <w:b/>
          <w:u w:val="single" w:color="000000"/>
        </w:rPr>
        <w:t>[</w:t>
      </w:r>
      <w:r w:rsidR="00E10E96" w:rsidRPr="00E10E96">
        <w:rPr>
          <w:rFonts w:ascii="Times New Roman" w:hAnsi="Times New Roman" w:cs="Times New Roman"/>
          <w:b/>
          <w:u w:val="single" w:color="000000"/>
        </w:rPr>
        <w:t>20</w:t>
      </w:r>
      <w:r w:rsidR="0075260E" w:rsidRPr="00E10E96">
        <w:rPr>
          <w:rFonts w:ascii="Times New Roman" w:hAnsi="Times New Roman" w:cs="Times New Roman"/>
          <w:b/>
          <w:spacing w:val="19"/>
          <w:u w:val="single" w:color="000000"/>
        </w:rPr>
        <w:t xml:space="preserve"> </w:t>
      </w:r>
      <w:r w:rsidRPr="00E10E96">
        <w:rPr>
          <w:rFonts w:ascii="Times New Roman" w:hAnsi="Times New Roman" w:cs="Times New Roman"/>
          <w:b/>
          <w:u w:val="single" w:color="000000"/>
        </w:rPr>
        <w:t>points]</w:t>
      </w:r>
      <w:r w:rsidR="0075260E" w:rsidRPr="00E10E96">
        <w:rPr>
          <w:rFonts w:ascii="Times New Roman" w:hAnsi="Times New Roman" w:cs="Times New Roman"/>
          <w:b/>
          <w:u w:val="single" w:color="000000"/>
        </w:rPr>
        <w:t xml:space="preserve"> </w:t>
      </w:r>
      <w:r w:rsidR="00311AAA" w:rsidRPr="00E10E96">
        <w:rPr>
          <w:rFonts w:ascii="Times New Roman" w:hAnsi="Times New Roman" w:cs="Times New Roman"/>
          <w:b/>
          <w:u w:val="single" w:color="000000"/>
        </w:rPr>
        <w:t xml:space="preserve">World </w:t>
      </w:r>
      <w:r w:rsidR="00305A0F" w:rsidRPr="00E10E96">
        <w:rPr>
          <w:rFonts w:ascii="Times New Roman" w:hAnsi="Times New Roman" w:cs="Times New Roman"/>
          <w:b/>
          <w:u w:val="single" w:color="000000"/>
        </w:rPr>
        <w:t>Copper Market</w:t>
      </w:r>
    </w:p>
    <w:p w14:paraId="3FF9FA21" w14:textId="77777777" w:rsidR="00BA1111" w:rsidRPr="00E10E96" w:rsidRDefault="00BA1111" w:rsidP="00BA1111">
      <w:pPr>
        <w:widowControl w:val="0"/>
        <w:tabs>
          <w:tab w:val="left" w:pos="653"/>
        </w:tabs>
        <w:spacing w:before="77" w:after="0" w:line="240" w:lineRule="auto"/>
        <w:ind w:left="292"/>
        <w:rPr>
          <w:rFonts w:ascii="Times New Roman" w:eastAsia="Times New Roman" w:hAnsi="Times New Roman" w:cs="Times New Roman"/>
        </w:rPr>
      </w:pPr>
    </w:p>
    <w:p w14:paraId="2994FB18" w14:textId="3A32D0F6" w:rsidR="0075260E" w:rsidRPr="00E10E96" w:rsidRDefault="00FC63A1" w:rsidP="00FC63A1">
      <w:pPr>
        <w:pStyle w:val="BodyText"/>
        <w:spacing w:before="77" w:line="252" w:lineRule="auto"/>
        <w:ind w:left="652" w:right="486"/>
        <w:rPr>
          <w:rFonts w:cs="Times New Roman"/>
          <w:sz w:val="22"/>
          <w:szCs w:val="22"/>
        </w:rPr>
      </w:pPr>
      <w:r w:rsidRPr="00E10E96">
        <w:rPr>
          <w:rFonts w:cs="Times New Roman"/>
          <w:sz w:val="22"/>
          <w:szCs w:val="22"/>
        </w:rPr>
        <w:t>You have been hired by the American Bureau of Metal Statistics to analyze various metal markets. You find that t</w:t>
      </w:r>
      <w:r w:rsidR="00305A0F" w:rsidRPr="00E10E96">
        <w:rPr>
          <w:rFonts w:cs="Times New Roman"/>
          <w:sz w:val="22"/>
          <w:szCs w:val="22"/>
        </w:rPr>
        <w:t>he</w:t>
      </w:r>
      <w:r w:rsidRPr="00E10E96">
        <w:rPr>
          <w:rFonts w:cs="Times New Roman"/>
          <w:sz w:val="22"/>
          <w:szCs w:val="22"/>
        </w:rPr>
        <w:t xml:space="preserve"> demand for copper in 2006 was given by </w:t>
      </w:r>
      <w:proofErr w:type="spellStart"/>
      <w:r w:rsidRPr="00E10E96">
        <w:rPr>
          <w:rFonts w:cs="Times New Roman"/>
          <w:sz w:val="22"/>
          <w:szCs w:val="22"/>
        </w:rPr>
        <w:t>Q</w:t>
      </w:r>
      <w:r w:rsidRPr="00E10E96">
        <w:rPr>
          <w:rFonts w:cs="Times New Roman"/>
          <w:sz w:val="22"/>
          <w:szCs w:val="22"/>
          <w:vertAlign w:val="subscript"/>
        </w:rPr>
        <w:t>d</w:t>
      </w:r>
      <w:proofErr w:type="spellEnd"/>
      <w:r w:rsidRPr="00E10E96">
        <w:rPr>
          <w:rFonts w:cs="Times New Roman"/>
          <w:sz w:val="22"/>
          <w:szCs w:val="22"/>
          <w:vertAlign w:val="subscript"/>
        </w:rPr>
        <w:t xml:space="preserve"> </w:t>
      </w:r>
      <w:r w:rsidRPr="00E10E96">
        <w:rPr>
          <w:rFonts w:cs="Times New Roman"/>
          <w:sz w:val="22"/>
          <w:szCs w:val="22"/>
        </w:rPr>
        <w:t xml:space="preserve">=36-6P, where Q is the quantity of copper in million metric tons per year, and P is the price in dollars per pound. The industry supply curve in 2006 was given </w:t>
      </w:r>
      <w:r w:rsidR="0075260E" w:rsidRPr="00E10E96">
        <w:rPr>
          <w:rFonts w:cs="Times New Roman"/>
          <w:sz w:val="22"/>
          <w:szCs w:val="22"/>
        </w:rPr>
        <w:t>Q</w:t>
      </w:r>
      <w:r w:rsidR="0075260E" w:rsidRPr="00E10E96">
        <w:rPr>
          <w:rFonts w:cs="Times New Roman"/>
          <w:sz w:val="22"/>
          <w:szCs w:val="22"/>
          <w:vertAlign w:val="subscript"/>
        </w:rPr>
        <w:t xml:space="preserve">s </w:t>
      </w:r>
      <w:r w:rsidR="0075260E" w:rsidRPr="00E10E96">
        <w:rPr>
          <w:rFonts w:cs="Times New Roman"/>
          <w:sz w:val="22"/>
          <w:szCs w:val="22"/>
        </w:rPr>
        <w:t>=</w:t>
      </w:r>
      <w:r w:rsidRPr="00E10E96">
        <w:rPr>
          <w:rFonts w:cs="Times New Roman"/>
          <w:sz w:val="22"/>
          <w:szCs w:val="22"/>
        </w:rPr>
        <w:t xml:space="preserve"> -12+18P.</w:t>
      </w:r>
      <w:r w:rsidR="000E0B0F" w:rsidRPr="00E10E96">
        <w:rPr>
          <w:rFonts w:cs="Times New Roman"/>
          <w:sz w:val="22"/>
          <w:szCs w:val="22"/>
        </w:rPr>
        <w:t xml:space="preserve"> </w:t>
      </w:r>
      <w:r w:rsidR="003E2BFD" w:rsidRPr="00E10E96">
        <w:rPr>
          <w:rFonts w:cs="Times New Roman"/>
          <w:sz w:val="22"/>
          <w:szCs w:val="22"/>
        </w:rPr>
        <w:t xml:space="preserve">  </w:t>
      </w:r>
    </w:p>
    <w:p w14:paraId="53719006" w14:textId="77777777" w:rsidR="0075260E" w:rsidRPr="00E10E96" w:rsidRDefault="0075260E" w:rsidP="0075260E">
      <w:pPr>
        <w:pStyle w:val="BodyText"/>
        <w:spacing w:line="248" w:lineRule="auto"/>
        <w:ind w:left="652" w:right="486"/>
        <w:rPr>
          <w:rFonts w:cs="Times New Roman"/>
          <w:sz w:val="22"/>
          <w:szCs w:val="22"/>
        </w:rPr>
      </w:pPr>
    </w:p>
    <w:p w14:paraId="55497F21" w14:textId="42D59533" w:rsidR="0075260E" w:rsidRPr="00E10E96" w:rsidRDefault="00E10E96" w:rsidP="003E2BFD">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[4</w:t>
      </w:r>
      <w:r w:rsidR="00FC63A1" w:rsidRPr="00E10E96">
        <w:rPr>
          <w:rFonts w:cs="Times New Roman"/>
          <w:sz w:val="22"/>
          <w:szCs w:val="22"/>
        </w:rPr>
        <w:t xml:space="preserve"> points] What was</w:t>
      </w:r>
      <w:r w:rsidR="0075260E" w:rsidRPr="00E10E96">
        <w:rPr>
          <w:rFonts w:cs="Times New Roman"/>
          <w:sz w:val="22"/>
          <w:szCs w:val="22"/>
        </w:rPr>
        <w:t xml:space="preserve"> the equilibrium price and quantity of c</w:t>
      </w:r>
      <w:r w:rsidR="00FC63A1" w:rsidRPr="00E10E96">
        <w:rPr>
          <w:rFonts w:cs="Times New Roman"/>
          <w:sz w:val="22"/>
          <w:szCs w:val="22"/>
        </w:rPr>
        <w:t>opper?</w:t>
      </w:r>
      <w:r w:rsidR="00FC63A1" w:rsidRPr="00E10E96">
        <w:rPr>
          <w:rFonts w:cs="Times New Roman"/>
          <w:sz w:val="22"/>
          <w:szCs w:val="22"/>
        </w:rPr>
        <w:br/>
      </w:r>
    </w:p>
    <w:p w14:paraId="22FB323E" w14:textId="6BD4D602" w:rsidR="003E2BFD" w:rsidRDefault="00296744" w:rsidP="003E2BFD">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-12+18P=36-6P implies P= 2, Q=24</w:t>
      </w:r>
      <w:r w:rsidR="005348B1">
        <w:rPr>
          <w:rFonts w:cs="Times New Roman"/>
          <w:color w:val="FF0000"/>
          <w:sz w:val="22"/>
          <w:szCs w:val="22"/>
        </w:rPr>
        <w:t xml:space="preserve"> [2 points for P, and 2 points for Q]</w:t>
      </w:r>
    </w:p>
    <w:p w14:paraId="02FDBEF4" w14:textId="0BECF477" w:rsidR="005348B1" w:rsidRPr="00E10E96" w:rsidRDefault="005348B1" w:rsidP="005348B1">
      <w:pPr>
        <w:pStyle w:val="BodyText"/>
        <w:tabs>
          <w:tab w:val="left" w:pos="1733"/>
        </w:tabs>
        <w:spacing w:line="252" w:lineRule="auto"/>
        <w:ind w:right="486"/>
        <w:rPr>
          <w:rFonts w:cs="Times New Roman"/>
          <w:color w:val="FF0000"/>
          <w:sz w:val="22"/>
          <w:szCs w:val="22"/>
        </w:rPr>
      </w:pPr>
    </w:p>
    <w:p w14:paraId="07433B75" w14:textId="77777777" w:rsidR="00296744" w:rsidRPr="00E10E96" w:rsidRDefault="00296744" w:rsidP="003E2BFD">
      <w:pPr>
        <w:pStyle w:val="BodyText"/>
        <w:tabs>
          <w:tab w:val="left" w:pos="1733"/>
        </w:tabs>
        <w:spacing w:line="252" w:lineRule="auto"/>
        <w:ind w:left="1228" w:right="486"/>
        <w:rPr>
          <w:rFonts w:cs="Times New Roman"/>
          <w:color w:val="FF0000"/>
          <w:sz w:val="22"/>
          <w:szCs w:val="22"/>
        </w:rPr>
      </w:pPr>
    </w:p>
    <w:p w14:paraId="7EB9944F" w14:textId="3E605288" w:rsidR="0075260E" w:rsidRPr="00E10E96" w:rsidRDefault="00367C85" w:rsidP="003E2BFD">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[3</w:t>
      </w:r>
      <w:r w:rsidR="0075260E" w:rsidRPr="00E10E96">
        <w:rPr>
          <w:rFonts w:cs="Times New Roman"/>
          <w:sz w:val="22"/>
          <w:szCs w:val="22"/>
        </w:rPr>
        <w:t xml:space="preserve"> points] </w:t>
      </w:r>
      <w:r w:rsidR="00FC63A1" w:rsidRPr="00E10E96">
        <w:rPr>
          <w:rFonts w:cs="Times New Roman"/>
          <w:sz w:val="22"/>
          <w:szCs w:val="22"/>
        </w:rPr>
        <w:t xml:space="preserve">In 2007 because of the financial crisis, the demand for </w:t>
      </w:r>
      <w:r w:rsidR="00296744" w:rsidRPr="00E10E96">
        <w:rPr>
          <w:rFonts w:cs="Times New Roman"/>
          <w:sz w:val="22"/>
          <w:szCs w:val="22"/>
        </w:rPr>
        <w:t xml:space="preserve">copper fell by </w:t>
      </w:r>
      <w:del w:id="12" w:author="Sinkinson, Michael" w:date="2017-10-09T15:47:00Z">
        <w:r w:rsidR="00296744" w:rsidRPr="00E10E96" w:rsidDel="00A5306E">
          <w:rPr>
            <w:rFonts w:cs="Times New Roman"/>
            <w:sz w:val="22"/>
            <w:szCs w:val="22"/>
          </w:rPr>
          <w:delText>9</w:delText>
        </w:r>
        <w:r w:rsidR="00FC63A1" w:rsidRPr="00E10E96" w:rsidDel="00A5306E">
          <w:rPr>
            <w:rFonts w:cs="Times New Roman"/>
            <w:sz w:val="22"/>
            <w:szCs w:val="22"/>
          </w:rPr>
          <w:delText>0</w:delText>
        </w:r>
      </w:del>
      <w:ins w:id="13" w:author="Sinkinson, Michael" w:date="2017-10-09T15:47:00Z">
        <w:r w:rsidR="00A5306E">
          <w:rPr>
            <w:rFonts w:cs="Times New Roman"/>
            <w:sz w:val="22"/>
            <w:szCs w:val="22"/>
          </w:rPr>
          <w:t>1</w:t>
        </w:r>
        <w:r w:rsidR="00A5306E" w:rsidRPr="00E10E96">
          <w:rPr>
            <w:rFonts w:cs="Times New Roman"/>
            <w:sz w:val="22"/>
            <w:szCs w:val="22"/>
          </w:rPr>
          <w:t>0</w:t>
        </w:r>
      </w:ins>
      <w:r w:rsidR="00FC63A1" w:rsidRPr="00E10E96">
        <w:rPr>
          <w:rFonts w:cs="Times New Roman"/>
          <w:sz w:val="22"/>
          <w:szCs w:val="22"/>
        </w:rPr>
        <w:t xml:space="preserve">%. </w:t>
      </w:r>
      <w:r w:rsidR="00780FD5">
        <w:rPr>
          <w:rFonts w:cs="Times New Roman"/>
          <w:sz w:val="22"/>
          <w:szCs w:val="22"/>
        </w:rPr>
        <w:t xml:space="preserve">(In other words, the demand in 2007 is </w:t>
      </w:r>
      <w:proofErr w:type="spellStart"/>
      <w:r w:rsidR="00780FD5">
        <w:rPr>
          <w:rFonts w:cs="Times New Roman"/>
          <w:sz w:val="22"/>
          <w:szCs w:val="22"/>
        </w:rPr>
        <w:t>Qd</w:t>
      </w:r>
      <w:r w:rsidR="00780FD5" w:rsidRPr="001D7352">
        <w:rPr>
          <w:rFonts w:cs="Times New Roman"/>
          <w:sz w:val="22"/>
          <w:szCs w:val="22"/>
          <w:vertAlign w:val="superscript"/>
        </w:rPr>
        <w:t>new</w:t>
      </w:r>
      <w:proofErr w:type="spellEnd"/>
      <w:r w:rsidR="00780FD5">
        <w:rPr>
          <w:rFonts w:cs="Times New Roman"/>
          <w:sz w:val="22"/>
          <w:szCs w:val="22"/>
        </w:rPr>
        <w:t>=0.9</w:t>
      </w:r>
      <w:r w:rsidR="00780FD5" w:rsidRPr="001D7352">
        <w:rPr>
          <w:rFonts w:cs="Times New Roman"/>
          <w:sz w:val="22"/>
          <w:szCs w:val="22"/>
        </w:rPr>
        <w:t xml:space="preserve"> </w:t>
      </w:r>
      <w:proofErr w:type="spellStart"/>
      <w:r w:rsidR="00780FD5" w:rsidRPr="000868ED">
        <w:rPr>
          <w:rFonts w:cs="Times New Roman"/>
          <w:sz w:val="22"/>
          <w:szCs w:val="22"/>
        </w:rPr>
        <w:t>Q</w:t>
      </w:r>
      <w:r w:rsidR="00780FD5" w:rsidRPr="000868ED">
        <w:rPr>
          <w:rFonts w:cs="Times New Roman"/>
          <w:sz w:val="22"/>
          <w:szCs w:val="22"/>
          <w:vertAlign w:val="subscript"/>
        </w:rPr>
        <w:t>d</w:t>
      </w:r>
      <w:proofErr w:type="spellEnd"/>
      <w:r w:rsidR="00780FD5">
        <w:rPr>
          <w:rFonts w:cs="Times New Roman"/>
          <w:sz w:val="22"/>
          <w:szCs w:val="22"/>
        </w:rPr>
        <w:t>.)</w:t>
      </w:r>
      <w:r w:rsidR="00780FD5" w:rsidRPr="000868ED">
        <w:rPr>
          <w:rFonts w:cs="Times New Roman"/>
          <w:sz w:val="22"/>
          <w:szCs w:val="22"/>
        </w:rPr>
        <w:t xml:space="preserve"> </w:t>
      </w:r>
      <w:r w:rsidR="00FC63A1" w:rsidRPr="00E10E96">
        <w:rPr>
          <w:rFonts w:cs="Times New Roman"/>
          <w:sz w:val="22"/>
          <w:szCs w:val="22"/>
        </w:rPr>
        <w:t xml:space="preserve">As a consequence, the market price fell as well. Can you predict the percentage change in price caused by this </w:t>
      </w:r>
      <w:r w:rsidR="007346A9" w:rsidRPr="00E10E96">
        <w:rPr>
          <w:rFonts w:cs="Times New Roman"/>
          <w:sz w:val="22"/>
          <w:szCs w:val="22"/>
        </w:rPr>
        <w:t xml:space="preserve">10% </w:t>
      </w:r>
      <w:r w:rsidR="00FC63A1" w:rsidRPr="00E10E96">
        <w:rPr>
          <w:rFonts w:cs="Times New Roman"/>
          <w:sz w:val="22"/>
          <w:szCs w:val="22"/>
        </w:rPr>
        <w:t>drop in demand?</w:t>
      </w:r>
    </w:p>
    <w:p w14:paraId="307B8C84" w14:textId="787B07A1" w:rsidR="0075260E" w:rsidRPr="00E10E96" w:rsidRDefault="0075260E" w:rsidP="00296744">
      <w:pPr>
        <w:pStyle w:val="BodyText"/>
        <w:tabs>
          <w:tab w:val="left" w:pos="1733"/>
        </w:tabs>
        <w:spacing w:line="252" w:lineRule="auto"/>
        <w:ind w:left="1732" w:right="486"/>
        <w:rPr>
          <w:rFonts w:cs="Times New Roman"/>
          <w:sz w:val="22"/>
          <w:szCs w:val="22"/>
        </w:rPr>
      </w:pPr>
    </w:p>
    <w:p w14:paraId="2EBA3625" w14:textId="41C0DC58" w:rsidR="00296744" w:rsidRPr="00E10E96" w:rsidRDefault="00296744" w:rsidP="00296744">
      <w:pPr>
        <w:pStyle w:val="BodyText"/>
        <w:tabs>
          <w:tab w:val="left" w:pos="1733"/>
        </w:tabs>
        <w:spacing w:line="252" w:lineRule="auto"/>
        <w:ind w:left="1228" w:right="486"/>
        <w:rPr>
          <w:rFonts w:cs="Times New Roman"/>
          <w:color w:val="FF0000"/>
          <w:sz w:val="22"/>
          <w:szCs w:val="22"/>
        </w:rPr>
      </w:pPr>
      <w:r w:rsidRPr="00E10E96">
        <w:rPr>
          <w:rFonts w:cs="Times New Roman"/>
          <w:sz w:val="22"/>
          <w:szCs w:val="22"/>
        </w:rPr>
        <w:tab/>
      </w:r>
      <w:r w:rsidRPr="00E10E96">
        <w:rPr>
          <w:rFonts w:cs="Times New Roman"/>
          <w:color w:val="FF0000"/>
          <w:sz w:val="22"/>
          <w:szCs w:val="22"/>
        </w:rPr>
        <w:t>-12+18P=0.9(36-6P)</w:t>
      </w:r>
    </w:p>
    <w:p w14:paraId="1ED1E327" w14:textId="77777777" w:rsidR="00296744" w:rsidRPr="00E10E96" w:rsidRDefault="00296744" w:rsidP="00296744">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i.e. -12+18P=32.4-5.4P</w:t>
      </w:r>
    </w:p>
    <w:p w14:paraId="20F0ADFF" w14:textId="3ED62687" w:rsidR="00296744" w:rsidRPr="00E10E96" w:rsidRDefault="00296744" w:rsidP="00296744">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 xml:space="preserve"> implies P= 1.897</w:t>
      </w:r>
      <w:r w:rsidR="007346A9" w:rsidRPr="00E10E96">
        <w:rPr>
          <w:rFonts w:cs="Times New Roman"/>
          <w:color w:val="FF0000"/>
          <w:sz w:val="22"/>
          <w:szCs w:val="22"/>
        </w:rPr>
        <w:t>, Q=22.15</w:t>
      </w:r>
      <w:r w:rsidR="00DC5E27">
        <w:rPr>
          <w:rFonts w:cs="Times New Roman"/>
          <w:color w:val="FF0000"/>
          <w:sz w:val="22"/>
          <w:szCs w:val="22"/>
        </w:rPr>
        <w:t xml:space="preserve"> [2 points for the right P and Q]</w:t>
      </w:r>
    </w:p>
    <w:p w14:paraId="4BBADCF4" w14:textId="2A4B5F0A" w:rsidR="007346A9" w:rsidRDefault="007346A9" w:rsidP="00296744">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So percentage change in price is -5%.</w:t>
      </w:r>
      <w:r w:rsidR="00DC5E27">
        <w:rPr>
          <w:rFonts w:cs="Times New Roman"/>
          <w:color w:val="FF0000"/>
          <w:sz w:val="22"/>
          <w:szCs w:val="22"/>
        </w:rPr>
        <w:t xml:space="preserve"> [1 point for the percentage change]</w:t>
      </w:r>
    </w:p>
    <w:p w14:paraId="33EB17DB" w14:textId="77777777" w:rsidR="00DC5E27" w:rsidRDefault="00DC5E27" w:rsidP="00296744">
      <w:pPr>
        <w:pStyle w:val="BodyText"/>
        <w:tabs>
          <w:tab w:val="left" w:pos="1733"/>
        </w:tabs>
        <w:spacing w:line="252" w:lineRule="auto"/>
        <w:ind w:left="1228" w:right="486"/>
        <w:rPr>
          <w:ins w:id="14" w:author="Sinkinson, Michael" w:date="2017-10-09T15:47:00Z"/>
          <w:rFonts w:cs="Times New Roman"/>
          <w:color w:val="FF0000"/>
          <w:sz w:val="22"/>
          <w:szCs w:val="22"/>
        </w:rPr>
      </w:pPr>
    </w:p>
    <w:p w14:paraId="06A540E9" w14:textId="2153789F" w:rsidR="00FC63A1" w:rsidRPr="00E10E96" w:rsidRDefault="00367C85" w:rsidP="003E2BFD">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[3</w:t>
      </w:r>
      <w:r w:rsidR="0075260E" w:rsidRPr="00E10E96">
        <w:rPr>
          <w:rFonts w:cs="Times New Roman"/>
          <w:sz w:val="22"/>
          <w:szCs w:val="22"/>
        </w:rPr>
        <w:t xml:space="preserve"> points] </w:t>
      </w:r>
      <w:r w:rsidR="00FC63A1" w:rsidRPr="00E10E96">
        <w:rPr>
          <w:rFonts w:cs="Times New Roman"/>
          <w:sz w:val="22"/>
          <w:szCs w:val="22"/>
        </w:rPr>
        <w:t>An intern at the American Bureau of Metal Statistics suggests that this change in demand and price can be used to quickly compute the price elasticity of the demand for copper. Do you agree with this view? Explain clearly why or why not.</w:t>
      </w:r>
    </w:p>
    <w:p w14:paraId="5F2F8363" w14:textId="77777777" w:rsidR="007346A9" w:rsidRPr="00E10E96" w:rsidRDefault="007346A9" w:rsidP="00476F0C">
      <w:pPr>
        <w:pStyle w:val="BodyText"/>
        <w:tabs>
          <w:tab w:val="left" w:pos="1733"/>
        </w:tabs>
        <w:spacing w:line="252" w:lineRule="auto"/>
        <w:ind w:left="292" w:right="486"/>
        <w:jc w:val="right"/>
        <w:rPr>
          <w:rFonts w:cs="Times New Roman"/>
          <w:sz w:val="22"/>
          <w:szCs w:val="22"/>
        </w:rPr>
      </w:pPr>
    </w:p>
    <w:p w14:paraId="57E4180B" w14:textId="4039D60B" w:rsidR="007346A9"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No, this is incorrect. The demand curve itself has moved – so you canno</w:t>
      </w:r>
      <w:del w:id="15" w:author="Sinkinson, Michael" w:date="2017-10-09T15:48:00Z">
        <w:r w:rsidRPr="00E10E96" w:rsidDel="00A5306E">
          <w:rPr>
            <w:rFonts w:cs="Times New Roman"/>
            <w:color w:val="FF0000"/>
            <w:sz w:val="22"/>
            <w:szCs w:val="22"/>
          </w:rPr>
          <w:delText>t</w:delText>
        </w:r>
      </w:del>
      <w:r w:rsidRPr="00E10E96">
        <w:rPr>
          <w:rFonts w:cs="Times New Roman"/>
          <w:color w:val="FF0000"/>
          <w:sz w:val="22"/>
          <w:szCs w:val="22"/>
        </w:rPr>
        <w:t>t use this percentage change to compute elasticity. To compute elasticity you have to think about how price changes along the same demand curve affect demand.</w:t>
      </w:r>
    </w:p>
    <w:p w14:paraId="03AECA00" w14:textId="647B51E9" w:rsidR="00FC63A1" w:rsidRPr="00E10E96" w:rsidRDefault="007346A9" w:rsidP="00FC63A1">
      <w:pPr>
        <w:pStyle w:val="BodyText"/>
        <w:tabs>
          <w:tab w:val="left" w:pos="1733"/>
        </w:tabs>
        <w:spacing w:line="252" w:lineRule="auto"/>
        <w:ind w:left="0" w:right="486"/>
        <w:rPr>
          <w:rFonts w:cs="Times New Roman"/>
          <w:sz w:val="22"/>
          <w:szCs w:val="22"/>
        </w:rPr>
      </w:pPr>
      <w:r w:rsidRPr="00E10E96">
        <w:rPr>
          <w:rFonts w:cs="Times New Roman"/>
          <w:color w:val="FF0000"/>
          <w:sz w:val="22"/>
          <w:szCs w:val="22"/>
        </w:rPr>
        <w:tab/>
      </w:r>
    </w:p>
    <w:p w14:paraId="63880F41" w14:textId="787BC112" w:rsidR="00FC63A1" w:rsidRPr="00E10E96" w:rsidRDefault="00E10E96" w:rsidP="003E2BFD">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[4</w:t>
      </w:r>
      <w:r w:rsidR="00367C85" w:rsidRPr="00E10E96">
        <w:rPr>
          <w:rFonts w:cs="Times New Roman"/>
          <w:sz w:val="22"/>
          <w:szCs w:val="22"/>
        </w:rPr>
        <w:t xml:space="preserve"> points] </w:t>
      </w:r>
      <w:r w:rsidR="00FC63A1" w:rsidRPr="00E10E96">
        <w:rPr>
          <w:rFonts w:cs="Times New Roman"/>
          <w:sz w:val="22"/>
          <w:szCs w:val="22"/>
        </w:rPr>
        <w:t>Compute the price elasticity of demand at the market equilibrium price in 2006.</w:t>
      </w:r>
    </w:p>
    <w:p w14:paraId="05D543AF" w14:textId="77777777" w:rsidR="007346A9" w:rsidRPr="00E10E96" w:rsidRDefault="007346A9" w:rsidP="007346A9">
      <w:pPr>
        <w:pStyle w:val="BodyText"/>
        <w:tabs>
          <w:tab w:val="left" w:pos="1733"/>
        </w:tabs>
        <w:spacing w:line="252" w:lineRule="auto"/>
        <w:ind w:left="1732" w:right="486"/>
        <w:rPr>
          <w:rFonts w:cs="Times New Roman"/>
          <w:sz w:val="22"/>
          <w:szCs w:val="22"/>
        </w:rPr>
      </w:pPr>
    </w:p>
    <w:p w14:paraId="61924253" w14:textId="784FC359" w:rsidR="007346A9"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Elasticity</w:t>
      </w:r>
      <w:proofErr w:type="gramStart"/>
      <w:r w:rsidRPr="00E10E96">
        <w:rPr>
          <w:rFonts w:cs="Times New Roman"/>
          <w:color w:val="FF0000"/>
          <w:sz w:val="22"/>
          <w:szCs w:val="22"/>
        </w:rPr>
        <w:t>=(</w:t>
      </w:r>
      <w:proofErr w:type="spellStart"/>
      <w:proofErr w:type="gramEnd"/>
      <w:r w:rsidRPr="00E10E96">
        <w:rPr>
          <w:rFonts w:cs="Times New Roman"/>
          <w:color w:val="FF0000"/>
          <w:sz w:val="22"/>
          <w:szCs w:val="22"/>
        </w:rPr>
        <w:t>dQ</w:t>
      </w:r>
      <w:proofErr w:type="spellEnd"/>
      <w:r w:rsidRPr="00E10E96">
        <w:rPr>
          <w:rFonts w:cs="Times New Roman"/>
          <w:color w:val="FF0000"/>
          <w:sz w:val="22"/>
          <w:szCs w:val="22"/>
        </w:rPr>
        <w:t>/</w:t>
      </w:r>
      <w:proofErr w:type="spellStart"/>
      <w:r w:rsidRPr="00E10E96">
        <w:rPr>
          <w:rFonts w:cs="Times New Roman"/>
          <w:color w:val="FF0000"/>
          <w:sz w:val="22"/>
          <w:szCs w:val="22"/>
        </w:rPr>
        <w:t>dP</w:t>
      </w:r>
      <w:proofErr w:type="spellEnd"/>
      <w:r w:rsidRPr="00E10E96">
        <w:rPr>
          <w:rFonts w:cs="Times New Roman"/>
          <w:color w:val="FF0000"/>
          <w:sz w:val="22"/>
          <w:szCs w:val="22"/>
        </w:rPr>
        <w:t>)*(P/Q)=-6*(2/24)=-0.5</w:t>
      </w:r>
    </w:p>
    <w:p w14:paraId="31480574" w14:textId="60C6EDE1" w:rsidR="001C0B88" w:rsidRDefault="001C0B88" w:rsidP="007346A9">
      <w:pPr>
        <w:pStyle w:val="BodyText"/>
        <w:tabs>
          <w:tab w:val="left" w:pos="1733"/>
        </w:tabs>
        <w:spacing w:line="252" w:lineRule="auto"/>
        <w:ind w:left="1732" w:right="486"/>
        <w:rPr>
          <w:ins w:id="16" w:author="Sinkinson, Michael" w:date="2017-10-09T15:51:00Z"/>
          <w:rFonts w:cs="Times New Roman"/>
          <w:color w:val="FF0000"/>
          <w:sz w:val="22"/>
          <w:szCs w:val="22"/>
        </w:rPr>
      </w:pPr>
      <w:r>
        <w:rPr>
          <w:rFonts w:cs="Times New Roman"/>
          <w:color w:val="FF0000"/>
          <w:sz w:val="22"/>
          <w:szCs w:val="22"/>
        </w:rPr>
        <w:t>[2 points for the correct formula if the final answer is wrong]</w:t>
      </w:r>
    </w:p>
    <w:p w14:paraId="270637E0" w14:textId="7F7E747E" w:rsidR="00A5306E" w:rsidRPr="00E10E96" w:rsidRDefault="00A5306E" w:rsidP="001C0B88">
      <w:pPr>
        <w:pStyle w:val="BodyText"/>
        <w:tabs>
          <w:tab w:val="left" w:pos="1733"/>
        </w:tabs>
        <w:spacing w:line="252" w:lineRule="auto"/>
        <w:ind w:right="486"/>
        <w:rPr>
          <w:rFonts w:cs="Times New Roman"/>
          <w:color w:val="FF0000"/>
          <w:sz w:val="22"/>
          <w:szCs w:val="22"/>
        </w:rPr>
      </w:pPr>
    </w:p>
    <w:p w14:paraId="1ABA26BE" w14:textId="77777777" w:rsidR="00FC63A1" w:rsidRPr="00E10E96" w:rsidRDefault="00FC63A1" w:rsidP="00FC63A1">
      <w:pPr>
        <w:pStyle w:val="BodyText"/>
        <w:tabs>
          <w:tab w:val="left" w:pos="1733"/>
        </w:tabs>
        <w:spacing w:line="252" w:lineRule="auto"/>
        <w:ind w:left="0" w:right="486"/>
        <w:rPr>
          <w:rFonts w:cs="Times New Roman"/>
          <w:sz w:val="22"/>
          <w:szCs w:val="22"/>
        </w:rPr>
      </w:pPr>
    </w:p>
    <w:p w14:paraId="13D9CE42" w14:textId="6522ABC8" w:rsidR="00367C85" w:rsidRPr="00E10E96" w:rsidRDefault="00367C85" w:rsidP="007346A9">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[3 points] Due to widespread strikes in the copper mines in Chile in 2008, the world supply of copper fell by 5%. What happened to equilibrium price and quantities of copper?</w:t>
      </w:r>
      <w:r w:rsidR="00780FD5" w:rsidRPr="00780FD5">
        <w:rPr>
          <w:rFonts w:cs="Times New Roman"/>
          <w:sz w:val="22"/>
          <w:szCs w:val="22"/>
        </w:rPr>
        <w:t xml:space="preserve"> </w:t>
      </w:r>
      <w:r w:rsidR="00780FD5">
        <w:rPr>
          <w:rFonts w:cs="Times New Roman"/>
          <w:sz w:val="22"/>
          <w:szCs w:val="22"/>
        </w:rPr>
        <w:t>(Assume that the demand was the same as in 2007.)</w:t>
      </w:r>
      <w:r w:rsidRPr="00E10E96">
        <w:rPr>
          <w:rFonts w:cs="Times New Roman"/>
          <w:sz w:val="22"/>
          <w:szCs w:val="22"/>
        </w:rPr>
        <w:t xml:space="preserve"> </w:t>
      </w:r>
    </w:p>
    <w:p w14:paraId="7D8D6CDB" w14:textId="77777777" w:rsidR="007346A9" w:rsidRPr="00E10E96" w:rsidRDefault="007346A9" w:rsidP="007346A9">
      <w:pPr>
        <w:pStyle w:val="BodyText"/>
        <w:tabs>
          <w:tab w:val="left" w:pos="1733"/>
        </w:tabs>
        <w:spacing w:line="252" w:lineRule="auto"/>
        <w:ind w:left="1732" w:right="486"/>
        <w:rPr>
          <w:rFonts w:cs="Times New Roman"/>
          <w:color w:val="FF0000"/>
          <w:sz w:val="22"/>
          <w:szCs w:val="22"/>
        </w:rPr>
      </w:pPr>
    </w:p>
    <w:p w14:paraId="64C9CACC" w14:textId="35960B10" w:rsidR="00367C85"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0.95*(-12+18P</w:t>
      </w:r>
      <w:proofErr w:type="gramStart"/>
      <w:r w:rsidRPr="00E10E96">
        <w:rPr>
          <w:rFonts w:cs="Times New Roman"/>
          <w:color w:val="FF0000"/>
          <w:sz w:val="22"/>
          <w:szCs w:val="22"/>
        </w:rPr>
        <w:t>)=</w:t>
      </w:r>
      <w:proofErr w:type="gramEnd"/>
      <w:r w:rsidRPr="00E10E96">
        <w:rPr>
          <w:rFonts w:cs="Times New Roman"/>
          <w:color w:val="FF0000"/>
          <w:sz w:val="22"/>
          <w:szCs w:val="22"/>
        </w:rPr>
        <w:t>0.9(36-6P)</w:t>
      </w:r>
    </w:p>
    <w:p w14:paraId="5833483E" w14:textId="35ED06D1" w:rsidR="007346A9"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implies 22.95P=43.8</w:t>
      </w:r>
    </w:p>
    <w:p w14:paraId="101FFB01" w14:textId="41792B78" w:rsidR="007346A9"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implies P=1.95</w:t>
      </w:r>
      <w:r w:rsidR="001C0B88">
        <w:rPr>
          <w:rFonts w:cs="Times New Roman"/>
          <w:color w:val="FF0000"/>
          <w:sz w:val="22"/>
          <w:szCs w:val="22"/>
        </w:rPr>
        <w:t xml:space="preserve"> [2 points]</w:t>
      </w:r>
    </w:p>
    <w:p w14:paraId="612B5544" w14:textId="783B75BD" w:rsidR="007346A9"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and Q=21.88</w:t>
      </w:r>
      <w:r w:rsidR="001C0B88">
        <w:rPr>
          <w:rFonts w:cs="Times New Roman"/>
          <w:color w:val="FF0000"/>
          <w:sz w:val="22"/>
          <w:szCs w:val="22"/>
        </w:rPr>
        <w:t xml:space="preserve"> [1 point]</w:t>
      </w:r>
    </w:p>
    <w:p w14:paraId="4307777A" w14:textId="77777777" w:rsidR="007346A9" w:rsidRPr="00E10E96" w:rsidRDefault="007346A9" w:rsidP="00367C85">
      <w:pPr>
        <w:pStyle w:val="BodyText"/>
        <w:tabs>
          <w:tab w:val="left" w:pos="1733"/>
        </w:tabs>
        <w:spacing w:line="252" w:lineRule="auto"/>
        <w:ind w:left="0" w:right="486"/>
        <w:rPr>
          <w:rFonts w:cs="Times New Roman"/>
          <w:sz w:val="22"/>
          <w:szCs w:val="22"/>
        </w:rPr>
      </w:pPr>
    </w:p>
    <w:p w14:paraId="2C75EA33" w14:textId="1CD0E20B" w:rsidR="00367C85" w:rsidRPr="00E10E96" w:rsidRDefault="00367C85" w:rsidP="003E2BFD">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[3 points] Suppose that these same strikes had happened in 2006 instead. Can you compare qualitatively the relative effects on price and quantity that you would have seen compared to what you see in 2008? (</w:t>
      </w:r>
      <w:r w:rsidRPr="00E10E96">
        <w:rPr>
          <w:rFonts w:cs="Times New Roman"/>
          <w:b/>
          <w:i/>
          <w:sz w:val="22"/>
          <w:szCs w:val="22"/>
        </w:rPr>
        <w:t>You do not need to re-compute the new price and quantity in 2006 with the strikes. A qualitative answer will suffice.)</w:t>
      </w:r>
    </w:p>
    <w:p w14:paraId="045E9873" w14:textId="77777777" w:rsidR="00367C85" w:rsidRPr="00E10E96" w:rsidRDefault="00367C85" w:rsidP="00367C85">
      <w:pPr>
        <w:pStyle w:val="BodyText"/>
        <w:tabs>
          <w:tab w:val="left" w:pos="1733"/>
        </w:tabs>
        <w:spacing w:line="252" w:lineRule="auto"/>
        <w:ind w:left="0" w:right="486"/>
        <w:rPr>
          <w:rFonts w:cs="Times New Roman"/>
          <w:sz w:val="22"/>
          <w:szCs w:val="22"/>
        </w:rPr>
      </w:pPr>
    </w:p>
    <w:p w14:paraId="7CEA55DA" w14:textId="6A3303AC" w:rsidR="007346A9" w:rsidRPr="00E10E96" w:rsidRDefault="007346A9" w:rsidP="007346A9">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If you compare th</w:t>
      </w:r>
      <w:r w:rsidR="00242F2A">
        <w:rPr>
          <w:rFonts w:cs="Times New Roman"/>
          <w:color w:val="FF0000"/>
          <w:sz w:val="22"/>
          <w:szCs w:val="22"/>
        </w:rPr>
        <w:t>e demand curves of 2006 and 2008</w:t>
      </w:r>
      <w:r w:rsidRPr="00E10E96">
        <w:rPr>
          <w:rFonts w:cs="Times New Roman"/>
          <w:color w:val="FF0000"/>
          <w:sz w:val="22"/>
          <w:szCs w:val="22"/>
        </w:rPr>
        <w:t>, the 2006 demand is less steep. This means, the same supply shift would have had a relatively higher effect on quantity than price in 2006.</w:t>
      </w:r>
    </w:p>
    <w:p w14:paraId="250CEA1B" w14:textId="77777777" w:rsidR="007346A9" w:rsidRPr="00E10E96" w:rsidRDefault="007346A9" w:rsidP="00BA1111">
      <w:pPr>
        <w:pStyle w:val="BodyText"/>
        <w:tabs>
          <w:tab w:val="left" w:pos="1733"/>
        </w:tabs>
        <w:spacing w:line="252" w:lineRule="auto"/>
        <w:ind w:left="1228" w:right="486"/>
        <w:rPr>
          <w:rFonts w:cs="Times New Roman"/>
          <w:color w:val="FF0000"/>
          <w:sz w:val="22"/>
          <w:szCs w:val="22"/>
        </w:rPr>
      </w:pPr>
    </w:p>
    <w:p w14:paraId="1BF68D7E" w14:textId="6C9BBCE2" w:rsidR="00DC288F" w:rsidRPr="00E10E96" w:rsidRDefault="0075260E" w:rsidP="00BA1111">
      <w:pPr>
        <w:pStyle w:val="BodyText"/>
        <w:tabs>
          <w:tab w:val="left" w:pos="1733"/>
        </w:tabs>
        <w:spacing w:line="252" w:lineRule="auto"/>
        <w:ind w:left="1228" w:right="486"/>
        <w:rPr>
          <w:rFonts w:cs="Times New Roman"/>
          <w:sz w:val="22"/>
          <w:szCs w:val="22"/>
        </w:rPr>
      </w:pPr>
      <w:r w:rsidRPr="00E10E96">
        <w:rPr>
          <w:rFonts w:cs="Times New Roman"/>
          <w:sz w:val="22"/>
          <w:szCs w:val="22"/>
        </w:rPr>
        <w:tab/>
      </w:r>
    </w:p>
    <w:p w14:paraId="52E13411" w14:textId="77777777" w:rsidR="006F040D" w:rsidRPr="00E10E96" w:rsidRDefault="006F040D" w:rsidP="006F040D">
      <w:pPr>
        <w:pStyle w:val="Default"/>
        <w:rPr>
          <w:rFonts w:ascii="Times New Roman" w:hAnsi="Times New Roman" w:cs="Times New Roman"/>
          <w:b/>
          <w:sz w:val="22"/>
          <w:szCs w:val="22"/>
        </w:rPr>
      </w:pPr>
    </w:p>
    <w:p w14:paraId="249748E5" w14:textId="77777777" w:rsidR="006F040D" w:rsidRPr="00E10E96" w:rsidRDefault="006F040D" w:rsidP="006F040D">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Pr="00E10E96">
        <w:rPr>
          <w:rFonts w:ascii="Times New Roman" w:hAnsi="Times New Roman" w:cs="Times New Roman"/>
          <w:b/>
          <w:u w:val="single" w:color="000000"/>
        </w:rPr>
        <w:t xml:space="preserve"> points] Basics of game theory</w:t>
      </w:r>
    </w:p>
    <w:p w14:paraId="5AD42F10" w14:textId="77777777" w:rsidR="006F040D" w:rsidRPr="00E10E96" w:rsidRDefault="006F040D" w:rsidP="006F040D">
      <w:pPr>
        <w:rPr>
          <w:rFonts w:ascii="Times New Roman" w:hAnsi="Times New Roman" w:cs="Times New Roman"/>
          <w:b/>
        </w:rPr>
      </w:pPr>
    </w:p>
    <w:p w14:paraId="191E69A8" w14:textId="77777777" w:rsidR="006F040D" w:rsidRPr="00E10E96" w:rsidRDefault="006F040D" w:rsidP="006F040D">
      <w:pPr>
        <w:rPr>
          <w:rFonts w:ascii="Times New Roman" w:hAnsi="Times New Roman" w:cs="Times New Roman"/>
        </w:rPr>
      </w:pPr>
      <w:r w:rsidRPr="00E10E96">
        <w:rPr>
          <w:rFonts w:ascii="Times New Roman" w:hAnsi="Times New Roman" w:cs="Times New Roman"/>
        </w:rPr>
        <w:t>Consider the following simultaneous-move game:</w:t>
      </w:r>
    </w:p>
    <w:p w14:paraId="3EC81AA3" w14:textId="77777777" w:rsidR="006F040D" w:rsidRPr="00E10E96" w:rsidRDefault="006F040D" w:rsidP="006F040D">
      <w:pPr>
        <w:rPr>
          <w:rFonts w:ascii="Times New Roman" w:hAnsi="Times New Roman" w:cs="Times New Roman"/>
        </w:rPr>
      </w:pP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6F040D" w:rsidRPr="00E10E96" w14:paraId="6C807F1C" w14:textId="77777777" w:rsidTr="00767E10">
        <w:trPr>
          <w:trHeight w:val="432"/>
        </w:trPr>
        <w:tc>
          <w:tcPr>
            <w:tcW w:w="5945" w:type="dxa"/>
            <w:gridSpan w:val="5"/>
            <w:vAlign w:val="center"/>
          </w:tcPr>
          <w:p w14:paraId="1DB2B96E"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 xml:space="preserve">                                    Player 2</w:t>
            </w:r>
          </w:p>
        </w:tc>
      </w:tr>
      <w:tr w:rsidR="006F040D" w:rsidRPr="00E10E96" w14:paraId="3A44BCE9" w14:textId="77777777" w:rsidTr="00767E10">
        <w:trPr>
          <w:trHeight w:val="432"/>
        </w:trPr>
        <w:tc>
          <w:tcPr>
            <w:tcW w:w="1213" w:type="dxa"/>
            <w:vMerge w:val="restart"/>
            <w:vAlign w:val="center"/>
          </w:tcPr>
          <w:p w14:paraId="18994052"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Player 1</w:t>
            </w:r>
          </w:p>
        </w:tc>
        <w:tc>
          <w:tcPr>
            <w:tcW w:w="1046" w:type="dxa"/>
            <w:vAlign w:val="center"/>
          </w:tcPr>
          <w:p w14:paraId="4A455A09" w14:textId="77777777" w:rsidR="006F040D" w:rsidRPr="00E10E96" w:rsidRDefault="006F040D" w:rsidP="00767E10">
            <w:pPr>
              <w:rPr>
                <w:rFonts w:ascii="Times New Roman" w:hAnsi="Times New Roman" w:cs="Times New Roman"/>
              </w:rPr>
            </w:pPr>
          </w:p>
        </w:tc>
        <w:tc>
          <w:tcPr>
            <w:tcW w:w="1170" w:type="dxa"/>
            <w:tcBorders>
              <w:bottom w:val="single" w:sz="4" w:space="0" w:color="auto"/>
            </w:tcBorders>
            <w:vAlign w:val="center"/>
          </w:tcPr>
          <w:p w14:paraId="619BF9B6"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L</w:t>
            </w:r>
          </w:p>
        </w:tc>
        <w:tc>
          <w:tcPr>
            <w:tcW w:w="1260" w:type="dxa"/>
            <w:tcBorders>
              <w:bottom w:val="single" w:sz="4" w:space="0" w:color="auto"/>
            </w:tcBorders>
            <w:vAlign w:val="center"/>
          </w:tcPr>
          <w:p w14:paraId="37C7B148"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C</w:t>
            </w:r>
          </w:p>
        </w:tc>
        <w:tc>
          <w:tcPr>
            <w:tcW w:w="1256" w:type="dxa"/>
            <w:tcBorders>
              <w:bottom w:val="single" w:sz="4" w:space="0" w:color="auto"/>
            </w:tcBorders>
            <w:vAlign w:val="center"/>
          </w:tcPr>
          <w:p w14:paraId="02E8DBCB"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R</w:t>
            </w:r>
          </w:p>
        </w:tc>
      </w:tr>
      <w:tr w:rsidR="006F040D" w:rsidRPr="00E10E96" w14:paraId="487E801C" w14:textId="77777777" w:rsidTr="00767E10">
        <w:trPr>
          <w:trHeight w:val="432"/>
        </w:trPr>
        <w:tc>
          <w:tcPr>
            <w:tcW w:w="1213" w:type="dxa"/>
            <w:vMerge/>
            <w:vAlign w:val="center"/>
          </w:tcPr>
          <w:p w14:paraId="7A0FF908" w14:textId="77777777" w:rsidR="006F040D" w:rsidRPr="00E10E96" w:rsidRDefault="006F040D" w:rsidP="00767E10">
            <w:pPr>
              <w:rPr>
                <w:rFonts w:ascii="Times New Roman" w:hAnsi="Times New Roman" w:cs="Times New Roman"/>
              </w:rPr>
            </w:pPr>
          </w:p>
        </w:tc>
        <w:tc>
          <w:tcPr>
            <w:tcW w:w="1046" w:type="dxa"/>
            <w:tcBorders>
              <w:right w:val="single" w:sz="4" w:space="0" w:color="auto"/>
            </w:tcBorders>
            <w:vAlign w:val="center"/>
          </w:tcPr>
          <w:p w14:paraId="51D19633"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T</w:t>
            </w:r>
          </w:p>
        </w:tc>
        <w:tc>
          <w:tcPr>
            <w:tcW w:w="1170" w:type="dxa"/>
            <w:tcBorders>
              <w:top w:val="single" w:sz="4" w:space="0" w:color="auto"/>
              <w:left w:val="single" w:sz="4" w:space="0" w:color="auto"/>
              <w:bottom w:val="single" w:sz="4" w:space="0" w:color="auto"/>
              <w:right w:val="single" w:sz="4" w:space="0" w:color="auto"/>
            </w:tcBorders>
            <w:vAlign w:val="center"/>
          </w:tcPr>
          <w:p w14:paraId="707C0AC0"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9, 5</w:t>
            </w:r>
          </w:p>
        </w:tc>
        <w:tc>
          <w:tcPr>
            <w:tcW w:w="1260" w:type="dxa"/>
            <w:tcBorders>
              <w:top w:val="single" w:sz="4" w:space="0" w:color="auto"/>
              <w:left w:val="single" w:sz="4" w:space="0" w:color="auto"/>
              <w:bottom w:val="single" w:sz="4" w:space="0" w:color="auto"/>
              <w:right w:val="single" w:sz="4" w:space="0" w:color="auto"/>
            </w:tcBorders>
            <w:vAlign w:val="center"/>
          </w:tcPr>
          <w:p w14:paraId="61B55AFD"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5, 6</w:t>
            </w:r>
          </w:p>
        </w:tc>
        <w:tc>
          <w:tcPr>
            <w:tcW w:w="1256" w:type="dxa"/>
            <w:tcBorders>
              <w:top w:val="single" w:sz="4" w:space="0" w:color="auto"/>
              <w:left w:val="single" w:sz="4" w:space="0" w:color="auto"/>
              <w:bottom w:val="single" w:sz="4" w:space="0" w:color="auto"/>
              <w:right w:val="single" w:sz="4" w:space="0" w:color="auto"/>
            </w:tcBorders>
            <w:vAlign w:val="center"/>
          </w:tcPr>
          <w:p w14:paraId="057083D7"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2, 4</w:t>
            </w:r>
          </w:p>
        </w:tc>
      </w:tr>
      <w:tr w:rsidR="006F040D" w:rsidRPr="00E10E96" w14:paraId="400313C6" w14:textId="77777777" w:rsidTr="00767E10">
        <w:trPr>
          <w:trHeight w:val="432"/>
        </w:trPr>
        <w:tc>
          <w:tcPr>
            <w:tcW w:w="1213" w:type="dxa"/>
            <w:vMerge/>
            <w:vAlign w:val="center"/>
          </w:tcPr>
          <w:p w14:paraId="38058412" w14:textId="77777777" w:rsidR="006F040D" w:rsidRPr="00E10E96" w:rsidRDefault="006F040D" w:rsidP="00767E10">
            <w:pPr>
              <w:rPr>
                <w:rFonts w:ascii="Times New Roman" w:hAnsi="Times New Roman" w:cs="Times New Roman"/>
              </w:rPr>
            </w:pPr>
          </w:p>
        </w:tc>
        <w:tc>
          <w:tcPr>
            <w:tcW w:w="1046" w:type="dxa"/>
            <w:tcBorders>
              <w:right w:val="single" w:sz="4" w:space="0" w:color="auto"/>
            </w:tcBorders>
            <w:vAlign w:val="center"/>
          </w:tcPr>
          <w:p w14:paraId="46A86E78"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M</w:t>
            </w:r>
          </w:p>
        </w:tc>
        <w:tc>
          <w:tcPr>
            <w:tcW w:w="1170" w:type="dxa"/>
            <w:tcBorders>
              <w:top w:val="single" w:sz="4" w:space="0" w:color="auto"/>
              <w:left w:val="single" w:sz="4" w:space="0" w:color="auto"/>
              <w:bottom w:val="single" w:sz="4" w:space="0" w:color="auto"/>
              <w:right w:val="single" w:sz="4" w:space="0" w:color="auto"/>
            </w:tcBorders>
            <w:vAlign w:val="center"/>
          </w:tcPr>
          <w:p w14:paraId="46A2D9D2"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6, 5</w:t>
            </w:r>
          </w:p>
        </w:tc>
        <w:tc>
          <w:tcPr>
            <w:tcW w:w="1260" w:type="dxa"/>
            <w:tcBorders>
              <w:top w:val="single" w:sz="4" w:space="0" w:color="auto"/>
              <w:left w:val="single" w:sz="4" w:space="0" w:color="auto"/>
              <w:bottom w:val="single" w:sz="4" w:space="0" w:color="auto"/>
              <w:right w:val="single" w:sz="4" w:space="0" w:color="auto"/>
            </w:tcBorders>
            <w:vAlign w:val="center"/>
          </w:tcPr>
          <w:p w14:paraId="708B1A2A"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2, 4</w:t>
            </w:r>
          </w:p>
        </w:tc>
        <w:tc>
          <w:tcPr>
            <w:tcW w:w="1256" w:type="dxa"/>
            <w:tcBorders>
              <w:top w:val="single" w:sz="4" w:space="0" w:color="auto"/>
              <w:left w:val="single" w:sz="4" w:space="0" w:color="auto"/>
              <w:bottom w:val="single" w:sz="4" w:space="0" w:color="auto"/>
              <w:right w:val="single" w:sz="4" w:space="0" w:color="auto"/>
            </w:tcBorders>
            <w:vAlign w:val="center"/>
          </w:tcPr>
          <w:p w14:paraId="2377A509"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1 ,3</w:t>
            </w:r>
          </w:p>
        </w:tc>
      </w:tr>
      <w:tr w:rsidR="006F040D" w:rsidRPr="00E10E96" w14:paraId="18E58118" w14:textId="77777777" w:rsidTr="00767E10">
        <w:trPr>
          <w:trHeight w:val="432"/>
        </w:trPr>
        <w:tc>
          <w:tcPr>
            <w:tcW w:w="1213" w:type="dxa"/>
            <w:vMerge/>
            <w:vAlign w:val="center"/>
          </w:tcPr>
          <w:p w14:paraId="511A7409" w14:textId="77777777" w:rsidR="006F040D" w:rsidRPr="00E10E96" w:rsidRDefault="006F040D" w:rsidP="00767E10">
            <w:pPr>
              <w:rPr>
                <w:rFonts w:ascii="Times New Roman" w:hAnsi="Times New Roman" w:cs="Times New Roman"/>
              </w:rPr>
            </w:pPr>
          </w:p>
        </w:tc>
        <w:tc>
          <w:tcPr>
            <w:tcW w:w="1046" w:type="dxa"/>
            <w:tcBorders>
              <w:right w:val="single" w:sz="4" w:space="0" w:color="auto"/>
            </w:tcBorders>
            <w:vAlign w:val="center"/>
          </w:tcPr>
          <w:p w14:paraId="7EE266B1"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B</w:t>
            </w:r>
          </w:p>
        </w:tc>
        <w:tc>
          <w:tcPr>
            <w:tcW w:w="1170" w:type="dxa"/>
            <w:tcBorders>
              <w:top w:val="single" w:sz="4" w:space="0" w:color="auto"/>
              <w:left w:val="single" w:sz="4" w:space="0" w:color="auto"/>
              <w:bottom w:val="single" w:sz="4" w:space="0" w:color="auto"/>
              <w:right w:val="single" w:sz="4" w:space="0" w:color="auto"/>
            </w:tcBorders>
            <w:vAlign w:val="center"/>
          </w:tcPr>
          <w:p w14:paraId="4E8A83F2"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2, 7</w:t>
            </w:r>
          </w:p>
        </w:tc>
        <w:tc>
          <w:tcPr>
            <w:tcW w:w="1260" w:type="dxa"/>
            <w:tcBorders>
              <w:top w:val="single" w:sz="4" w:space="0" w:color="auto"/>
              <w:left w:val="single" w:sz="4" w:space="0" w:color="auto"/>
              <w:bottom w:val="single" w:sz="4" w:space="0" w:color="auto"/>
              <w:right w:val="single" w:sz="4" w:space="0" w:color="auto"/>
            </w:tcBorders>
            <w:vAlign w:val="center"/>
          </w:tcPr>
          <w:p w14:paraId="32F4A744"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3, 6</w:t>
            </w:r>
          </w:p>
        </w:tc>
        <w:tc>
          <w:tcPr>
            <w:tcW w:w="1256" w:type="dxa"/>
            <w:tcBorders>
              <w:top w:val="single" w:sz="4" w:space="0" w:color="auto"/>
              <w:left w:val="single" w:sz="4" w:space="0" w:color="auto"/>
              <w:bottom w:val="single" w:sz="4" w:space="0" w:color="auto"/>
              <w:right w:val="single" w:sz="4" w:space="0" w:color="auto"/>
            </w:tcBorders>
            <w:vAlign w:val="center"/>
          </w:tcPr>
          <w:p w14:paraId="6EC1B910" w14:textId="77777777" w:rsidR="006F040D" w:rsidRPr="00E10E96" w:rsidRDefault="006F040D" w:rsidP="00767E10">
            <w:pPr>
              <w:jc w:val="center"/>
              <w:rPr>
                <w:rFonts w:ascii="Times New Roman" w:hAnsi="Times New Roman" w:cs="Times New Roman"/>
              </w:rPr>
            </w:pPr>
            <w:r w:rsidRPr="00E10E96">
              <w:rPr>
                <w:rFonts w:ascii="Times New Roman" w:hAnsi="Times New Roman" w:cs="Times New Roman"/>
              </w:rPr>
              <w:t>4, 8</w:t>
            </w:r>
          </w:p>
        </w:tc>
      </w:tr>
    </w:tbl>
    <w:p w14:paraId="379626F3" w14:textId="77777777" w:rsidR="006F040D" w:rsidRPr="00E10E96" w:rsidRDefault="006F040D" w:rsidP="006F040D">
      <w:pPr>
        <w:rPr>
          <w:rFonts w:ascii="Times New Roman" w:hAnsi="Times New Roman" w:cs="Times New Roman"/>
        </w:rPr>
      </w:pPr>
    </w:p>
    <w:p w14:paraId="1660F8B8" w14:textId="77777777" w:rsidR="006F040D" w:rsidRPr="00E10E96" w:rsidRDefault="006F040D" w:rsidP="006F040D">
      <w:pPr>
        <w:rPr>
          <w:rFonts w:ascii="Times New Roman" w:hAnsi="Times New Roman" w:cs="Times New Roman"/>
        </w:rPr>
      </w:pPr>
    </w:p>
    <w:p w14:paraId="2132666A" w14:textId="77777777" w:rsidR="006F040D" w:rsidRPr="00E10E96" w:rsidRDefault="006F040D" w:rsidP="006F040D">
      <w:pPr>
        <w:pStyle w:val="BodyText"/>
        <w:numPr>
          <w:ilvl w:val="0"/>
          <w:numId w:val="38"/>
        </w:numPr>
        <w:tabs>
          <w:tab w:val="left" w:pos="1733"/>
        </w:tabs>
        <w:spacing w:line="252" w:lineRule="auto"/>
        <w:ind w:right="486"/>
        <w:rPr>
          <w:rFonts w:cs="Times New Roman"/>
          <w:sz w:val="22"/>
          <w:szCs w:val="22"/>
        </w:rPr>
      </w:pPr>
      <w:r>
        <w:rPr>
          <w:rFonts w:cs="Times New Roman"/>
          <w:sz w:val="22"/>
          <w:szCs w:val="22"/>
        </w:rPr>
        <w:t>[6</w:t>
      </w:r>
      <w:r w:rsidRPr="00E10E96">
        <w:rPr>
          <w:rFonts w:cs="Times New Roman"/>
          <w:sz w:val="22"/>
          <w:szCs w:val="22"/>
        </w:rPr>
        <w:t xml:space="preserve"> points] Does player 1 have a </w:t>
      </w:r>
      <w:r w:rsidRPr="00E10E96">
        <w:rPr>
          <w:rFonts w:cs="Times New Roman"/>
          <w:sz w:val="22"/>
          <w:szCs w:val="22"/>
          <w:u w:val="single"/>
        </w:rPr>
        <w:t>dominated</w:t>
      </w:r>
      <w:r w:rsidRPr="00E10E96">
        <w:rPr>
          <w:rFonts w:cs="Times New Roman"/>
          <w:sz w:val="22"/>
          <w:szCs w:val="22"/>
        </w:rPr>
        <w:t xml:space="preserve"> strategy? If so, please specify. Does player 2 have a </w:t>
      </w:r>
      <w:r w:rsidRPr="00E10E96">
        <w:rPr>
          <w:rFonts w:cs="Times New Roman"/>
          <w:sz w:val="22"/>
          <w:szCs w:val="22"/>
          <w:u w:val="single"/>
        </w:rPr>
        <w:t>dominant strategy</w:t>
      </w:r>
      <w:r w:rsidRPr="00E10E96">
        <w:rPr>
          <w:rFonts w:cs="Times New Roman"/>
          <w:sz w:val="22"/>
          <w:szCs w:val="22"/>
        </w:rPr>
        <w:t xml:space="preserve">? If so, please specify. </w:t>
      </w:r>
    </w:p>
    <w:p w14:paraId="258FB37F" w14:textId="77777777" w:rsidR="006F040D" w:rsidRPr="00E10E96" w:rsidRDefault="006F040D" w:rsidP="006F040D">
      <w:pPr>
        <w:pStyle w:val="ListParagraph"/>
        <w:rPr>
          <w:rFonts w:ascii="Times New Roman" w:hAnsi="Times New Roman" w:cs="Times New Roman"/>
        </w:rPr>
      </w:pPr>
    </w:p>
    <w:p w14:paraId="14E5D174" w14:textId="2F77437A" w:rsidR="006F040D" w:rsidRPr="00E10E96" w:rsidRDefault="006F040D" w:rsidP="006F040D">
      <w:pPr>
        <w:pStyle w:val="ListParagraph"/>
        <w:rPr>
          <w:rFonts w:ascii="Times New Roman" w:hAnsi="Times New Roman" w:cs="Times New Roman"/>
        </w:rPr>
      </w:pPr>
      <w:r w:rsidRPr="00E10E96">
        <w:rPr>
          <w:rFonts w:ascii="Times New Roman" w:hAnsi="Times New Roman" w:cs="Times New Roman"/>
          <w:color w:val="FF0000"/>
        </w:rPr>
        <w:t xml:space="preserve">Yes, player </w:t>
      </w:r>
      <w:r w:rsidR="00242F2A">
        <w:rPr>
          <w:rFonts w:ascii="Times New Roman" w:hAnsi="Times New Roman" w:cs="Times New Roman"/>
          <w:color w:val="FF0000"/>
        </w:rPr>
        <w:t>1 has a dominated strategy M. [3</w:t>
      </w:r>
      <w:r w:rsidRPr="00E10E96">
        <w:rPr>
          <w:rFonts w:ascii="Times New Roman" w:hAnsi="Times New Roman" w:cs="Times New Roman"/>
          <w:color w:val="FF0000"/>
        </w:rPr>
        <w:t xml:space="preserve"> points]</w:t>
      </w:r>
      <w:r w:rsidRPr="00E10E96">
        <w:rPr>
          <w:rFonts w:ascii="Times New Roman" w:hAnsi="Times New Roman" w:cs="Times New Roman"/>
        </w:rPr>
        <w:br/>
      </w:r>
    </w:p>
    <w:p w14:paraId="4FA0F91A" w14:textId="5E785A61" w:rsidR="006F040D" w:rsidRPr="00E10E96" w:rsidRDefault="006F040D" w:rsidP="006F040D">
      <w:pPr>
        <w:pStyle w:val="ListParagraph"/>
        <w:rPr>
          <w:rFonts w:ascii="Times New Roman" w:hAnsi="Times New Roman" w:cs="Times New Roman"/>
        </w:rPr>
      </w:pPr>
      <w:r w:rsidRPr="00E10E96">
        <w:rPr>
          <w:rFonts w:ascii="Times New Roman" w:hAnsi="Times New Roman" w:cs="Times New Roman"/>
          <w:color w:val="FF0000"/>
        </w:rPr>
        <w:t>No, player 2 doesn’</w:t>
      </w:r>
      <w:r w:rsidR="00242F2A">
        <w:rPr>
          <w:rFonts w:ascii="Times New Roman" w:hAnsi="Times New Roman" w:cs="Times New Roman"/>
          <w:color w:val="FF0000"/>
        </w:rPr>
        <w:t>t have any dominant strategy. [3</w:t>
      </w:r>
      <w:r w:rsidRPr="00E10E96">
        <w:rPr>
          <w:rFonts w:ascii="Times New Roman" w:hAnsi="Times New Roman" w:cs="Times New Roman"/>
          <w:color w:val="FF0000"/>
        </w:rPr>
        <w:t xml:space="preserve"> points]</w:t>
      </w:r>
      <w:r w:rsidRPr="00E10E96">
        <w:rPr>
          <w:rFonts w:ascii="Times New Roman" w:hAnsi="Times New Roman" w:cs="Times New Roman"/>
        </w:rPr>
        <w:br/>
      </w:r>
    </w:p>
    <w:p w14:paraId="6D81297E" w14:textId="77777777" w:rsidR="006F040D" w:rsidRPr="00E10E96" w:rsidRDefault="006F040D" w:rsidP="006F040D">
      <w:pPr>
        <w:pStyle w:val="BodyText"/>
        <w:numPr>
          <w:ilvl w:val="0"/>
          <w:numId w:val="38"/>
        </w:numPr>
        <w:tabs>
          <w:tab w:val="left" w:pos="1733"/>
        </w:tabs>
        <w:spacing w:line="252" w:lineRule="auto"/>
        <w:ind w:right="486"/>
        <w:rPr>
          <w:rFonts w:cs="Times New Roman"/>
          <w:sz w:val="22"/>
          <w:szCs w:val="22"/>
        </w:rPr>
      </w:pPr>
      <w:r w:rsidRPr="00E10E96">
        <w:rPr>
          <w:rFonts w:cs="Times New Roman"/>
          <w:sz w:val="22"/>
          <w:szCs w:val="22"/>
        </w:rPr>
        <w:t>[6 points] What are the Nash equilibria of this game?</w:t>
      </w:r>
    </w:p>
    <w:p w14:paraId="0F21B8D1" w14:textId="77777777" w:rsidR="006F040D" w:rsidRPr="00E10E96" w:rsidRDefault="006F040D" w:rsidP="006F040D">
      <w:pPr>
        <w:pStyle w:val="ListParagraph"/>
        <w:tabs>
          <w:tab w:val="left" w:pos="5893"/>
        </w:tabs>
        <w:rPr>
          <w:rFonts w:ascii="Times New Roman" w:hAnsi="Times New Roman" w:cs="Times New Roman"/>
        </w:rPr>
      </w:pPr>
      <w:r w:rsidRPr="00E10E96">
        <w:rPr>
          <w:rFonts w:ascii="Times New Roman" w:hAnsi="Times New Roman" w:cs="Times New Roman"/>
        </w:rPr>
        <w:tab/>
      </w:r>
    </w:p>
    <w:p w14:paraId="1BBBEF16" w14:textId="77777777" w:rsidR="006F040D" w:rsidRPr="00E10E96" w:rsidRDefault="006F040D" w:rsidP="006F040D">
      <w:pPr>
        <w:pStyle w:val="ListParagraph"/>
        <w:rPr>
          <w:rFonts w:ascii="Times New Roman" w:hAnsi="Times New Roman" w:cs="Times New Roman"/>
        </w:rPr>
      </w:pPr>
      <w:r w:rsidRPr="00E10E96">
        <w:rPr>
          <w:rFonts w:ascii="Times New Roman" w:hAnsi="Times New Roman" w:cs="Times New Roman"/>
          <w:color w:val="FF0000"/>
        </w:rPr>
        <w:t>The game has two NE: (T, C) and (B, R) [3 points for each]</w:t>
      </w:r>
      <w:r w:rsidRPr="00E10E96">
        <w:rPr>
          <w:rFonts w:ascii="Times New Roman" w:hAnsi="Times New Roman" w:cs="Times New Roman"/>
        </w:rPr>
        <w:br/>
      </w:r>
    </w:p>
    <w:p w14:paraId="13CFEB92" w14:textId="77777777" w:rsidR="006F040D" w:rsidRPr="00E10E96" w:rsidRDefault="006F040D" w:rsidP="006F040D">
      <w:pPr>
        <w:pStyle w:val="BodyText"/>
        <w:numPr>
          <w:ilvl w:val="0"/>
          <w:numId w:val="38"/>
        </w:numPr>
        <w:tabs>
          <w:tab w:val="left" w:pos="1733"/>
        </w:tabs>
        <w:spacing w:line="252" w:lineRule="auto"/>
        <w:ind w:right="486"/>
        <w:rPr>
          <w:rFonts w:cs="Times New Roman"/>
          <w:sz w:val="22"/>
          <w:szCs w:val="22"/>
        </w:rPr>
      </w:pPr>
      <w:r>
        <w:rPr>
          <w:rFonts w:cs="Times New Roman"/>
          <w:sz w:val="22"/>
          <w:szCs w:val="22"/>
        </w:rPr>
        <w:t>[8</w:t>
      </w:r>
      <w:r w:rsidRPr="00E10E96">
        <w:rPr>
          <w:rFonts w:cs="Times New Roman"/>
          <w:sz w:val="22"/>
          <w:szCs w:val="22"/>
        </w:rPr>
        <w:t xml:space="preserve"> points] Suppose now that it becomes a sequential-move game and player 1 moves first. What is your prediction of the outcome? </w:t>
      </w:r>
    </w:p>
    <w:p w14:paraId="2A8D0BF1" w14:textId="36AD3800" w:rsidR="006F040D" w:rsidRDefault="006F040D" w:rsidP="006F040D">
      <w:pPr>
        <w:pStyle w:val="ListParagraph"/>
        <w:rPr>
          <w:rFonts w:ascii="Times New Roman" w:hAnsi="Times New Roman" w:cs="Times New Roman"/>
          <w:color w:val="FF0000"/>
        </w:rPr>
      </w:pPr>
      <w:r w:rsidRPr="00E10E96">
        <w:rPr>
          <w:rFonts w:ascii="Times New Roman" w:hAnsi="Times New Roman" w:cs="Times New Roman"/>
        </w:rPr>
        <w:lastRenderedPageBreak/>
        <w:br/>
      </w:r>
      <w:r w:rsidRPr="00E10E96">
        <w:rPr>
          <w:rFonts w:ascii="Times New Roman" w:hAnsi="Times New Roman" w:cs="Times New Roman"/>
          <w:color w:val="FF0000"/>
        </w:rPr>
        <w:t>Player 1 will now choose M, and</w:t>
      </w:r>
      <w:r w:rsidR="00242F2A">
        <w:rPr>
          <w:rFonts w:ascii="Times New Roman" w:hAnsi="Times New Roman" w:cs="Times New Roman"/>
          <w:color w:val="FF0000"/>
        </w:rPr>
        <w:t xml:space="preserve"> player 2 will then choose L. [4</w:t>
      </w:r>
      <w:r w:rsidRPr="00E10E96">
        <w:rPr>
          <w:rFonts w:ascii="Times New Roman" w:hAnsi="Times New Roman" w:cs="Times New Roman"/>
          <w:color w:val="FF0000"/>
        </w:rPr>
        <w:t xml:space="preserve"> points for each. It is fine if they do not draw the game tree.]</w:t>
      </w:r>
    </w:p>
    <w:p w14:paraId="32DAAD54" w14:textId="77777777" w:rsidR="00242F2A" w:rsidRDefault="00242F2A" w:rsidP="000975E6">
      <w:pPr>
        <w:widowControl w:val="0"/>
        <w:numPr>
          <w:ilvl w:val="1"/>
          <w:numId w:val="12"/>
        </w:numPr>
        <w:tabs>
          <w:tab w:val="left" w:pos="653"/>
        </w:tabs>
        <w:spacing w:before="77" w:after="0" w:line="240" w:lineRule="auto"/>
        <w:ind w:left="292"/>
        <w:jc w:val="left"/>
        <w:rPr>
          <w:rFonts w:ascii="Times New Roman" w:hAnsi="Times New Roman" w:cs="Times New Roman"/>
          <w:b/>
          <w:u w:val="single" w:color="000000"/>
        </w:rPr>
      </w:pPr>
      <w:r w:rsidRPr="00242F2A">
        <w:rPr>
          <w:rFonts w:ascii="Times New Roman" w:hAnsi="Times New Roman" w:cs="Times New Roman"/>
          <w:b/>
          <w:u w:val="single" w:color="000000"/>
        </w:rPr>
        <w:t xml:space="preserve">[18 points] Monorail Services from Evans Hall to NYC </w:t>
      </w:r>
    </w:p>
    <w:p w14:paraId="13E17AD6" w14:textId="0A38367A" w:rsidR="00242F2A" w:rsidRPr="00242F2A" w:rsidRDefault="00242F2A" w:rsidP="00242F2A">
      <w:pPr>
        <w:widowControl w:val="0"/>
        <w:tabs>
          <w:tab w:val="left" w:pos="653"/>
        </w:tabs>
        <w:spacing w:before="77" w:after="0" w:line="240" w:lineRule="auto"/>
        <w:ind w:left="292"/>
        <w:rPr>
          <w:rFonts w:ascii="Times New Roman" w:hAnsi="Times New Roman" w:cs="Times New Roman"/>
          <w:b/>
          <w:u w:val="single" w:color="000000"/>
        </w:rPr>
      </w:pPr>
      <w:r w:rsidRPr="00242F2A">
        <w:rPr>
          <w:rFonts w:ascii="Times New Roman" w:hAnsi="Times New Roman" w:cs="Times New Roman"/>
          <w:b/>
          <w:u w:val="single" w:color="000000"/>
        </w:rPr>
        <w:t xml:space="preserve"> </w:t>
      </w:r>
    </w:p>
    <w:p w14:paraId="4C320EFA" w14:textId="77777777" w:rsidR="00242F2A" w:rsidRPr="00E10E96" w:rsidRDefault="00242F2A" w:rsidP="00242F2A">
      <w:pPr>
        <w:spacing w:before="2"/>
        <w:ind w:left="630"/>
        <w:rPr>
          <w:rFonts w:ascii="Times New Roman" w:eastAsia="Times New Roman" w:hAnsi="Times New Roman" w:cs="Times New Roman"/>
        </w:rPr>
      </w:pPr>
      <w:r w:rsidRPr="00E10E96">
        <w:rPr>
          <w:rFonts w:ascii="Times New Roman" w:eastAsia="Times New Roman" w:hAnsi="Times New Roman" w:cs="Times New Roman"/>
        </w:rPr>
        <w:t>New Haven Monorail is a monopoly provider of monorail services that will run from Evans Hall to Grand Central Terminal in NYC. The demand for this monorail is given by Q=500-2P</w:t>
      </w:r>
      <w:ins w:id="17" w:author="Sinkinson, Michael" w:date="2017-10-09T15:53:00Z">
        <w:r>
          <w:rPr>
            <w:rFonts w:ascii="Times New Roman" w:eastAsia="Times New Roman" w:hAnsi="Times New Roman" w:cs="Times New Roman"/>
          </w:rPr>
          <w:t>, or equivalently, P=250-Q</w:t>
        </w:r>
      </w:ins>
      <w:r w:rsidRPr="00E10E96">
        <w:rPr>
          <w:rFonts w:ascii="Times New Roman" w:eastAsia="Times New Roman" w:hAnsi="Times New Roman" w:cs="Times New Roman"/>
        </w:rPr>
        <w:t>, where Q is the number of people on each trip, and P is the price in dollars. For each trip, New Haven Monorail has fixed costs of $2000 plus a per person cost of $50 per passenger.  (You can round up your answer for the number of people.)</w:t>
      </w:r>
    </w:p>
    <w:p w14:paraId="37755F3E" w14:textId="77777777" w:rsidR="00242F2A" w:rsidRPr="00E10E96" w:rsidRDefault="00242F2A" w:rsidP="00242F2A">
      <w:pPr>
        <w:pStyle w:val="BodyText"/>
        <w:numPr>
          <w:ilvl w:val="0"/>
          <w:numId w:val="18"/>
        </w:numPr>
        <w:tabs>
          <w:tab w:val="left" w:pos="1733"/>
        </w:tabs>
        <w:spacing w:line="252" w:lineRule="auto"/>
        <w:ind w:right="486"/>
        <w:rPr>
          <w:rFonts w:cs="Times New Roman"/>
          <w:sz w:val="22"/>
          <w:szCs w:val="22"/>
        </w:rPr>
      </w:pPr>
      <w:r w:rsidRPr="00E10E96">
        <w:rPr>
          <w:rFonts w:cs="Times New Roman"/>
          <w:sz w:val="22"/>
          <w:szCs w:val="22"/>
        </w:rPr>
        <w:t>[3 points] How many people will be on each trip?</w:t>
      </w:r>
    </w:p>
    <w:p w14:paraId="2CD39FDF" w14:textId="77777777" w:rsidR="00242F2A" w:rsidRPr="00E10E96" w:rsidRDefault="00242F2A" w:rsidP="00242F2A">
      <w:pPr>
        <w:pStyle w:val="BodyText"/>
        <w:tabs>
          <w:tab w:val="left" w:pos="1733"/>
        </w:tabs>
        <w:spacing w:line="252" w:lineRule="auto"/>
        <w:ind w:left="1732" w:right="486"/>
        <w:rPr>
          <w:rFonts w:cs="Times New Roman"/>
          <w:sz w:val="22"/>
          <w:szCs w:val="22"/>
        </w:rPr>
      </w:pPr>
    </w:p>
    <w:p w14:paraId="4DA8F964"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P=250-Q/2</w:t>
      </w:r>
    </w:p>
    <w:p w14:paraId="667440D3"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MR=250-Q</w:t>
      </w:r>
    </w:p>
    <w:p w14:paraId="14E7D425" w14:textId="77777777" w:rsidR="00242F2A"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Setting MR=MC gives 250-Q=50 implies Q=200.</w:t>
      </w:r>
    </w:p>
    <w:p w14:paraId="3F1F759D" w14:textId="47ED9620" w:rsidR="00242F2A" w:rsidRPr="00E10E96" w:rsidRDefault="00242F2A" w:rsidP="00242F2A">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[2 points if MR is right but the final answer is wrong.]</w:t>
      </w:r>
    </w:p>
    <w:p w14:paraId="1CC23BBA" w14:textId="77777777" w:rsidR="00242F2A" w:rsidRPr="00E10E96" w:rsidRDefault="00242F2A" w:rsidP="00242F2A">
      <w:pPr>
        <w:pStyle w:val="BodyText"/>
        <w:tabs>
          <w:tab w:val="left" w:pos="1733"/>
        </w:tabs>
        <w:spacing w:line="252" w:lineRule="auto"/>
        <w:ind w:left="1732" w:right="486"/>
        <w:rPr>
          <w:rFonts w:cs="Times New Roman"/>
          <w:sz w:val="22"/>
          <w:szCs w:val="22"/>
        </w:rPr>
      </w:pPr>
    </w:p>
    <w:p w14:paraId="627A0F75" w14:textId="77777777" w:rsidR="00242F2A" w:rsidRDefault="00242F2A" w:rsidP="00242F2A">
      <w:pPr>
        <w:pStyle w:val="BodyText"/>
        <w:numPr>
          <w:ilvl w:val="0"/>
          <w:numId w:val="18"/>
        </w:numPr>
        <w:tabs>
          <w:tab w:val="left" w:pos="1733"/>
        </w:tabs>
        <w:spacing w:line="252" w:lineRule="auto"/>
        <w:ind w:right="486"/>
        <w:rPr>
          <w:rFonts w:cs="Times New Roman"/>
          <w:sz w:val="22"/>
          <w:szCs w:val="22"/>
        </w:rPr>
      </w:pPr>
      <w:r w:rsidRPr="00E10E96">
        <w:rPr>
          <w:rFonts w:cs="Times New Roman"/>
          <w:sz w:val="22"/>
          <w:szCs w:val="22"/>
        </w:rPr>
        <w:t>[3 points] What is the profit-maximizing price that New Haven Monorail will charge?</w:t>
      </w:r>
    </w:p>
    <w:p w14:paraId="7FAFE0E1" w14:textId="77777777" w:rsidR="00242F2A" w:rsidRPr="00E10E96" w:rsidRDefault="00242F2A" w:rsidP="00242F2A">
      <w:pPr>
        <w:pStyle w:val="BodyText"/>
        <w:tabs>
          <w:tab w:val="left" w:pos="1733"/>
        </w:tabs>
        <w:spacing w:line="252" w:lineRule="auto"/>
        <w:ind w:left="1732" w:right="486"/>
        <w:rPr>
          <w:rFonts w:cs="Times New Roman"/>
          <w:sz w:val="22"/>
          <w:szCs w:val="22"/>
        </w:rPr>
      </w:pPr>
    </w:p>
    <w:p w14:paraId="19530EBA"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P=250-100=150.</w:t>
      </w:r>
    </w:p>
    <w:p w14:paraId="2268BA22"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p>
    <w:p w14:paraId="26B9658C" w14:textId="77777777" w:rsidR="00242F2A" w:rsidRPr="00E10E96" w:rsidRDefault="00242F2A" w:rsidP="00242F2A">
      <w:pPr>
        <w:pStyle w:val="BodyText"/>
        <w:numPr>
          <w:ilvl w:val="0"/>
          <w:numId w:val="18"/>
        </w:numPr>
        <w:tabs>
          <w:tab w:val="left" w:pos="1733"/>
        </w:tabs>
        <w:spacing w:line="252" w:lineRule="auto"/>
        <w:ind w:right="486"/>
        <w:rPr>
          <w:rFonts w:cs="Times New Roman"/>
          <w:sz w:val="22"/>
          <w:szCs w:val="22"/>
        </w:rPr>
      </w:pPr>
      <w:r w:rsidRPr="00E10E96">
        <w:rPr>
          <w:rFonts w:cs="Times New Roman"/>
          <w:sz w:val="22"/>
          <w:szCs w:val="22"/>
        </w:rPr>
        <w:t>[2 points] What will be the profits in each trip?</w:t>
      </w:r>
    </w:p>
    <w:p w14:paraId="3179725E" w14:textId="77777777" w:rsidR="00242F2A" w:rsidRPr="00E10E96" w:rsidRDefault="00242F2A" w:rsidP="00242F2A">
      <w:pPr>
        <w:pStyle w:val="BodyText"/>
        <w:tabs>
          <w:tab w:val="left" w:pos="1733"/>
        </w:tabs>
        <w:spacing w:line="252" w:lineRule="auto"/>
        <w:ind w:left="0" w:right="486"/>
        <w:rPr>
          <w:rFonts w:cs="Times New Roman"/>
          <w:sz w:val="22"/>
          <w:szCs w:val="22"/>
        </w:rPr>
      </w:pPr>
    </w:p>
    <w:p w14:paraId="1B255711"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Profit= 200*(150-50)-2000=18000</w:t>
      </w:r>
    </w:p>
    <w:p w14:paraId="0289F5A1" w14:textId="77777777" w:rsidR="00242F2A" w:rsidRPr="00E10E96" w:rsidRDefault="00242F2A" w:rsidP="00242F2A">
      <w:pPr>
        <w:pStyle w:val="BodyText"/>
        <w:tabs>
          <w:tab w:val="left" w:pos="1733"/>
        </w:tabs>
        <w:spacing w:line="252" w:lineRule="auto"/>
        <w:ind w:left="1732" w:right="486"/>
        <w:rPr>
          <w:rFonts w:cs="Times New Roman"/>
          <w:sz w:val="22"/>
          <w:szCs w:val="22"/>
        </w:rPr>
      </w:pPr>
    </w:p>
    <w:p w14:paraId="01A0DBC9" w14:textId="77777777" w:rsidR="00242F2A" w:rsidRPr="00E10E96" w:rsidRDefault="00242F2A" w:rsidP="00242F2A">
      <w:pPr>
        <w:pStyle w:val="BodyText"/>
        <w:numPr>
          <w:ilvl w:val="0"/>
          <w:numId w:val="18"/>
        </w:numPr>
        <w:tabs>
          <w:tab w:val="left" w:pos="1733"/>
        </w:tabs>
        <w:spacing w:line="252" w:lineRule="auto"/>
        <w:ind w:right="486"/>
        <w:rPr>
          <w:rFonts w:cs="Times New Roman"/>
          <w:sz w:val="22"/>
          <w:szCs w:val="22"/>
        </w:rPr>
      </w:pPr>
      <w:r w:rsidRPr="00E10E96">
        <w:rPr>
          <w:rFonts w:cs="Times New Roman"/>
          <w:sz w:val="22"/>
          <w:szCs w:val="22"/>
        </w:rPr>
        <w:t>[10 points] It is well-known that there are two distinct segments of customers: Yale students and Yale faculty. Student demand is given by Q</w:t>
      </w:r>
      <w:r w:rsidRPr="00E10E96">
        <w:rPr>
          <w:rFonts w:cs="Times New Roman"/>
          <w:sz w:val="22"/>
          <w:szCs w:val="22"/>
          <w:vertAlign w:val="superscript"/>
        </w:rPr>
        <w:t>S</w:t>
      </w:r>
      <w:r w:rsidRPr="00E10E96">
        <w:rPr>
          <w:rFonts w:cs="Times New Roman"/>
          <w:sz w:val="22"/>
          <w:szCs w:val="22"/>
        </w:rPr>
        <w:t>=200-1.2P while the faculty demand is given by Q</w:t>
      </w:r>
      <w:r w:rsidRPr="00E10E96">
        <w:rPr>
          <w:rFonts w:cs="Times New Roman"/>
          <w:sz w:val="22"/>
          <w:szCs w:val="22"/>
          <w:vertAlign w:val="superscript"/>
        </w:rPr>
        <w:t>S</w:t>
      </w:r>
      <w:r w:rsidRPr="00E10E96">
        <w:rPr>
          <w:rFonts w:cs="Times New Roman"/>
          <w:sz w:val="22"/>
          <w:szCs w:val="22"/>
        </w:rPr>
        <w:t>=300-0.8P. Suggest a pricing strategy that will enable New Haven Monorail to earn more profits than it earned in part c) above. Be precise and quantitative in your answer. Indicate how much demand you expect from each segment and total profits for New Haven Monorail.</w:t>
      </w:r>
    </w:p>
    <w:p w14:paraId="131C6DA4" w14:textId="77777777" w:rsidR="00242F2A" w:rsidRPr="00E10E96" w:rsidRDefault="00242F2A" w:rsidP="00242F2A">
      <w:pPr>
        <w:pStyle w:val="BodyText"/>
        <w:tabs>
          <w:tab w:val="left" w:pos="1733"/>
        </w:tabs>
        <w:spacing w:line="252" w:lineRule="auto"/>
        <w:ind w:left="1732" w:right="486"/>
        <w:rPr>
          <w:rFonts w:cs="Times New Roman"/>
          <w:sz w:val="22"/>
          <w:szCs w:val="22"/>
        </w:rPr>
      </w:pPr>
    </w:p>
    <w:p w14:paraId="44A6D8DB"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Student segment:</w:t>
      </w:r>
    </w:p>
    <w:p w14:paraId="4FDA1DAF"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w:t>
      </w:r>
      <w:proofErr w:type="gramStart"/>
      <w:r w:rsidRPr="00E10E96">
        <w:rPr>
          <w:rFonts w:cs="Times New Roman"/>
          <w:color w:val="FF0000"/>
          <w:sz w:val="22"/>
          <w:szCs w:val="22"/>
        </w:rPr>
        <w:t>=(</w:t>
      </w:r>
      <w:proofErr w:type="gramEnd"/>
      <w:r w:rsidRPr="00E10E96">
        <w:rPr>
          <w:rFonts w:cs="Times New Roman"/>
          <w:color w:val="FF0000"/>
          <w:sz w:val="22"/>
          <w:szCs w:val="22"/>
        </w:rPr>
        <w:t>200/1.2)-Q/1.2</w:t>
      </w:r>
    </w:p>
    <w:p w14:paraId="7DB1A39A"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 xml:space="preserve">Setting MR=MC gives </w:t>
      </w:r>
    </w:p>
    <w:p w14:paraId="22DE53C4"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 xml:space="preserve">  (200/1.2)-2*Q/1.2=50</w:t>
      </w:r>
    </w:p>
    <w:p w14:paraId="464053C1"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200-2Q=60</w:t>
      </w:r>
    </w:p>
    <w:p w14:paraId="2CD9ECE1" w14:textId="77777777" w:rsidR="00242F2A"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implies Q=70 and P=108.33</w:t>
      </w:r>
    </w:p>
    <w:p w14:paraId="00A52950" w14:textId="24E983C8" w:rsidR="00242F2A" w:rsidRPr="00E10E96" w:rsidRDefault="00242F2A" w:rsidP="00242F2A">
      <w:pPr>
        <w:spacing w:after="160" w:line="259" w:lineRule="auto"/>
        <w:ind w:left="1616"/>
        <w:rPr>
          <w:rFonts w:ascii="Times New Roman" w:eastAsia="Times New Roman" w:hAnsi="Times New Roman" w:cs="Times New Roman"/>
          <w:color w:val="FF0000"/>
        </w:rPr>
      </w:pPr>
      <w:r>
        <w:rPr>
          <w:rFonts w:ascii="Times New Roman" w:eastAsia="Times New Roman" w:hAnsi="Times New Roman" w:cs="Times New Roman"/>
          <w:color w:val="FF0000"/>
        </w:rPr>
        <w:t>[2 points for the right MR, and 2 points for the right Q]</w:t>
      </w:r>
    </w:p>
    <w:p w14:paraId="3F613E71"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p>
    <w:p w14:paraId="10A55291"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Faculty segment:</w:t>
      </w:r>
    </w:p>
    <w:p w14:paraId="315D2C2A"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w:t>
      </w:r>
      <w:proofErr w:type="gramStart"/>
      <w:r w:rsidRPr="00E10E96">
        <w:rPr>
          <w:rFonts w:cs="Times New Roman"/>
          <w:color w:val="FF0000"/>
          <w:sz w:val="22"/>
          <w:szCs w:val="22"/>
        </w:rPr>
        <w:t>=(</w:t>
      </w:r>
      <w:proofErr w:type="gramEnd"/>
      <w:r w:rsidRPr="00E10E96">
        <w:rPr>
          <w:rFonts w:cs="Times New Roman"/>
          <w:color w:val="FF0000"/>
          <w:sz w:val="22"/>
          <w:szCs w:val="22"/>
        </w:rPr>
        <w:t>300/0.8)-Q/0.8</w:t>
      </w:r>
    </w:p>
    <w:p w14:paraId="5E741688" w14:textId="77777777" w:rsidR="00242F2A" w:rsidRPr="00E10E96" w:rsidRDefault="00242F2A" w:rsidP="00242F2A">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lastRenderedPageBreak/>
        <w:t xml:space="preserve">Setting MR=MC gives </w:t>
      </w:r>
    </w:p>
    <w:p w14:paraId="26913FFE"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 xml:space="preserve">  (300/0.8)-2*Q/0.8=50</w:t>
      </w:r>
    </w:p>
    <w:p w14:paraId="2D50ABEC"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300-2Q=40</w:t>
      </w:r>
    </w:p>
    <w:p w14:paraId="0AE03C80" w14:textId="77777777" w:rsidR="00242F2A" w:rsidRPr="00E10E96" w:rsidRDefault="00242F2A" w:rsidP="00242F2A">
      <w:pPr>
        <w:spacing w:after="160" w:line="259" w:lineRule="auto"/>
        <w:ind w:left="1616"/>
        <w:rPr>
          <w:rFonts w:ascii="Times New Roman" w:eastAsia="Times New Roman" w:hAnsi="Times New Roman" w:cs="Times New Roman"/>
          <w:color w:val="FF0000"/>
        </w:rPr>
      </w:pPr>
      <w:proofErr w:type="spellStart"/>
      <w:r w:rsidRPr="00E10E96">
        <w:rPr>
          <w:rFonts w:ascii="Times New Roman" w:eastAsia="Times New Roman" w:hAnsi="Times New Roman" w:cs="Times New Roman"/>
          <w:color w:val="FF0000"/>
        </w:rPr>
        <w:t>imples</w:t>
      </w:r>
      <w:proofErr w:type="spellEnd"/>
      <w:r w:rsidRPr="00E10E96">
        <w:rPr>
          <w:rFonts w:ascii="Times New Roman" w:eastAsia="Times New Roman" w:hAnsi="Times New Roman" w:cs="Times New Roman"/>
          <w:color w:val="FF0000"/>
        </w:rPr>
        <w:t xml:space="preserve"> Q=130.</w:t>
      </w:r>
    </w:p>
    <w:p w14:paraId="577DC414" w14:textId="77777777" w:rsidR="00242F2A" w:rsidRDefault="00242F2A" w:rsidP="00242F2A">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Implies P=212.50.</w:t>
      </w:r>
    </w:p>
    <w:p w14:paraId="2D716035" w14:textId="0568DA26" w:rsidR="00242F2A" w:rsidRDefault="00242F2A" w:rsidP="00242F2A">
      <w:pPr>
        <w:spacing w:after="160" w:line="259" w:lineRule="auto"/>
        <w:ind w:left="1616"/>
        <w:rPr>
          <w:rFonts w:ascii="Times New Roman" w:eastAsia="Times New Roman" w:hAnsi="Times New Roman" w:cs="Times New Roman"/>
          <w:color w:val="FF0000"/>
        </w:rPr>
      </w:pPr>
      <w:r>
        <w:rPr>
          <w:rFonts w:ascii="Times New Roman" w:eastAsia="Times New Roman" w:hAnsi="Times New Roman" w:cs="Times New Roman"/>
          <w:color w:val="FF0000"/>
        </w:rPr>
        <w:t>[2 points for the right MR, and 2 points for right Q]</w:t>
      </w:r>
    </w:p>
    <w:p w14:paraId="0ED81B58" w14:textId="77777777" w:rsidR="00242F2A" w:rsidRDefault="00242F2A" w:rsidP="00242F2A">
      <w:pPr>
        <w:spacing w:after="160" w:line="259" w:lineRule="auto"/>
        <w:ind w:left="1616"/>
        <w:rPr>
          <w:rFonts w:ascii="Times New Roman" w:eastAsia="Times New Roman" w:hAnsi="Times New Roman" w:cs="Times New Roman"/>
          <w:color w:val="FF0000"/>
        </w:rPr>
      </w:pPr>
    </w:p>
    <w:p w14:paraId="26DC3296" w14:textId="070E6F11" w:rsidR="00242F2A" w:rsidRPr="00A1302D" w:rsidRDefault="00242F2A" w:rsidP="00A1302D">
      <w:pPr>
        <w:spacing w:after="160" w:line="259" w:lineRule="auto"/>
        <w:ind w:left="1616"/>
        <w:rPr>
          <w:rFonts w:ascii="Times New Roman" w:eastAsia="Times New Roman" w:hAnsi="Times New Roman" w:cs="Times New Roman"/>
          <w:color w:val="FF0000"/>
        </w:rPr>
      </w:pPr>
      <w:r>
        <w:rPr>
          <w:rFonts w:ascii="Times New Roman" w:eastAsia="Times New Roman" w:hAnsi="Times New Roman" w:cs="Times New Roman"/>
          <w:color w:val="FF0000"/>
        </w:rPr>
        <w:t>Total profits= (108.33-50)*70</w:t>
      </w:r>
      <w:proofErr w:type="gramStart"/>
      <w:r>
        <w:rPr>
          <w:rFonts w:ascii="Times New Roman" w:eastAsia="Times New Roman" w:hAnsi="Times New Roman" w:cs="Times New Roman"/>
          <w:color w:val="FF0000"/>
        </w:rPr>
        <w:t>+(</w:t>
      </w:r>
      <w:proofErr w:type="gramEnd"/>
      <w:r>
        <w:rPr>
          <w:rFonts w:ascii="Times New Roman" w:eastAsia="Times New Roman" w:hAnsi="Times New Roman" w:cs="Times New Roman"/>
          <w:color w:val="FF0000"/>
        </w:rPr>
        <w:t>212.50-50)*130-2000 = 232087.1 [2 points]</w:t>
      </w:r>
    </w:p>
    <w:p w14:paraId="447EE342" w14:textId="77777777" w:rsidR="006F040D" w:rsidRPr="00E10E96" w:rsidRDefault="006F040D" w:rsidP="007B302F">
      <w:pPr>
        <w:widowControl w:val="0"/>
        <w:tabs>
          <w:tab w:val="left" w:pos="653"/>
        </w:tabs>
        <w:spacing w:before="77" w:after="0" w:line="240" w:lineRule="auto"/>
        <w:ind w:left="652"/>
        <w:rPr>
          <w:rFonts w:ascii="Times New Roman" w:hAnsi="Times New Roman" w:cs="Times New Roman"/>
          <w:b/>
          <w:u w:val="single" w:color="000000"/>
        </w:rPr>
      </w:pPr>
    </w:p>
    <w:p w14:paraId="7F2ADCDD" w14:textId="6E847375" w:rsidR="00952F9C" w:rsidRPr="00E10E96" w:rsidRDefault="00E10E96" w:rsidP="00952F9C">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E10E96">
        <w:rPr>
          <w:rFonts w:ascii="Times New Roman" w:hAnsi="Times New Roman" w:cs="Times New Roman"/>
          <w:b/>
          <w:u w:val="single" w:color="000000"/>
        </w:rPr>
        <w:t>[15</w:t>
      </w:r>
      <w:r w:rsidR="00952F9C" w:rsidRPr="00E10E96">
        <w:rPr>
          <w:rFonts w:ascii="Times New Roman" w:hAnsi="Times New Roman" w:cs="Times New Roman"/>
          <w:b/>
          <w:u w:val="single" w:color="000000"/>
        </w:rPr>
        <w:t xml:space="preserve"> points] Market for Shale Oil  </w:t>
      </w:r>
    </w:p>
    <w:p w14:paraId="360324E6" w14:textId="5EC813BB" w:rsidR="00BA1111" w:rsidRPr="00E10E96" w:rsidRDefault="00952F9C" w:rsidP="007B302F">
      <w:pPr>
        <w:widowControl w:val="0"/>
        <w:tabs>
          <w:tab w:val="left" w:pos="653"/>
        </w:tabs>
        <w:spacing w:before="77" w:after="0" w:line="240" w:lineRule="auto"/>
        <w:ind w:left="292"/>
        <w:rPr>
          <w:rFonts w:ascii="Times New Roman" w:hAnsi="Times New Roman" w:cs="Times New Roman"/>
          <w:b/>
          <w:u w:val="single" w:color="000000"/>
        </w:rPr>
      </w:pPr>
      <w:r w:rsidRPr="00E10E96">
        <w:rPr>
          <w:rFonts w:ascii="Times New Roman" w:hAnsi="Times New Roman" w:cs="Times New Roman"/>
          <w:b/>
          <w:u w:val="single" w:color="000000"/>
        </w:rPr>
        <w:t xml:space="preserve"> </w:t>
      </w:r>
    </w:p>
    <w:p w14:paraId="6FC78BEF" w14:textId="2FF04B42" w:rsidR="00952F9C" w:rsidRPr="00E10E96" w:rsidRDefault="00952F9C" w:rsidP="008E0033">
      <w:pPr>
        <w:pStyle w:val="ListParagraph"/>
        <w:ind w:left="360"/>
        <w:contextualSpacing w:val="0"/>
        <w:jc w:val="both"/>
        <w:rPr>
          <w:rFonts w:ascii="Times New Roman" w:hAnsi="Times New Roman" w:cs="Times New Roman"/>
        </w:rPr>
      </w:pPr>
      <w:r w:rsidRPr="00E10E96">
        <w:rPr>
          <w:rFonts w:ascii="Times New Roman" w:hAnsi="Times New Roman" w:cs="Times New Roman"/>
        </w:rPr>
        <w:t xml:space="preserve">In mid-2014, the </w:t>
      </w:r>
      <w:r w:rsidR="00780FD5">
        <w:rPr>
          <w:rFonts w:ascii="Times New Roman" w:hAnsi="Times New Roman" w:cs="Times New Roman"/>
        </w:rPr>
        <w:t xml:space="preserve">(short-run) </w:t>
      </w:r>
      <w:r w:rsidRPr="00E10E96">
        <w:rPr>
          <w:rFonts w:ascii="Times New Roman" w:hAnsi="Times New Roman" w:cs="Times New Roman"/>
        </w:rPr>
        <w:t>price of oil hovered around $115 and the US saw a boom of “fracking”, which is a method to produce oil from shale formations. As a result, many identical firms entered. The annual total cost function for a typical shale oil firm, in thousands of dollars, as a function of the number of barrels of oil produced (in thousands) is:</w:t>
      </w:r>
    </w:p>
    <w:p w14:paraId="5550435D" w14:textId="77777777" w:rsidR="00952F9C" w:rsidRPr="00E10E96" w:rsidRDefault="00952F9C" w:rsidP="00952F9C">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=180+45q+0.2</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0335243A" w14:textId="5D34D24F" w:rsidR="00952F9C" w:rsidRPr="00E10E96" w:rsidRDefault="00952F9C" w:rsidP="00952F9C">
      <w:pPr>
        <w:pStyle w:val="ListParagraph"/>
        <w:ind w:left="360"/>
        <w:contextualSpacing w:val="0"/>
        <w:jc w:val="both"/>
        <w:rPr>
          <w:rFonts w:ascii="Times New Roman" w:hAnsi="Times New Roman" w:cs="Times New Roman"/>
        </w:rPr>
      </w:pPr>
      <w:r w:rsidRPr="00E10E96">
        <w:rPr>
          <w:rFonts w:ascii="Times New Roman" w:hAnsi="Times New Roman" w:cs="Times New Roman"/>
        </w:rPr>
        <w:t xml:space="preserve">Fixed costs represent the costs of drilling wells </w:t>
      </w:r>
      <w:r w:rsidR="007B302F" w:rsidRPr="00E10E96">
        <w:rPr>
          <w:rFonts w:ascii="Times New Roman" w:hAnsi="Times New Roman" w:cs="Times New Roman"/>
        </w:rPr>
        <w:t>and</w:t>
      </w:r>
      <w:r w:rsidRPr="00E10E96">
        <w:rPr>
          <w:rFonts w:ascii="Times New Roman" w:hAnsi="Times New Roman" w:cs="Times New Roman"/>
        </w:rPr>
        <w:t xml:space="preserve"> land leases, and are due </w:t>
      </w:r>
      <w:r w:rsidRPr="00780FD5">
        <w:rPr>
          <w:rFonts w:ascii="Times New Roman" w:hAnsi="Times New Roman" w:cs="Times New Roman"/>
          <w:b/>
          <w:u w:val="single"/>
        </w:rPr>
        <w:t>at the beginning of every year</w:t>
      </w:r>
      <w:r w:rsidRPr="00E10E96">
        <w:rPr>
          <w:rFonts w:ascii="Times New Roman" w:hAnsi="Times New Roman" w:cs="Times New Roman"/>
        </w:rPr>
        <w:t xml:space="preserve">. </w:t>
      </w:r>
    </w:p>
    <w:p w14:paraId="7273C6AD" w14:textId="77777777" w:rsidR="00952F9C" w:rsidRPr="00E10E96" w:rsidRDefault="00952F9C" w:rsidP="00952F9C">
      <w:pPr>
        <w:pStyle w:val="BodyText"/>
        <w:spacing w:line="248" w:lineRule="auto"/>
        <w:ind w:left="652" w:right="486"/>
        <w:rPr>
          <w:rFonts w:cs="Times New Roman"/>
          <w:sz w:val="22"/>
          <w:szCs w:val="22"/>
        </w:rPr>
      </w:pPr>
    </w:p>
    <w:p w14:paraId="7ADF822F" w14:textId="77777777" w:rsidR="00952F9C" w:rsidRPr="00E10E96" w:rsidRDefault="00952F9C" w:rsidP="00952F9C">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[3 points] Solve for the firm’s marginal cost, average total cost and supply functions:</w:t>
      </w:r>
    </w:p>
    <w:p w14:paraId="0C4A803F" w14:textId="77777777" w:rsidR="00107289" w:rsidRPr="00E10E96" w:rsidRDefault="00107289" w:rsidP="00952F9C">
      <w:pPr>
        <w:pStyle w:val="ListParagraph"/>
        <w:tabs>
          <w:tab w:val="right" w:pos="6480"/>
        </w:tabs>
        <w:ind w:left="360"/>
        <w:contextualSpacing w:val="0"/>
        <w:jc w:val="both"/>
        <w:rPr>
          <w:rFonts w:ascii="Times New Roman" w:hAnsi="Times New Roman" w:cs="Times New Roman"/>
          <w:color w:val="FF0000"/>
        </w:rPr>
      </w:pPr>
    </w:p>
    <w:p w14:paraId="61A89B9F" w14:textId="0876C140" w:rsidR="00952F9C" w:rsidRPr="00E10E96" w:rsidRDefault="00A1302D" w:rsidP="00952F9C">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[1 point] </w:t>
      </w:r>
      <w:r w:rsidR="00952F9C" w:rsidRPr="00E10E96">
        <w:rPr>
          <w:rFonts w:ascii="Times New Roman" w:hAnsi="Times New Roman" w:cs="Times New Roman"/>
          <w:color w:val="FF0000"/>
        </w:rPr>
        <w:t>To get the marginal cost, take the derivate of total cost with respect to q:</w:t>
      </w:r>
    </w:p>
    <w:p w14:paraId="1C670931" w14:textId="07CA64B6" w:rsidR="00952F9C" w:rsidRPr="00E10E96" w:rsidRDefault="00107289" w:rsidP="00952F9C">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=45+.4q</m:t>
          </m:r>
        </m:oMath>
      </m:oMathPara>
    </w:p>
    <w:p w14:paraId="37D85BE4" w14:textId="44A3FE64" w:rsidR="00952F9C" w:rsidRPr="00E10E96" w:rsidRDefault="00A1302D" w:rsidP="00952F9C">
      <w:pPr>
        <w:pStyle w:val="ListParagraph"/>
        <w:tabs>
          <w:tab w:val="right" w:pos="6480"/>
        </w:tabs>
        <w:ind w:left="360"/>
        <w:contextualSpacing w:val="0"/>
        <w:rPr>
          <w:rFonts w:ascii="Times New Roman" w:hAnsi="Times New Roman" w:cs="Times New Roman"/>
          <w:color w:val="FF0000"/>
        </w:rPr>
      </w:pPr>
      <w:r>
        <w:rPr>
          <w:rFonts w:ascii="Times New Roman" w:hAnsi="Times New Roman" w:cs="Times New Roman"/>
          <w:color w:val="FF0000"/>
        </w:rPr>
        <w:t xml:space="preserve">[1 point] </w:t>
      </w:r>
      <w:r w:rsidR="00952F9C" w:rsidRPr="00E10E96">
        <w:rPr>
          <w:rFonts w:ascii="Times New Roman" w:hAnsi="Times New Roman" w:cs="Times New Roman"/>
          <w:color w:val="FF0000"/>
        </w:rPr>
        <w:t>Average total cost is given by:</w:t>
      </w:r>
    </w:p>
    <w:p w14:paraId="024A116C" w14:textId="2A194A70" w:rsidR="00952F9C" w:rsidRPr="00E10E96" w:rsidRDefault="00107289" w:rsidP="00952F9C">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180</m:t>
              </m:r>
            </m:num>
            <m:den>
              <m:r>
                <w:rPr>
                  <w:rFonts w:ascii="Cambria Math" w:hAnsi="Cambria Math" w:cs="Times New Roman"/>
                  <w:color w:val="FF0000"/>
                </w:rPr>
                <m:t>q</m:t>
              </m:r>
            </m:den>
          </m:f>
          <m:r>
            <w:rPr>
              <w:rFonts w:ascii="Cambria Math" w:hAnsi="Cambria Math" w:cs="Times New Roman"/>
              <w:color w:val="FF0000"/>
            </w:rPr>
            <m:t>+45+.2q</m:t>
          </m:r>
        </m:oMath>
      </m:oMathPara>
    </w:p>
    <w:p w14:paraId="6E8B1CAC" w14:textId="458F24F0" w:rsidR="00952F9C" w:rsidRPr="00E10E96" w:rsidRDefault="00A1302D" w:rsidP="00952F9C">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[1 point] </w:t>
      </w:r>
      <w:r w:rsidR="00952F9C" w:rsidRPr="00E10E96">
        <w:rPr>
          <w:rFonts w:ascii="Times New Roman" w:hAnsi="Times New Roman" w:cs="Times New Roman"/>
          <w:color w:val="FF0000"/>
        </w:rPr>
        <w:t>As the firms take the price of oil as given, the supply function can be found by equating price and marginal cost, then solving for q:</w:t>
      </w:r>
    </w:p>
    <w:p w14:paraId="69D7D46A" w14:textId="05F6A19C" w:rsidR="00952F9C" w:rsidRPr="00E10E96" w:rsidRDefault="00107289" w:rsidP="00952F9C">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p=45+0.4</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680E06EE" w14:textId="77777777" w:rsidR="00AB61A2" w:rsidRDefault="00107289" w:rsidP="00E10E96">
      <w:pPr>
        <w:pStyle w:val="ListParagraph"/>
        <w:tabs>
          <w:tab w:val="right" w:pos="6480"/>
        </w:tabs>
        <w:ind w:left="360"/>
        <w:contextualSpacing w:val="0"/>
        <w:jc w:val="both"/>
        <w:rPr>
          <w:ins w:id="18" w:author="Sinkinson, Michael" w:date="2017-10-09T15:59:00Z"/>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=(p-45)/0.4</m:t>
          </m:r>
        </m:oMath>
      </m:oMathPara>
    </w:p>
    <w:p w14:paraId="1603FE19" w14:textId="02476088" w:rsidR="007B302F" w:rsidRPr="00E10E96" w:rsidRDefault="00AB61A2" w:rsidP="00E10E96">
      <w:pPr>
        <w:pStyle w:val="ListParagraph"/>
        <w:tabs>
          <w:tab w:val="right" w:pos="6480"/>
        </w:tabs>
        <w:ind w:left="360"/>
        <w:contextualSpacing w:val="0"/>
        <w:jc w:val="both"/>
        <w:rPr>
          <w:rFonts w:ascii="Times New Roman" w:hAnsi="Times New Roman" w:cs="Times New Roman"/>
          <w:color w:val="FF0000"/>
        </w:rPr>
      </w:pPr>
      <w:ins w:id="19" w:author="Sinkinson, Michael" w:date="2017-10-09T15:59:00Z">
        <w:r>
          <w:rPr>
            <w:rFonts w:ascii="Times New Roman" w:hAnsi="Times New Roman" w:cs="Times New Roman"/>
            <w:color w:val="FF0000"/>
          </w:rPr>
          <w:t>[Full credit even if they don’t invert to get in terms of q; e.g. inverse supply is fine]</w:t>
        </w:r>
      </w:ins>
      <w:r w:rsidR="00952F9C" w:rsidRPr="00E10E96">
        <w:rPr>
          <w:rFonts w:ascii="Times New Roman" w:hAnsi="Times New Roman" w:cs="Times New Roman"/>
          <w:color w:val="FF0000"/>
        </w:rPr>
        <w:tab/>
        <w:t xml:space="preserve">      </w:t>
      </w:r>
    </w:p>
    <w:p w14:paraId="2E4B2276" w14:textId="77777777" w:rsidR="00952F9C" w:rsidRPr="00E10E96" w:rsidRDefault="00952F9C" w:rsidP="00952F9C">
      <w:pPr>
        <w:pStyle w:val="BodyText"/>
        <w:tabs>
          <w:tab w:val="left" w:pos="1733"/>
        </w:tabs>
        <w:spacing w:line="252" w:lineRule="auto"/>
        <w:ind w:left="1732" w:right="486"/>
        <w:rPr>
          <w:rFonts w:cs="Times New Roman"/>
          <w:sz w:val="22"/>
          <w:szCs w:val="22"/>
        </w:rPr>
      </w:pPr>
    </w:p>
    <w:p w14:paraId="18F68D90" w14:textId="56078A85" w:rsidR="00952F9C" w:rsidRPr="00E10E96" w:rsidRDefault="00E10E96" w:rsidP="00952F9C">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[4</w:t>
      </w:r>
      <w:r w:rsidR="00367C85" w:rsidRPr="00E10E96">
        <w:rPr>
          <w:rFonts w:cs="Times New Roman"/>
          <w:sz w:val="22"/>
          <w:szCs w:val="22"/>
        </w:rPr>
        <w:t xml:space="preserve"> points] </w:t>
      </w:r>
      <w:r w:rsidR="00952F9C" w:rsidRPr="00E10E96">
        <w:rPr>
          <w:rFonts w:cs="Times New Roman"/>
          <w:sz w:val="22"/>
          <w:szCs w:val="22"/>
        </w:rPr>
        <w:t xml:space="preserve">What is a typical firm’s output and profit? </w:t>
      </w:r>
    </w:p>
    <w:p w14:paraId="17442700" w14:textId="77777777" w:rsidR="00952F9C" w:rsidRPr="00E10E96" w:rsidRDefault="00952F9C" w:rsidP="00952F9C">
      <w:pPr>
        <w:pStyle w:val="ListParagraph"/>
        <w:tabs>
          <w:tab w:val="right" w:pos="6480"/>
        </w:tabs>
        <w:ind w:left="360"/>
        <w:contextualSpacing w:val="0"/>
        <w:jc w:val="both"/>
        <w:rPr>
          <w:rFonts w:ascii="Times New Roman" w:hAnsi="Times New Roman" w:cs="Times New Roman"/>
        </w:rPr>
      </w:pPr>
    </w:p>
    <w:p w14:paraId="04C65AEF" w14:textId="61D7B234" w:rsidR="007B302F" w:rsidRPr="00E10E96" w:rsidRDefault="007B302F" w:rsidP="007B302F">
      <w:pPr>
        <w:tabs>
          <w:tab w:val="right" w:pos="6480"/>
        </w:tabs>
        <w:jc w:val="both"/>
        <w:rPr>
          <w:rFonts w:ascii="Times New Roman" w:hAnsi="Times New Roman" w:cs="Times New Roman"/>
          <w:color w:val="FF0000"/>
        </w:rPr>
      </w:pPr>
      <w:r w:rsidRPr="00E10E96">
        <w:rPr>
          <w:rFonts w:ascii="Times New Roman" w:hAnsi="Times New Roman" w:cs="Times New Roman"/>
          <w:color w:val="FF0000"/>
        </w:rPr>
        <w:tab/>
        <w:t>In the short run, the current prevailing wholesale market price is $115 per barrel.</w:t>
      </w:r>
    </w:p>
    <w:p w14:paraId="6402E738" w14:textId="401F8477" w:rsidR="00952F9C" w:rsidRPr="00E10E96" w:rsidRDefault="00952F9C" w:rsidP="00952F9C">
      <w:pPr>
        <w:pStyle w:val="ListParagraph"/>
        <w:tabs>
          <w:tab w:val="right" w:pos="6480"/>
        </w:tabs>
        <w:ind w:left="360"/>
        <w:contextualSpacing w:val="0"/>
        <w:jc w:val="both"/>
        <w:rPr>
          <w:rFonts w:ascii="Times New Roman" w:hAnsi="Times New Roman" w:cs="Times New Roman"/>
          <w:color w:val="FF0000"/>
        </w:rPr>
      </w:pPr>
      <w:proofErr w:type="gramStart"/>
      <w:r w:rsidRPr="00E10E96">
        <w:rPr>
          <w:rFonts w:ascii="Times New Roman" w:hAnsi="Times New Roman" w:cs="Times New Roman"/>
          <w:color w:val="FF0000"/>
        </w:rPr>
        <w:t>Plug  in</w:t>
      </w:r>
      <w:proofErr w:type="gramEnd"/>
      <w:r w:rsidRPr="00E10E96">
        <w:rPr>
          <w:rFonts w:ascii="Times New Roman" w:hAnsi="Times New Roman" w:cs="Times New Roman"/>
          <w:color w:val="FF0000"/>
        </w:rPr>
        <w:t xml:space="preserve"> the market price into the supply function, yielding:</w:t>
      </w:r>
    </w:p>
    <w:p w14:paraId="1CFFBFAE" w14:textId="63E376E6" w:rsidR="00952F9C" w:rsidRPr="00E10E96" w:rsidRDefault="00107289" w:rsidP="00A1302D">
      <w:pPr>
        <w:pStyle w:val="ListParagraph"/>
        <w:tabs>
          <w:tab w:val="right" w:pos="6480"/>
        </w:tabs>
        <w:ind w:left="360"/>
        <w:contextualSpacing w:val="0"/>
        <w:jc w:val="center"/>
        <w:rPr>
          <w:rFonts w:ascii="Times New Roman" w:hAnsi="Times New Roman" w:cs="Times New Roman"/>
          <w:color w:val="FF0000"/>
        </w:rPr>
      </w:pPr>
      <m:oMath>
        <m:r>
          <w:rPr>
            <w:rFonts w:ascii="Cambria Math" w:hAnsi="Cambria Math" w:cs="Times New Roman"/>
            <w:color w:val="FF0000"/>
          </w:rPr>
          <m:t>q=175</m:t>
        </m:r>
      </m:oMath>
      <w:r w:rsidR="00A1302D">
        <w:rPr>
          <w:rFonts w:ascii="Times New Roman" w:eastAsiaTheme="minorEastAsia" w:hAnsi="Times New Roman" w:cs="Times New Roman"/>
          <w:color w:val="FF0000"/>
        </w:rPr>
        <w:t xml:space="preserve"> [2 points]</w:t>
      </w:r>
    </w:p>
    <w:p w14:paraId="1A693408" w14:textId="77777777" w:rsidR="00952F9C" w:rsidRPr="00E10E96" w:rsidRDefault="00952F9C" w:rsidP="00952F9C">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With this, we can solve for a firm’s total profit:</w:t>
      </w:r>
    </w:p>
    <w:p w14:paraId="50FDC4C3" w14:textId="2B273658" w:rsidR="00952F9C" w:rsidRPr="00E10E96" w:rsidRDefault="00107289" w:rsidP="00952F9C">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32724CF9" w14:textId="1A52B766" w:rsidR="00952F9C" w:rsidRPr="00E10E96" w:rsidRDefault="00107289" w:rsidP="00952F9C">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115*175</m:t>
              </m:r>
            </m:e>
          </m:d>
          <m:r>
            <w:rPr>
              <w:rFonts w:ascii="Cambria Math" w:hAnsi="Cambria Math" w:cs="Times New Roman"/>
              <w:color w:val="FF0000"/>
            </w:rPr>
            <m:t>-180-45</m:t>
          </m:r>
          <m:d>
            <m:dPr>
              <m:ctrlPr>
                <w:rPr>
                  <w:rFonts w:ascii="Cambria Math" w:hAnsi="Cambria Math" w:cs="Times New Roman"/>
                  <w:i/>
                  <w:color w:val="FF0000"/>
                </w:rPr>
              </m:ctrlPr>
            </m:dPr>
            <m:e>
              <m:r>
                <w:rPr>
                  <w:rFonts w:ascii="Cambria Math" w:hAnsi="Cambria Math" w:cs="Times New Roman"/>
                  <w:color w:val="FF0000"/>
                </w:rPr>
                <m:t>175</m:t>
              </m:r>
            </m:e>
          </m:d>
          <m:r>
            <w:rPr>
              <w:rFonts w:ascii="Cambria Math" w:hAnsi="Cambria Math" w:cs="Times New Roman"/>
              <w:color w:val="FF0000"/>
            </w:rPr>
            <m:t>-0.2</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175</m:t>
                  </m:r>
                </m:e>
                <m:sup>
                  <m:r>
                    <w:rPr>
                      <w:rFonts w:ascii="Cambria Math" w:hAnsi="Cambria Math" w:cs="Times New Roman"/>
                      <w:color w:val="FF0000"/>
                    </w:rPr>
                    <m:t>2</m:t>
                  </m:r>
                </m:sup>
              </m:sSup>
            </m:e>
          </m:d>
          <m:r>
            <w:rPr>
              <w:rFonts w:ascii="Cambria Math" w:hAnsi="Cambria Math" w:cs="Times New Roman"/>
              <w:color w:val="FF0000"/>
            </w:rPr>
            <m:t>=$5,945</m:t>
          </m:r>
        </m:oMath>
      </m:oMathPara>
    </w:p>
    <w:p w14:paraId="65FFC804" w14:textId="6B9712DB" w:rsidR="00952F9C" w:rsidRPr="00E10E96" w:rsidRDefault="00952F9C" w:rsidP="00952F9C">
      <w:pPr>
        <w:tabs>
          <w:tab w:val="right" w:pos="6480"/>
        </w:tabs>
        <w:jc w:val="both"/>
        <w:rPr>
          <w:rFonts w:ascii="Times New Roman" w:hAnsi="Times New Roman" w:cs="Times New Roman"/>
          <w:color w:val="FF0000"/>
        </w:rPr>
      </w:pPr>
      <w:r w:rsidRPr="00E10E96">
        <w:rPr>
          <w:rFonts w:ascii="Times New Roman" w:hAnsi="Times New Roman" w:cs="Times New Roman"/>
          <w:color w:val="FF0000"/>
        </w:rPr>
        <w:t xml:space="preserve">      Given the units are in 1,000s, the total profit is almost 6 M in profit. </w:t>
      </w:r>
      <w:r w:rsidR="00A1302D">
        <w:rPr>
          <w:rFonts w:ascii="Times New Roman" w:hAnsi="Times New Roman" w:cs="Times New Roman"/>
          <w:color w:val="FF0000"/>
        </w:rPr>
        <w:t>[2 points]</w:t>
      </w:r>
    </w:p>
    <w:p w14:paraId="70A21C8F" w14:textId="0C093894" w:rsidR="00952F9C" w:rsidRPr="00E10E96" w:rsidRDefault="00E10E96" w:rsidP="00952F9C">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[4</w:t>
      </w:r>
      <w:r w:rsidR="00367C85" w:rsidRPr="00E10E96">
        <w:rPr>
          <w:rFonts w:cs="Times New Roman"/>
          <w:sz w:val="22"/>
          <w:szCs w:val="22"/>
        </w:rPr>
        <w:t xml:space="preserve"> points] </w:t>
      </w:r>
      <w:r w:rsidR="00952F9C" w:rsidRPr="00E10E96">
        <w:rPr>
          <w:rFonts w:cs="Times New Roman"/>
          <w:sz w:val="22"/>
          <w:szCs w:val="22"/>
        </w:rPr>
        <w:t>Shale deposits have been discovered worldwide, although the US is by far the leader in shale oil production. If there were truly free entry and no constraint on the number of firms that could enter worldwide, what would we expect the long-run price of shale oil to become?</w:t>
      </w:r>
    </w:p>
    <w:p w14:paraId="76E1203B" w14:textId="77777777" w:rsidR="00952F9C" w:rsidRPr="00E10E96" w:rsidRDefault="00952F9C" w:rsidP="00952F9C">
      <w:pPr>
        <w:tabs>
          <w:tab w:val="right" w:pos="6480"/>
        </w:tabs>
        <w:jc w:val="both"/>
        <w:rPr>
          <w:rFonts w:ascii="Times New Roman" w:hAnsi="Times New Roman" w:cs="Times New Roman"/>
        </w:rPr>
      </w:pPr>
    </w:p>
    <w:p w14:paraId="174A290A" w14:textId="7A2D454A" w:rsidR="00952F9C" w:rsidRPr="00E10E96" w:rsidRDefault="007B709A" w:rsidP="00952F9C">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Approach 1: </w:t>
      </w:r>
      <w:r w:rsidR="00952F9C" w:rsidRPr="00E10E96">
        <w:rPr>
          <w:rFonts w:ascii="Times New Roman" w:hAnsi="Times New Roman" w:cs="Times New Roman"/>
          <w:color w:val="FF0000"/>
        </w:rPr>
        <w:t>We know that in the presence of free entry that in the long-run firms will make zero economic profit. This implies that the long-run price of oil will be the price such that the average total cost is at its minimum.</w:t>
      </w:r>
    </w:p>
    <w:p w14:paraId="13152287" w14:textId="5E8E111D" w:rsidR="00952F9C" w:rsidRPr="00E10E96" w:rsidRDefault="00320350" w:rsidP="00952F9C">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180</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+.2 </m:t>
          </m:r>
        </m:oMath>
      </m:oMathPara>
    </w:p>
    <w:p w14:paraId="2CDA49DE" w14:textId="77777777" w:rsidR="00952F9C" w:rsidRPr="00E10E96" w:rsidRDefault="00952F9C" w:rsidP="00952F9C">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Setting this equation equal to zero and solving for q, yields:</w:t>
      </w:r>
    </w:p>
    <w:p w14:paraId="691CFFC6" w14:textId="07F13714" w:rsidR="00A5306E" w:rsidRPr="00E10E96" w:rsidRDefault="00320350" w:rsidP="00952F9C">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=900 ⇒q=30</m:t>
        </m:r>
      </m:oMath>
      <w:r w:rsidR="007B709A">
        <w:rPr>
          <w:rFonts w:ascii="Times New Roman" w:eastAsiaTheme="minorEastAsia" w:hAnsi="Times New Roman" w:cs="Times New Roman"/>
          <w:color w:val="FF0000"/>
        </w:rPr>
        <w:t xml:space="preserve"> [3 points]</w:t>
      </w:r>
    </w:p>
    <w:p w14:paraId="29F02055" w14:textId="77777777" w:rsidR="00952F9C" w:rsidRPr="00E10E96" w:rsidRDefault="00952F9C" w:rsidP="00952F9C">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The long-run price can then be found by evaluating the average total cost function at q = 30:</w:t>
      </w:r>
    </w:p>
    <w:p w14:paraId="7C1531D8" w14:textId="351FF39E" w:rsidR="00952F9C" w:rsidRPr="00E10E96" w:rsidRDefault="00107289" w:rsidP="00952F9C">
      <w:pPr>
        <w:pStyle w:val="ListParagraph"/>
        <w:tabs>
          <w:tab w:val="right" w:pos="6480"/>
        </w:tabs>
        <w:ind w:left="360"/>
        <w:contextualSpacing w:val="0"/>
        <w:jc w:val="center"/>
        <w:rPr>
          <w:rFonts w:ascii="Times New Roman" w:eastAsiaTheme="minorEastAsia" w:hAnsi="Times New Roman" w:cs="Times New Roman"/>
          <w:color w:val="FF0000"/>
        </w:rPr>
      </w:pPr>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30</m:t>
            </m:r>
          </m:e>
        </m:d>
        <m:r>
          <w:rPr>
            <w:rFonts w:ascii="Cambria Math" w:hAnsi="Cambria Math" w:cs="Times New Roman"/>
            <w:color w:val="FF0000"/>
          </w:rPr>
          <m:t>=57</m:t>
        </m:r>
        <m:r>
          <m:rPr>
            <m:sty m:val="p"/>
          </m:rPr>
          <w:rPr>
            <w:rFonts w:ascii="Cambria Math" w:hAnsi="Cambria Math" w:cs="Times New Roman"/>
            <w:color w:val="FF0000"/>
          </w:rPr>
          <m:t>⁡</m:t>
        </m:r>
      </m:oMath>
      <w:r w:rsidR="007B709A">
        <w:rPr>
          <w:rFonts w:ascii="Times New Roman" w:eastAsiaTheme="minorEastAsia" w:hAnsi="Times New Roman" w:cs="Times New Roman"/>
          <w:color w:val="FF0000"/>
        </w:rPr>
        <w:t>[1 point]</w:t>
      </w:r>
    </w:p>
    <w:p w14:paraId="05FCAC8F" w14:textId="77777777" w:rsidR="007B302F" w:rsidRPr="00E10E96" w:rsidRDefault="007B302F" w:rsidP="007B302F">
      <w:pPr>
        <w:pStyle w:val="BodyText"/>
        <w:tabs>
          <w:tab w:val="left" w:pos="1733"/>
        </w:tabs>
        <w:spacing w:line="252" w:lineRule="auto"/>
        <w:ind w:left="0" w:right="486"/>
        <w:rPr>
          <w:rFonts w:cs="Times New Roman"/>
          <w:sz w:val="22"/>
          <w:szCs w:val="22"/>
        </w:rPr>
      </w:pPr>
    </w:p>
    <w:p w14:paraId="136C42C4" w14:textId="72FAE3DC" w:rsidR="007B302F" w:rsidRPr="00E10E96" w:rsidRDefault="007B709A" w:rsidP="007B302F">
      <w:pPr>
        <w:pStyle w:val="ListParagraph"/>
        <w:tabs>
          <w:tab w:val="right" w:pos="6480"/>
        </w:tabs>
        <w:ind w:left="360"/>
        <w:contextualSpacing w:val="0"/>
        <w:rPr>
          <w:rFonts w:ascii="Times New Roman" w:hAnsi="Times New Roman" w:cs="Times New Roman"/>
          <w:color w:val="FF0000"/>
        </w:rPr>
      </w:pPr>
      <w:r>
        <w:rPr>
          <w:rFonts w:ascii="Times New Roman" w:hAnsi="Times New Roman" w:cs="Times New Roman"/>
          <w:color w:val="FF0000"/>
        </w:rPr>
        <w:t>Approach 2:</w:t>
      </w:r>
      <w:r w:rsidR="007B302F" w:rsidRPr="00E10E96">
        <w:rPr>
          <w:rFonts w:ascii="Times New Roman" w:hAnsi="Times New Roman" w:cs="Times New Roman"/>
          <w:color w:val="FF0000"/>
        </w:rPr>
        <w:t xml:space="preserve"> </w:t>
      </w:r>
      <w:r>
        <w:rPr>
          <w:rFonts w:ascii="Times New Roman" w:hAnsi="Times New Roman" w:cs="Times New Roman"/>
          <w:color w:val="FF0000"/>
        </w:rPr>
        <w:t>Y</w:t>
      </w:r>
      <w:r w:rsidR="007B302F" w:rsidRPr="00E10E96">
        <w:rPr>
          <w:rFonts w:ascii="Times New Roman" w:hAnsi="Times New Roman" w:cs="Times New Roman"/>
          <w:color w:val="FF0000"/>
        </w:rPr>
        <w:t>ou could set MC=AC to get min AC level.</w:t>
      </w:r>
    </w:p>
    <w:p w14:paraId="616EB7C3" w14:textId="4E92F5D8" w:rsidR="007B302F" w:rsidRPr="00E10E96" w:rsidRDefault="00320350" w:rsidP="007B302F">
      <w:pPr>
        <w:pStyle w:val="BodyText"/>
        <w:tabs>
          <w:tab w:val="left" w:pos="1733"/>
        </w:tabs>
        <w:spacing w:line="252" w:lineRule="auto"/>
        <w:ind w:left="0" w:right="486"/>
        <w:rPr>
          <w:rFonts w:cs="Times New Roman"/>
          <w:sz w:val="22"/>
          <w:szCs w:val="22"/>
        </w:rPr>
      </w:pPr>
      <m:oMathPara>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180</m:t>
              </m:r>
            </m:num>
            <m:den>
              <m:r>
                <w:rPr>
                  <w:rFonts w:ascii="Cambria Math" w:hAnsi="Cambria Math" w:cs="Times New Roman"/>
                  <w:color w:val="FF0000"/>
                  <w:sz w:val="22"/>
                  <w:szCs w:val="22"/>
                </w:rPr>
                <m:t>q</m:t>
              </m:r>
            </m:den>
          </m:f>
          <m:r>
            <w:rPr>
              <w:rFonts w:ascii="Cambria Math" w:hAnsi="Cambria Math" w:cs="Times New Roman"/>
              <w:color w:val="FF0000"/>
              <w:sz w:val="22"/>
              <w:szCs w:val="22"/>
            </w:rPr>
            <m:t>+45+.2q=45+.4q</m:t>
          </m:r>
        </m:oMath>
      </m:oMathPara>
    </w:p>
    <w:p w14:paraId="227B93B5" w14:textId="77777777" w:rsidR="007B302F" w:rsidRPr="00E10E96" w:rsidRDefault="007B302F" w:rsidP="007B302F">
      <w:pPr>
        <w:pStyle w:val="BodyText"/>
        <w:tabs>
          <w:tab w:val="left" w:pos="1733"/>
        </w:tabs>
        <w:spacing w:line="252" w:lineRule="auto"/>
        <w:ind w:left="0" w:right="486"/>
        <w:rPr>
          <w:rFonts w:cs="Times New Roman"/>
          <w:color w:val="FF0000"/>
          <w:sz w:val="22"/>
          <w:szCs w:val="22"/>
        </w:rPr>
      </w:pPr>
      <w:r w:rsidRPr="00E10E96">
        <w:rPr>
          <w:rFonts w:cs="Times New Roman"/>
          <w:color w:val="FF0000"/>
          <w:sz w:val="22"/>
          <w:szCs w:val="22"/>
        </w:rPr>
        <w:tab/>
        <w:t>which would give</w:t>
      </w:r>
    </w:p>
    <w:p w14:paraId="774B6C80" w14:textId="77777777" w:rsidR="007B302F" w:rsidRPr="00E10E96" w:rsidRDefault="007B302F" w:rsidP="007B302F">
      <w:pPr>
        <w:pStyle w:val="BodyText"/>
        <w:tabs>
          <w:tab w:val="left" w:pos="1733"/>
        </w:tabs>
        <w:spacing w:line="252" w:lineRule="auto"/>
        <w:ind w:left="0" w:right="486"/>
        <w:rPr>
          <w:rFonts w:cs="Times New Roman"/>
          <w:color w:val="FF0000"/>
          <w:sz w:val="22"/>
          <w:szCs w:val="22"/>
        </w:rPr>
      </w:pPr>
    </w:p>
    <w:p w14:paraId="15024B17" w14:textId="015D9425" w:rsidR="007B302F" w:rsidRPr="00E10E96" w:rsidRDefault="00320350" w:rsidP="007B709A">
      <w:pPr>
        <w:pStyle w:val="BodyText"/>
        <w:tabs>
          <w:tab w:val="left" w:pos="1733"/>
        </w:tabs>
        <w:spacing w:line="252" w:lineRule="auto"/>
        <w:ind w:left="0" w:right="486"/>
        <w:jc w:val="center"/>
        <w:rPr>
          <w:rFonts w:cs="Times New Roman"/>
          <w:sz w:val="22"/>
          <w:szCs w:val="22"/>
        </w:rPr>
      </w:pPr>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180</m:t>
            </m:r>
          </m:num>
          <m:den>
            <m:r>
              <w:rPr>
                <w:rFonts w:ascii="Cambria Math" w:hAnsi="Cambria Math" w:cs="Times New Roman"/>
                <w:color w:val="FF0000"/>
                <w:sz w:val="22"/>
                <w:szCs w:val="22"/>
              </w:rPr>
              <m:t>q</m:t>
            </m:r>
          </m:den>
        </m:f>
        <m:r>
          <w:rPr>
            <w:rFonts w:ascii="Cambria Math" w:hAnsi="Cambria Math" w:cs="Times New Roman"/>
            <w:color w:val="FF0000"/>
            <w:sz w:val="22"/>
            <w:szCs w:val="22"/>
          </w:rPr>
          <m:t>=.2q or q=30</m:t>
        </m:r>
      </m:oMath>
      <w:r w:rsidR="007B709A">
        <w:rPr>
          <w:rFonts w:cs="Times New Roman"/>
          <w:color w:val="FF0000"/>
          <w:sz w:val="22"/>
          <w:szCs w:val="22"/>
        </w:rPr>
        <w:t xml:space="preserve"> [3 points]</w:t>
      </w:r>
    </w:p>
    <w:p w14:paraId="2D0D04E6" w14:textId="5ABB9AFE" w:rsidR="007B302F" w:rsidRPr="00E10E96" w:rsidRDefault="007B302F" w:rsidP="00E10E96">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ab/>
      </w:r>
    </w:p>
    <w:p w14:paraId="494CDC6C" w14:textId="590EB69C" w:rsidR="007B302F" w:rsidRPr="00E10E96" w:rsidRDefault="007B302F" w:rsidP="007B302F">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The long-run price can then be found by plugging in q = 30 in ATC function:</w:t>
      </w:r>
    </w:p>
    <w:p w14:paraId="238E6576" w14:textId="3DAE39D2" w:rsidR="007B302F" w:rsidRPr="00E10E96" w:rsidRDefault="007B302F" w:rsidP="007B709A">
      <w:pPr>
        <w:pStyle w:val="BodyText"/>
        <w:tabs>
          <w:tab w:val="left" w:pos="1733"/>
        </w:tabs>
        <w:spacing w:line="252" w:lineRule="auto"/>
        <w:ind w:left="0" w:right="486"/>
        <w:jc w:val="center"/>
        <w:rPr>
          <w:rFonts w:cs="Times New Roman"/>
          <w:color w:val="FF0000"/>
          <w:sz w:val="22"/>
          <w:szCs w:val="22"/>
        </w:rPr>
      </w:pPr>
      <m:oMath>
        <m:r>
          <w:rPr>
            <w:rFonts w:ascii="Cambria Math" w:hAnsi="Cambria Math" w:cs="Times New Roman"/>
            <w:color w:val="FF0000"/>
            <w:sz w:val="22"/>
            <w:szCs w:val="22"/>
          </w:rPr>
          <w:lastRenderedPageBreak/>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30</m:t>
            </m:r>
          </m:e>
        </m:d>
        <m:r>
          <w:rPr>
            <w:rFonts w:ascii="Cambria Math" w:hAnsi="Cambria Math" w:cs="Times New Roman"/>
            <w:color w:val="FF0000"/>
            <w:sz w:val="22"/>
            <w:szCs w:val="22"/>
          </w:rPr>
          <m:t>=57</m:t>
        </m:r>
        <m:r>
          <m:rPr>
            <m:sty m:val="p"/>
          </m:rPr>
          <w:rPr>
            <w:rFonts w:ascii="Cambria Math" w:hAnsi="Cambria Math" w:cs="Times New Roman"/>
            <w:color w:val="FF0000"/>
            <w:sz w:val="22"/>
            <w:szCs w:val="22"/>
          </w:rPr>
          <m:t>⁡</m:t>
        </m:r>
      </m:oMath>
      <w:r w:rsidR="007B709A">
        <w:rPr>
          <w:rFonts w:cs="Times New Roman"/>
          <w:color w:val="FF0000"/>
          <w:sz w:val="22"/>
          <w:szCs w:val="22"/>
        </w:rPr>
        <w:t>[1 point]</w:t>
      </w:r>
    </w:p>
    <w:p w14:paraId="7243A165" w14:textId="77777777" w:rsidR="007B302F" w:rsidRPr="00E10E96" w:rsidRDefault="007B302F" w:rsidP="007B302F">
      <w:pPr>
        <w:pStyle w:val="BodyText"/>
        <w:tabs>
          <w:tab w:val="left" w:pos="1733"/>
        </w:tabs>
        <w:spacing w:line="252" w:lineRule="auto"/>
        <w:ind w:left="0" w:right="486"/>
        <w:rPr>
          <w:rFonts w:cs="Times New Roman"/>
          <w:color w:val="FF0000"/>
          <w:sz w:val="22"/>
          <w:szCs w:val="22"/>
        </w:rPr>
      </w:pPr>
    </w:p>
    <w:p w14:paraId="61A828BE" w14:textId="77777777" w:rsidR="007B302F" w:rsidRPr="00E10E96" w:rsidRDefault="007B302F" w:rsidP="007B302F">
      <w:pPr>
        <w:pStyle w:val="BodyText"/>
        <w:tabs>
          <w:tab w:val="left" w:pos="1733"/>
        </w:tabs>
        <w:spacing w:line="252" w:lineRule="auto"/>
        <w:ind w:left="0" w:right="486"/>
        <w:rPr>
          <w:rFonts w:cs="Times New Roman"/>
          <w:sz w:val="22"/>
          <w:szCs w:val="22"/>
        </w:rPr>
      </w:pPr>
    </w:p>
    <w:p w14:paraId="0DDAB0DB" w14:textId="578DC4CF" w:rsidR="00952F9C" w:rsidRPr="00E10E96" w:rsidRDefault="007B302F" w:rsidP="007B302F">
      <w:pPr>
        <w:pStyle w:val="BodyText"/>
        <w:numPr>
          <w:ilvl w:val="2"/>
          <w:numId w:val="12"/>
        </w:numPr>
        <w:tabs>
          <w:tab w:val="left" w:pos="1733"/>
        </w:tabs>
        <w:spacing w:line="252" w:lineRule="auto"/>
        <w:ind w:right="486"/>
        <w:rPr>
          <w:rFonts w:cs="Times New Roman"/>
          <w:sz w:val="22"/>
          <w:szCs w:val="22"/>
        </w:rPr>
      </w:pPr>
      <w:r w:rsidRPr="00E10E96">
        <w:rPr>
          <w:rFonts w:cs="Times New Roman"/>
          <w:sz w:val="22"/>
          <w:szCs w:val="22"/>
        </w:rPr>
        <w:t xml:space="preserve"> </w:t>
      </w:r>
      <w:r w:rsidR="00E10E96" w:rsidRPr="00E10E96">
        <w:rPr>
          <w:rFonts w:cs="Times New Roman"/>
          <w:sz w:val="22"/>
          <w:szCs w:val="22"/>
        </w:rPr>
        <w:t>[4</w:t>
      </w:r>
      <w:r w:rsidR="00367C85" w:rsidRPr="00E10E96">
        <w:rPr>
          <w:rFonts w:cs="Times New Roman"/>
          <w:sz w:val="22"/>
          <w:szCs w:val="22"/>
        </w:rPr>
        <w:t xml:space="preserve"> points] </w:t>
      </w:r>
      <w:r w:rsidR="00952F9C" w:rsidRPr="00E10E96">
        <w:rPr>
          <w:rFonts w:cs="Times New Roman"/>
          <w:sz w:val="22"/>
          <w:szCs w:val="22"/>
        </w:rPr>
        <w:t>However, shale oil competes with oil produced from traditional wells, which tend to have far lower costs. The price of oil fell greatly in 2015 as total output expanded.</w:t>
      </w:r>
      <w:r w:rsidR="006762B7" w:rsidRPr="00E10E96">
        <w:rPr>
          <w:rFonts w:cs="Times New Roman"/>
          <w:sz w:val="22"/>
          <w:szCs w:val="22"/>
        </w:rPr>
        <w:t xml:space="preserve"> </w:t>
      </w:r>
      <w:r w:rsidR="00952F9C" w:rsidRPr="00E10E96">
        <w:rPr>
          <w:rFonts w:cs="Times New Roman"/>
          <w:sz w:val="22"/>
          <w:szCs w:val="22"/>
        </w:rPr>
        <w:t xml:space="preserve">In the short run, how much oil will a typical firm produce if the price falls to $50 per barrel and what will their profits be? How much oil will they choose to produce the following year if they expect the price to remain at that level? </w:t>
      </w:r>
    </w:p>
    <w:p w14:paraId="7F5276F7" w14:textId="739ADE80" w:rsidR="00952F9C" w:rsidRPr="00E10E96" w:rsidRDefault="007B302F" w:rsidP="00E10E96">
      <w:pPr>
        <w:tabs>
          <w:tab w:val="right" w:pos="6480"/>
        </w:tabs>
        <w:ind w:left="720"/>
        <w:jc w:val="both"/>
        <w:rPr>
          <w:rFonts w:ascii="Times New Roman" w:hAnsi="Times New Roman" w:cs="Times New Roman"/>
          <w:color w:val="FF0000"/>
        </w:rPr>
      </w:pPr>
      <w:r w:rsidRPr="00E10E96">
        <w:rPr>
          <w:rFonts w:ascii="Times New Roman" w:hAnsi="Times New Roman" w:cs="Times New Roman"/>
          <w:color w:val="FF0000"/>
        </w:rPr>
        <w:tab/>
      </w:r>
      <w:r w:rsidRPr="00E10E96">
        <w:rPr>
          <w:rFonts w:ascii="Times New Roman" w:hAnsi="Times New Roman" w:cs="Times New Roman"/>
          <w:color w:val="FF0000"/>
        </w:rPr>
        <w:tab/>
      </w:r>
      <w:r w:rsidRPr="00E10E96">
        <w:rPr>
          <w:rFonts w:ascii="Times New Roman" w:hAnsi="Times New Roman" w:cs="Times New Roman"/>
          <w:color w:val="FF0000"/>
        </w:rPr>
        <w:br/>
      </w:r>
      <w:r w:rsidR="00952F9C" w:rsidRPr="00E10E96">
        <w:rPr>
          <w:rFonts w:ascii="Times New Roman" w:hAnsi="Times New Roman" w:cs="Times New Roman"/>
          <w:color w:val="FF0000"/>
        </w:rPr>
        <w:t xml:space="preserve">Recall that the supply function that you solved for </w:t>
      </w:r>
      <w:r w:rsidR="00E10E96">
        <w:rPr>
          <w:rFonts w:ascii="Times New Roman" w:hAnsi="Times New Roman" w:cs="Times New Roman"/>
          <w:color w:val="FF0000"/>
        </w:rPr>
        <w:t>in part (a) is given by</w:t>
      </w:r>
    </w:p>
    <w:p w14:paraId="4D50ECA2" w14:textId="3D21BE99" w:rsidR="00952F9C" w:rsidRPr="00E10E96" w:rsidRDefault="00320350" w:rsidP="00952F9C">
      <w:pPr>
        <w:tabs>
          <w:tab w:val="right" w:pos="6480"/>
        </w:tabs>
        <w:jc w:val="both"/>
        <w:rPr>
          <w:rFonts w:ascii="Times New Roman" w:eastAsiaTheme="minorEastAsia" w:hAnsi="Times New Roman" w:cs="Times New Roman"/>
          <w:color w:val="FF0000"/>
        </w:rPr>
      </w:pPr>
      <m:oMathPara>
        <m:oMath>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=(p-45)/0.4</m:t>
          </m:r>
        </m:oMath>
      </m:oMathPara>
    </w:p>
    <w:p w14:paraId="04623EDC" w14:textId="30640DD7" w:rsidR="00952F9C" w:rsidRPr="00E10E96" w:rsidRDefault="00952F9C" w:rsidP="00952F9C">
      <w:pPr>
        <w:tabs>
          <w:tab w:val="right" w:pos="6480"/>
        </w:tabs>
        <w:jc w:val="both"/>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 xml:space="preserve">            Evaluating this function at p = 50, yields:</w:t>
      </w:r>
    </w:p>
    <w:p w14:paraId="7DE6BD3F" w14:textId="638ED734" w:rsidR="00952F9C" w:rsidRPr="00E10E96" w:rsidRDefault="00320350" w:rsidP="0037460D">
      <w:pPr>
        <w:tabs>
          <w:tab w:val="right" w:pos="6480"/>
        </w:tabs>
        <w:jc w:val="center"/>
        <w:rPr>
          <w:rFonts w:ascii="Times New Roman" w:eastAsiaTheme="minorEastAsia" w:hAnsi="Times New Roman" w:cs="Times New Roman"/>
          <w:color w:val="FF0000"/>
        </w:rPr>
      </w:pPr>
      <m:oMath>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=12.5</m:t>
        </m:r>
      </m:oMath>
      <w:r w:rsidR="0037460D">
        <w:rPr>
          <w:rFonts w:ascii="Times New Roman" w:eastAsiaTheme="minorEastAsia" w:hAnsi="Times New Roman" w:cs="Times New Roman"/>
          <w:color w:val="FF0000"/>
        </w:rPr>
        <w:t xml:space="preserve"> [2 points]</w:t>
      </w:r>
    </w:p>
    <w:p w14:paraId="2D39ED5E" w14:textId="674638A4" w:rsidR="001F0EAE" w:rsidRDefault="001F0EAE" w:rsidP="001F0EAE">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 For the second question [2 points]:</w:t>
      </w:r>
    </w:p>
    <w:p w14:paraId="0BF7ECC2" w14:textId="4034FF34" w:rsidR="001F0EAE" w:rsidRDefault="001F0EAE" w:rsidP="001F0EAE">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Approach 1: Price 50 is below the min ATC, so the firm should exit and produce </w:t>
      </w:r>
      <w:proofErr w:type="spellStart"/>
      <w:r>
        <w:rPr>
          <w:rFonts w:ascii="Times New Roman" w:eastAsiaTheme="minorEastAsia" w:hAnsi="Times New Roman" w:cs="Times New Roman"/>
          <w:color w:val="FF0000"/>
        </w:rPr>
        <w:t>nothting</w:t>
      </w:r>
      <w:proofErr w:type="spellEnd"/>
    </w:p>
    <w:p w14:paraId="09A4CB50" w14:textId="236D1C64" w:rsidR="001F0EAE" w:rsidRDefault="001F0EAE" w:rsidP="001F0EAE">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Approach 2: Calculate the profit</w:t>
      </w:r>
    </w:p>
    <w:p w14:paraId="51B8919A" w14:textId="12187C0E" w:rsidR="00952F9C" w:rsidRPr="00E10E96" w:rsidRDefault="00107289" w:rsidP="001F0EAE">
      <w:pPr>
        <w:tabs>
          <w:tab w:val="right" w:pos="6480"/>
        </w:tabs>
        <w:ind w:firstLine="660"/>
        <w:jc w:val="both"/>
        <w:rPr>
          <w:rFonts w:ascii="Times New Roman" w:hAnsi="Times New Roman" w:cs="Times New Roman"/>
          <w:color w:val="FF0000"/>
        </w:rPr>
      </w:pPr>
      <m:oMathPara>
        <m:oMath>
          <m:r>
            <w:rPr>
              <w:rFonts w:ascii="Cambria Math" w:hAnsi="Cambria Math" w:cs="Times New Roman"/>
              <w:color w:val="FF0000"/>
            </w:rPr>
            <m:t>π=TR-TC</m:t>
          </m:r>
        </m:oMath>
      </m:oMathPara>
    </w:p>
    <w:p w14:paraId="67E9E7DD" w14:textId="1756D78D" w:rsidR="00952F9C" w:rsidRPr="00E10E96" w:rsidRDefault="00107289" w:rsidP="00952F9C">
      <w:pPr>
        <w:tabs>
          <w:tab w:val="right" w:pos="6480"/>
        </w:tabs>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50*12.5</m:t>
              </m:r>
            </m:e>
          </m:d>
          <m:r>
            <w:rPr>
              <w:rFonts w:ascii="Cambria Math" w:hAnsi="Cambria Math" w:cs="Times New Roman"/>
              <w:color w:val="FF0000"/>
            </w:rPr>
            <m:t>-180-45</m:t>
          </m:r>
          <m:d>
            <m:dPr>
              <m:ctrlPr>
                <w:rPr>
                  <w:rFonts w:ascii="Cambria Math" w:hAnsi="Cambria Math" w:cs="Times New Roman"/>
                  <w:i/>
                  <w:color w:val="FF0000"/>
                </w:rPr>
              </m:ctrlPr>
            </m:dPr>
            <m:e>
              <m:r>
                <w:rPr>
                  <w:rFonts w:ascii="Cambria Math" w:hAnsi="Cambria Math" w:cs="Times New Roman"/>
                  <w:color w:val="FF0000"/>
                </w:rPr>
                <m:t>12.5</m:t>
              </m:r>
            </m:e>
          </m:d>
          <m:r>
            <w:rPr>
              <w:rFonts w:ascii="Cambria Math" w:hAnsi="Cambria Math" w:cs="Times New Roman"/>
              <w:color w:val="FF0000"/>
            </w:rPr>
            <m:t>-0.2</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12.5</m:t>
                  </m:r>
                </m:e>
                <m:sup>
                  <m:r>
                    <w:rPr>
                      <w:rFonts w:ascii="Cambria Math" w:hAnsi="Cambria Math" w:cs="Times New Roman"/>
                      <w:color w:val="FF0000"/>
                    </w:rPr>
                    <m:t>2</m:t>
                  </m:r>
                </m:sup>
              </m:sSup>
            </m:e>
          </m:d>
          <m:r>
            <w:rPr>
              <w:rFonts w:ascii="Cambria Math" w:hAnsi="Cambria Math" w:cs="Times New Roman"/>
              <w:color w:val="FF0000"/>
            </w:rPr>
            <m:t>=-148.75</m:t>
          </m:r>
        </m:oMath>
      </m:oMathPara>
    </w:p>
    <w:p w14:paraId="74058B4E" w14:textId="65C53A69" w:rsidR="00780FD5" w:rsidRDefault="00952F9C" w:rsidP="001F0EAE">
      <w:pPr>
        <w:tabs>
          <w:tab w:val="right" w:pos="6480"/>
        </w:tabs>
        <w:jc w:val="both"/>
        <w:rPr>
          <w:rFonts w:ascii="Times New Roman" w:hAnsi="Times New Roman" w:cs="Times New Roman"/>
          <w:color w:val="FF0000"/>
        </w:rPr>
      </w:pPr>
      <w:r w:rsidRPr="00E10E96">
        <w:rPr>
          <w:rFonts w:ascii="Times New Roman" w:eastAsiaTheme="minorEastAsia" w:hAnsi="Times New Roman" w:cs="Times New Roman"/>
          <w:color w:val="FF0000"/>
        </w:rPr>
        <w:t xml:space="preserve">            Each firm will thus lose a total of </w:t>
      </w:r>
      <w:r w:rsidRPr="00E10E96">
        <w:rPr>
          <w:rFonts w:ascii="Times New Roman" w:hAnsi="Times New Roman" w:cs="Times New Roman"/>
          <w:color w:val="FF0000"/>
        </w:rPr>
        <w:t>$148,750 and will exit the following year.</w:t>
      </w:r>
    </w:p>
    <w:p w14:paraId="22CFD52A" w14:textId="77777777" w:rsidR="008E0033" w:rsidRPr="00E10E96" w:rsidRDefault="008E0033" w:rsidP="008E0033">
      <w:pPr>
        <w:spacing w:after="160" w:line="259" w:lineRule="auto"/>
        <w:rPr>
          <w:rFonts w:ascii="Times New Roman" w:eastAsia="Times New Roman" w:hAnsi="Times New Roman" w:cs="Times New Roman"/>
          <w:color w:val="FF6600"/>
        </w:rPr>
      </w:pPr>
    </w:p>
    <w:p w14:paraId="1A3169DA" w14:textId="7D8C17EF" w:rsidR="008E0033" w:rsidRPr="00E10E96" w:rsidRDefault="005B6F86"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 xml:space="preserve"> [23</w:t>
      </w:r>
      <w:r w:rsidR="008E0033" w:rsidRPr="00E10E96">
        <w:rPr>
          <w:rFonts w:ascii="Times New Roman" w:hAnsi="Times New Roman" w:cs="Times New Roman"/>
          <w:b/>
          <w:u w:val="single" w:color="000000"/>
        </w:rPr>
        <w:t xml:space="preserve"> points] Market for insurance</w:t>
      </w:r>
    </w:p>
    <w:p w14:paraId="6A2DE509" w14:textId="77777777" w:rsidR="00952F9C" w:rsidRPr="00E10E96" w:rsidRDefault="00952F9C" w:rsidP="00952F9C">
      <w:pPr>
        <w:rPr>
          <w:rFonts w:ascii="Times New Roman" w:hAnsi="Times New Roman" w:cs="Times New Roman"/>
        </w:rPr>
      </w:pPr>
    </w:p>
    <w:p w14:paraId="3204A2EF" w14:textId="1D442E90" w:rsidR="00EA1DB7" w:rsidRPr="00E10E96" w:rsidRDefault="00EA1DB7" w:rsidP="008E0033">
      <w:pPr>
        <w:pStyle w:val="ListParagraph"/>
        <w:spacing w:after="0"/>
        <w:ind w:left="360"/>
        <w:rPr>
          <w:rFonts w:ascii="Times New Roman" w:eastAsia="Times New Roman" w:hAnsi="Times New Roman" w:cs="Times New Roman"/>
        </w:rPr>
      </w:pPr>
      <w:r w:rsidRPr="00E10E96">
        <w:rPr>
          <w:rFonts w:ascii="Times New Roman" w:eastAsia="Times New Roman" w:hAnsi="Times New Roman" w:cs="Times New Roman"/>
        </w:rPr>
        <w:t>Consider the following simple model of health insurance.  Let there be three types of people, LOW, MEDIUM, and HIGH risk, whose yearly medical expenses are $0 with 95% probability and $25K, $50K, and $100K (respectively) with 5% probability</w:t>
      </w:r>
      <w:ins w:id="20" w:author="Sinkinson, Michael" w:date="2017-10-09T16:00:00Z">
        <w:r w:rsidR="00AB61A2">
          <w:rPr>
            <w:rFonts w:ascii="Times New Roman" w:eastAsia="Times New Roman" w:hAnsi="Times New Roman" w:cs="Times New Roman"/>
          </w:rPr>
          <w:t xml:space="preserve"> for the LOW, MEDIUM and HIGH groups</w:t>
        </w:r>
      </w:ins>
      <w:r w:rsidRPr="00E10E96">
        <w:rPr>
          <w:rFonts w:ascii="Times New Roman" w:eastAsia="Times New Roman" w:hAnsi="Times New Roman" w:cs="Times New Roman"/>
        </w:rPr>
        <w:t>.</w:t>
      </w:r>
      <w:del w:id="21" w:author="Sinkinson, Michael" w:date="2017-10-09T16:00:00Z">
        <w:r w:rsidRPr="00E10E96" w:rsidDel="00AB61A2">
          <w:rPr>
            <w:rFonts w:ascii="Times New Roman" w:eastAsia="Times New Roman" w:hAnsi="Times New Roman" w:cs="Times New Roman"/>
          </w:rPr>
          <w:delText xml:space="preserve">  </w:delText>
        </w:r>
      </w:del>
      <w:r w:rsidRPr="00E10E96">
        <w:rPr>
          <w:rFonts w:ascii="Times New Roman" w:eastAsia="Times New Roman" w:hAnsi="Times New Roman" w:cs="Times New Roman"/>
        </w:rPr>
        <w:t xml:space="preserve"> All three risk types are equally represented in the population, and all people have an initial wealth level of $100K, and a utility function over wealth of </w:t>
      </w:r>
      <m:oMath>
        <m:r>
          <m:rPr>
            <m:sty m:val="p"/>
          </m:rPr>
          <w:rPr>
            <w:rFonts w:ascii="Cambria Math" w:eastAsia="Times New Roman" w:hAnsi="Cambria Math" w:cs="Times New Roman"/>
          </w:rPr>
          <m:t>u</m:t>
        </m:r>
        <m:d>
          <m:dPr>
            <m:ctrlPr>
              <w:rPr>
                <w:rFonts w:ascii="Cambria Math" w:eastAsia="Times New Roman" w:hAnsi="Cambria Math" w:cs="Times New Roman"/>
              </w:rPr>
            </m:ctrlPr>
          </m:dPr>
          <m:e>
            <m:r>
              <m:rPr>
                <m:sty m:val="p"/>
              </m:rPr>
              <w:rPr>
                <w:rFonts w:ascii="Cambria Math" w:eastAsia="Times New Roman" w:hAnsi="Cambria Math" w:cs="Times New Roman"/>
              </w:rPr>
              <m:t>x</m:t>
            </m:r>
          </m:e>
        </m:d>
        <m:r>
          <m:rPr>
            <m:sty m:val="p"/>
          </m:rPr>
          <w:rPr>
            <w:rFonts w:ascii="Cambria Math" w:eastAsia="Times New Roman" w:hAnsi="Cambria Math" w:cs="Times New Roman"/>
          </w:rPr>
          <m:t>=</m:t>
        </m:r>
        <m:rad>
          <m:radPr>
            <m:degHide m:val="1"/>
            <m:ctrlPr>
              <w:rPr>
                <w:rFonts w:ascii="Cambria Math" w:eastAsia="Times New Roman" w:hAnsi="Cambria Math" w:cs="Times New Roman"/>
              </w:rPr>
            </m:ctrlPr>
          </m:radPr>
          <m:deg/>
          <m:e>
            <m:r>
              <m:rPr>
                <m:sty m:val="p"/>
              </m:rPr>
              <w:rPr>
                <w:rFonts w:ascii="Cambria Math" w:eastAsia="Times New Roman" w:hAnsi="Cambria Math" w:cs="Times New Roman"/>
              </w:rPr>
              <m:t>x</m:t>
            </m:r>
          </m:e>
        </m:rad>
      </m:oMath>
      <w:r w:rsidRPr="00E10E96">
        <w:rPr>
          <w:rFonts w:ascii="Times New Roman" w:eastAsia="Times New Roman" w:hAnsi="Times New Roman" w:cs="Times New Roman"/>
        </w:rPr>
        <w:t xml:space="preserve"> (where </w:t>
      </w:r>
      <m:oMath>
        <m:r>
          <m:rPr>
            <m:sty m:val="p"/>
          </m:rPr>
          <w:rPr>
            <w:rFonts w:ascii="Cambria Math" w:eastAsia="Times New Roman" w:hAnsi="Cambria Math" w:cs="Times New Roman"/>
          </w:rPr>
          <m:t>x</m:t>
        </m:r>
      </m:oMath>
      <w:r w:rsidRPr="00E10E96">
        <w:rPr>
          <w:rFonts w:ascii="Times New Roman" w:eastAsia="Times New Roman" w:hAnsi="Times New Roman" w:cs="Times New Roman"/>
        </w:rPr>
        <w:t xml:space="preserve"> is measured in thousands of dollars).  </w:t>
      </w:r>
    </w:p>
    <w:p w14:paraId="76EB8855" w14:textId="77777777" w:rsidR="00EA1DB7" w:rsidRPr="00E10E96" w:rsidRDefault="00EA1DB7" w:rsidP="00EA1DB7">
      <w:pPr>
        <w:ind w:left="360"/>
        <w:rPr>
          <w:rFonts w:ascii="Times New Roman" w:eastAsiaTheme="minorEastAsia" w:hAnsi="Times New Roman" w:cs="Times New Roman"/>
        </w:rPr>
      </w:pPr>
    </w:p>
    <w:p w14:paraId="50EC4EE9" w14:textId="5E6D3B4B" w:rsidR="00EA1DB7" w:rsidRPr="00E10E96" w:rsidRDefault="00EA1DB7" w:rsidP="008E0033">
      <w:pPr>
        <w:ind w:left="360"/>
        <w:rPr>
          <w:rFonts w:ascii="Times New Roman" w:eastAsia="Times New Roman" w:hAnsi="Times New Roman" w:cs="Times New Roman"/>
        </w:rPr>
      </w:pPr>
      <w:r w:rsidRPr="00E10E96">
        <w:rPr>
          <w:rFonts w:ascii="Times New Roman" w:eastAsia="Times New Roman" w:hAnsi="Times New Roman" w:cs="Times New Roman"/>
        </w:rPr>
        <w:t xml:space="preserve">Insurers only offer the simplest policy, where people pay a premium but no deductible and medical expenditure is fully reimbursed.  Assume that insurers have no costs other than the expected payouts to their policyholders. </w:t>
      </w:r>
    </w:p>
    <w:p w14:paraId="149C292C" w14:textId="77777777" w:rsidR="00EA1DB7" w:rsidRPr="00E10E96" w:rsidRDefault="00EA1DB7" w:rsidP="00EA1DB7">
      <w:pPr>
        <w:pStyle w:val="BodyText"/>
        <w:spacing w:line="248" w:lineRule="auto"/>
        <w:ind w:left="652" w:right="486"/>
        <w:rPr>
          <w:rFonts w:cs="Times New Roman"/>
          <w:sz w:val="22"/>
          <w:szCs w:val="22"/>
        </w:rPr>
      </w:pPr>
    </w:p>
    <w:p w14:paraId="1182FD7A" w14:textId="2473D2A4" w:rsidR="00EA1DB7" w:rsidRPr="00E10E96" w:rsidRDefault="005B6F86" w:rsidP="00EA1DB7">
      <w:pPr>
        <w:pStyle w:val="BodyText"/>
        <w:numPr>
          <w:ilvl w:val="0"/>
          <w:numId w:val="36"/>
        </w:numPr>
        <w:tabs>
          <w:tab w:val="left" w:pos="1733"/>
        </w:tabs>
        <w:spacing w:line="252" w:lineRule="auto"/>
        <w:ind w:right="486"/>
        <w:rPr>
          <w:rFonts w:eastAsiaTheme="minorEastAsia" w:cs="Times New Roman"/>
          <w:sz w:val="22"/>
          <w:szCs w:val="22"/>
        </w:rPr>
      </w:pPr>
      <w:r>
        <w:rPr>
          <w:rFonts w:cs="Times New Roman"/>
          <w:sz w:val="22"/>
          <w:szCs w:val="22"/>
        </w:rPr>
        <w:t>[9</w:t>
      </w:r>
      <w:r w:rsidR="00EA1DB7" w:rsidRPr="00E10E96">
        <w:rPr>
          <w:rFonts w:cs="Times New Roman"/>
          <w:sz w:val="22"/>
          <w:szCs w:val="22"/>
        </w:rPr>
        <w:t xml:space="preserve"> points] Compute the expected cost to the insurer for each type of customer. Also, compute the highest premium that each type of consumer is willing to pay:</w:t>
      </w:r>
    </w:p>
    <w:p w14:paraId="7E017D10" w14:textId="4BE774C1" w:rsidR="00EA1DB7" w:rsidRPr="00E10E96" w:rsidRDefault="00EA1DB7" w:rsidP="00EA1DB7">
      <w:pPr>
        <w:pStyle w:val="BodyText"/>
        <w:tabs>
          <w:tab w:val="left" w:pos="1733"/>
        </w:tabs>
        <w:spacing w:line="252" w:lineRule="auto"/>
        <w:ind w:left="1732" w:right="486"/>
        <w:rPr>
          <w:rFonts w:cs="Times New Roman"/>
          <w:sz w:val="22"/>
          <w:szCs w:val="22"/>
        </w:rPr>
      </w:pPr>
      <w:r w:rsidRPr="00E10E96">
        <w:rPr>
          <w:rFonts w:cs="Times New Roman"/>
          <w:sz w:val="22"/>
          <w:szCs w:val="22"/>
        </w:rPr>
        <w:t>You can simply copy the following table and fill it out.</w:t>
      </w:r>
    </w:p>
    <w:p w14:paraId="1A27DCBB" w14:textId="0A894A08" w:rsidR="00EA1DB7" w:rsidRPr="00E10E96" w:rsidRDefault="00EA1DB7" w:rsidP="00EA1DB7">
      <w:pPr>
        <w:pStyle w:val="ListParagraph"/>
        <w:ind w:left="1080"/>
        <w:rPr>
          <w:rFonts w:ascii="Times New Roman" w:hAnsi="Times New Roman" w:cs="Times New Roman"/>
        </w:rPr>
      </w:pPr>
    </w:p>
    <w:tbl>
      <w:tblPr>
        <w:tblStyle w:val="TableGrid"/>
        <w:tblW w:w="0" w:type="auto"/>
        <w:tblInd w:w="1098" w:type="dxa"/>
        <w:tblLook w:val="04A0" w:firstRow="1" w:lastRow="0" w:firstColumn="1" w:lastColumn="0" w:noHBand="0" w:noVBand="1"/>
      </w:tblPr>
      <w:tblGrid>
        <w:gridCol w:w="1800"/>
        <w:gridCol w:w="2970"/>
        <w:gridCol w:w="3060"/>
      </w:tblGrid>
      <w:tr w:rsidR="00EA1DB7" w:rsidRPr="00E10E96" w14:paraId="053181E6" w14:textId="77777777" w:rsidTr="00EA1DB7">
        <w:tc>
          <w:tcPr>
            <w:tcW w:w="1800" w:type="dxa"/>
          </w:tcPr>
          <w:p w14:paraId="064BA69D" w14:textId="77777777" w:rsidR="00EA1DB7" w:rsidRPr="00E10E96" w:rsidRDefault="00EA1DB7" w:rsidP="00EA1DB7">
            <w:pPr>
              <w:pStyle w:val="BodyText"/>
              <w:tabs>
                <w:tab w:val="left" w:pos="1733"/>
              </w:tabs>
              <w:spacing w:line="252" w:lineRule="auto"/>
              <w:ind w:left="0" w:right="486"/>
              <w:jc w:val="center"/>
              <w:rPr>
                <w:rFonts w:cs="Times New Roman"/>
                <w:sz w:val="22"/>
                <w:szCs w:val="22"/>
                <w:lang w:eastAsia="en-US"/>
              </w:rPr>
            </w:pPr>
            <w:r w:rsidRPr="00E10E96">
              <w:rPr>
                <w:rFonts w:cs="Times New Roman"/>
                <w:sz w:val="22"/>
                <w:szCs w:val="22"/>
                <w:lang w:eastAsia="en-US"/>
              </w:rPr>
              <w:t>Customer risk type</w:t>
            </w:r>
          </w:p>
        </w:tc>
        <w:tc>
          <w:tcPr>
            <w:tcW w:w="2970" w:type="dxa"/>
          </w:tcPr>
          <w:p w14:paraId="1F437CC0" w14:textId="77777777" w:rsidR="00EA1DB7" w:rsidRPr="00E10E96" w:rsidRDefault="00EA1DB7" w:rsidP="00EA1DB7">
            <w:pPr>
              <w:pStyle w:val="BodyText"/>
              <w:tabs>
                <w:tab w:val="left" w:pos="1733"/>
              </w:tabs>
              <w:spacing w:line="252" w:lineRule="auto"/>
              <w:ind w:left="0" w:right="486"/>
              <w:jc w:val="center"/>
              <w:rPr>
                <w:rFonts w:cs="Times New Roman"/>
                <w:sz w:val="22"/>
                <w:szCs w:val="22"/>
                <w:lang w:eastAsia="en-US"/>
              </w:rPr>
            </w:pPr>
            <w:r w:rsidRPr="00E10E96">
              <w:rPr>
                <w:rFonts w:cs="Times New Roman"/>
                <w:sz w:val="22"/>
                <w:szCs w:val="22"/>
                <w:lang w:eastAsia="en-US"/>
              </w:rPr>
              <w:t>Expected cost of customer type to insurer</w:t>
            </w:r>
          </w:p>
        </w:tc>
        <w:tc>
          <w:tcPr>
            <w:tcW w:w="3060" w:type="dxa"/>
          </w:tcPr>
          <w:p w14:paraId="7B158F90" w14:textId="5FBEE31D" w:rsidR="00EA1DB7" w:rsidRPr="00E10E96" w:rsidRDefault="00EA1DB7" w:rsidP="00EA1DB7">
            <w:pPr>
              <w:pStyle w:val="BodyText"/>
              <w:tabs>
                <w:tab w:val="left" w:pos="1733"/>
              </w:tabs>
              <w:spacing w:line="252" w:lineRule="auto"/>
              <w:ind w:left="0" w:right="486"/>
              <w:jc w:val="center"/>
              <w:rPr>
                <w:rFonts w:cs="Times New Roman"/>
                <w:sz w:val="22"/>
                <w:szCs w:val="22"/>
                <w:lang w:eastAsia="en-US"/>
              </w:rPr>
            </w:pPr>
            <w:r w:rsidRPr="00E10E96">
              <w:rPr>
                <w:rFonts w:cs="Times New Roman"/>
                <w:sz w:val="22"/>
                <w:szCs w:val="22"/>
                <w:lang w:eastAsia="en-US"/>
              </w:rPr>
              <w:t>Highest premium consumer would pay</w:t>
            </w:r>
          </w:p>
        </w:tc>
      </w:tr>
      <w:tr w:rsidR="00EA1DB7" w:rsidRPr="00E10E96" w14:paraId="6CAAF4C9" w14:textId="77777777" w:rsidTr="00EA1DB7">
        <w:tc>
          <w:tcPr>
            <w:tcW w:w="1800" w:type="dxa"/>
          </w:tcPr>
          <w:p w14:paraId="57510E53"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r w:rsidRPr="00E10E96">
              <w:rPr>
                <w:rFonts w:cs="Times New Roman"/>
                <w:sz w:val="22"/>
                <w:szCs w:val="22"/>
                <w:lang w:eastAsia="en-US"/>
              </w:rPr>
              <w:t>LOW</w:t>
            </w:r>
          </w:p>
        </w:tc>
        <w:tc>
          <w:tcPr>
            <w:tcW w:w="2970" w:type="dxa"/>
          </w:tcPr>
          <w:p w14:paraId="5B9F61B7"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14:paraId="0C7481F9"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r>
      <w:tr w:rsidR="00EA1DB7" w:rsidRPr="00E10E96" w14:paraId="607E5570" w14:textId="77777777" w:rsidTr="00EA1DB7">
        <w:tc>
          <w:tcPr>
            <w:tcW w:w="1800" w:type="dxa"/>
          </w:tcPr>
          <w:p w14:paraId="757DC039"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r w:rsidRPr="00E10E96">
              <w:rPr>
                <w:rFonts w:cs="Times New Roman"/>
                <w:sz w:val="22"/>
                <w:szCs w:val="22"/>
                <w:lang w:eastAsia="en-US"/>
              </w:rPr>
              <w:t>MEDIUM</w:t>
            </w:r>
          </w:p>
        </w:tc>
        <w:tc>
          <w:tcPr>
            <w:tcW w:w="2970" w:type="dxa"/>
          </w:tcPr>
          <w:p w14:paraId="744438A0"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14:paraId="783D3DF2"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r>
      <w:tr w:rsidR="00EA1DB7" w:rsidRPr="00E10E96" w14:paraId="1CF4EDCB" w14:textId="77777777" w:rsidTr="00EA1DB7">
        <w:tc>
          <w:tcPr>
            <w:tcW w:w="1800" w:type="dxa"/>
          </w:tcPr>
          <w:p w14:paraId="69A09283"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r w:rsidRPr="00E10E96">
              <w:rPr>
                <w:rFonts w:cs="Times New Roman"/>
                <w:sz w:val="22"/>
                <w:szCs w:val="22"/>
                <w:lang w:eastAsia="en-US"/>
              </w:rPr>
              <w:t>HIGH</w:t>
            </w:r>
          </w:p>
        </w:tc>
        <w:tc>
          <w:tcPr>
            <w:tcW w:w="2970" w:type="dxa"/>
          </w:tcPr>
          <w:p w14:paraId="502189D9"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14:paraId="31B23701" w14:textId="77777777" w:rsidR="00EA1DB7" w:rsidRPr="00E10E96" w:rsidRDefault="00EA1DB7" w:rsidP="00EA1DB7">
            <w:pPr>
              <w:pStyle w:val="BodyText"/>
              <w:tabs>
                <w:tab w:val="left" w:pos="1733"/>
              </w:tabs>
              <w:spacing w:line="252" w:lineRule="auto"/>
              <w:ind w:left="0" w:right="486"/>
              <w:rPr>
                <w:rFonts w:cs="Times New Roman"/>
                <w:sz w:val="22"/>
                <w:szCs w:val="22"/>
                <w:lang w:eastAsia="en-US"/>
              </w:rPr>
            </w:pPr>
          </w:p>
        </w:tc>
      </w:tr>
    </w:tbl>
    <w:p w14:paraId="7B5342B5" w14:textId="77777777" w:rsidR="00EA1DB7" w:rsidRPr="00E10E96" w:rsidRDefault="00EA1DB7" w:rsidP="00EA1DB7">
      <w:pPr>
        <w:rPr>
          <w:rFonts w:ascii="Times New Roman" w:hAnsi="Times New Roman" w:cs="Times New Roman"/>
        </w:rPr>
      </w:pPr>
    </w:p>
    <w:p w14:paraId="1BC1BBA8" w14:textId="77777777" w:rsidR="00107289" w:rsidRPr="00E10E96" w:rsidRDefault="00107289" w:rsidP="00107289">
      <w:pPr>
        <w:rPr>
          <w:rFonts w:ascii="Times New Roman" w:eastAsiaTheme="minorEastAsia" w:hAnsi="Times New Roman" w:cs="Times New Roman"/>
          <w:color w:val="FF0000"/>
        </w:rPr>
      </w:pPr>
      <w:r w:rsidRPr="00E10E96">
        <w:rPr>
          <w:rFonts w:ascii="Times New Roman" w:hAnsi="Times New Roman" w:cs="Times New Roman"/>
          <w:color w:val="FF0000"/>
        </w:rPr>
        <w:t xml:space="preserve">The highest premium a person is willing to pay, </w:t>
      </w:r>
      <m:oMath>
        <m:r>
          <w:rPr>
            <w:rFonts w:ascii="Cambria Math" w:hAnsi="Cambria Math" w:cs="Times New Roman"/>
            <w:color w:val="FF0000"/>
          </w:rPr>
          <m:t>p</m:t>
        </m:r>
      </m:oMath>
      <w:r w:rsidRPr="00E10E96">
        <w:rPr>
          <w:rFonts w:ascii="Times New Roman" w:hAnsi="Times New Roman" w:cs="Times New Roman"/>
          <w:color w:val="FF0000"/>
        </w:rPr>
        <w:t xml:space="preserve"> (where </w:t>
      </w:r>
      <m:oMath>
        <m:r>
          <w:rPr>
            <w:rFonts w:ascii="Cambria Math" w:hAnsi="Cambria Math" w:cs="Times New Roman"/>
            <w:color w:val="FF0000"/>
          </w:rPr>
          <m:t>l</m:t>
        </m:r>
      </m:oMath>
      <w:r w:rsidRPr="00E10E96">
        <w:rPr>
          <w:rFonts w:ascii="Times New Roman" w:hAnsi="Times New Roman" w:cs="Times New Roman"/>
          <w:color w:val="FF0000"/>
        </w:rPr>
        <w:t xml:space="preserve"> is the loss in the bad state of the world) is the solution to </w:t>
      </w:r>
      <m:oMath>
        <m:r>
          <w:rPr>
            <w:rFonts w:ascii="Cambria Math" w:hAnsi="Cambria Math" w:cs="Times New Roman"/>
            <w:color w:val="FF0000"/>
          </w:rPr>
          <m:t>5%×</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100-l</m:t>
            </m:r>
          </m:e>
        </m:rad>
        <m:r>
          <w:rPr>
            <w:rFonts w:ascii="Cambria Math" w:eastAsiaTheme="minorEastAsia" w:hAnsi="Cambria Math" w:cs="Times New Roman"/>
            <w:color w:val="FF0000"/>
          </w:rPr>
          <m:t>+95%×</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m:t>
            </m:r>
          </m:e>
        </m:rad>
        <m:r>
          <w:rPr>
            <w:rFonts w:ascii="Cambria Math" w:eastAsiaTheme="minorEastAsia" w:hAnsi="Cambria Math" w:cs="Times New Roman"/>
            <w:color w:val="FF0000"/>
          </w:rPr>
          <m:t>=</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100-p</m:t>
            </m:r>
          </m:e>
        </m:rad>
        <m:r>
          <w:rPr>
            <w:rFonts w:ascii="Cambria Math" w:eastAsiaTheme="minorEastAsia" w:hAnsi="Cambria Math" w:cs="Times New Roman"/>
            <w:color w:val="FF0000"/>
          </w:rPr>
          <m:t xml:space="preserve"> </m:t>
        </m:r>
      </m:oMath>
      <w:r w:rsidRPr="00E10E96">
        <w:rPr>
          <w:rFonts w:ascii="Times New Roman" w:eastAsiaTheme="minorEastAsia" w:hAnsi="Times New Roman" w:cs="Times New Roman"/>
          <w:color w:val="FF0000"/>
        </w:rPr>
        <w:t xml:space="preserve">.  Expected cost to the insurer is </w:t>
      </w:r>
      <m:oMath>
        <m:r>
          <w:rPr>
            <w:rFonts w:ascii="Cambria Math" w:eastAsiaTheme="minorEastAsia" w:hAnsi="Cambria Math" w:cs="Times New Roman"/>
            <w:color w:val="FF0000"/>
          </w:rPr>
          <m:t>5%×l</m:t>
        </m:r>
      </m:oMath>
      <w:r w:rsidRPr="00E10E96">
        <w:rPr>
          <w:rFonts w:ascii="Times New Roman" w:eastAsiaTheme="minorEastAsia" w:hAnsi="Times New Roman" w:cs="Times New Roman"/>
          <w:color w:val="FF0000"/>
        </w:rPr>
        <w:t>.  Filling out the table:</w:t>
      </w:r>
    </w:p>
    <w:tbl>
      <w:tblPr>
        <w:tblStyle w:val="TableGrid"/>
        <w:tblW w:w="0" w:type="auto"/>
        <w:tblInd w:w="2262" w:type="dxa"/>
        <w:tblLook w:val="04A0" w:firstRow="1" w:lastRow="0" w:firstColumn="1" w:lastColumn="0" w:noHBand="0" w:noVBand="1"/>
      </w:tblPr>
      <w:tblGrid>
        <w:gridCol w:w="1216"/>
        <w:gridCol w:w="2300"/>
        <w:gridCol w:w="2880"/>
      </w:tblGrid>
      <w:tr w:rsidR="00107289" w:rsidRPr="00E10E96" w14:paraId="110B4800" w14:textId="77777777" w:rsidTr="007B302F">
        <w:tc>
          <w:tcPr>
            <w:tcW w:w="1216" w:type="dxa"/>
          </w:tcPr>
          <w:p w14:paraId="7248E0E3"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Customer risk type</w:t>
            </w:r>
          </w:p>
        </w:tc>
        <w:tc>
          <w:tcPr>
            <w:tcW w:w="2300" w:type="dxa"/>
          </w:tcPr>
          <w:p w14:paraId="70E861E4"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Expected cost to insurer</w:t>
            </w:r>
          </w:p>
        </w:tc>
        <w:tc>
          <w:tcPr>
            <w:tcW w:w="2880" w:type="dxa"/>
          </w:tcPr>
          <w:p w14:paraId="1E006ABB"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Highest premium consumer would pay</w:t>
            </w:r>
          </w:p>
        </w:tc>
      </w:tr>
      <w:tr w:rsidR="00107289" w:rsidRPr="00E10E96" w14:paraId="62974448" w14:textId="77777777" w:rsidTr="007B302F">
        <w:tc>
          <w:tcPr>
            <w:tcW w:w="1216" w:type="dxa"/>
          </w:tcPr>
          <w:p w14:paraId="78D5E716"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LOW</w:t>
            </w:r>
          </w:p>
        </w:tc>
        <w:tc>
          <w:tcPr>
            <w:tcW w:w="2300" w:type="dxa"/>
          </w:tcPr>
          <w:p w14:paraId="410F34F2"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$1250</w:t>
            </w:r>
          </w:p>
        </w:tc>
        <w:tc>
          <w:tcPr>
            <w:tcW w:w="2880" w:type="dxa"/>
          </w:tcPr>
          <w:p w14:paraId="7F6F0EC9"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$1335</w:t>
            </w:r>
          </w:p>
        </w:tc>
      </w:tr>
      <w:tr w:rsidR="00107289" w:rsidRPr="00E10E96" w14:paraId="4419CA67" w14:textId="77777777" w:rsidTr="007B302F">
        <w:tc>
          <w:tcPr>
            <w:tcW w:w="1216" w:type="dxa"/>
          </w:tcPr>
          <w:p w14:paraId="60236362"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MEDIUM</w:t>
            </w:r>
          </w:p>
        </w:tc>
        <w:tc>
          <w:tcPr>
            <w:tcW w:w="2300" w:type="dxa"/>
          </w:tcPr>
          <w:p w14:paraId="48A88FA7"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$2500</w:t>
            </w:r>
          </w:p>
        </w:tc>
        <w:tc>
          <w:tcPr>
            <w:tcW w:w="2880" w:type="dxa"/>
          </w:tcPr>
          <w:p w14:paraId="059BC679"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$2907</w:t>
            </w:r>
          </w:p>
        </w:tc>
      </w:tr>
      <w:tr w:rsidR="00107289" w:rsidRPr="00E10E96" w14:paraId="0CCCC2A4" w14:textId="77777777" w:rsidTr="007B302F">
        <w:tc>
          <w:tcPr>
            <w:tcW w:w="1216" w:type="dxa"/>
          </w:tcPr>
          <w:p w14:paraId="2C769EF8"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HIGH</w:t>
            </w:r>
          </w:p>
        </w:tc>
        <w:tc>
          <w:tcPr>
            <w:tcW w:w="2300" w:type="dxa"/>
          </w:tcPr>
          <w:p w14:paraId="5DBD69DB"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$5000</w:t>
            </w:r>
          </w:p>
        </w:tc>
        <w:tc>
          <w:tcPr>
            <w:tcW w:w="2880" w:type="dxa"/>
          </w:tcPr>
          <w:p w14:paraId="4692E7A0" w14:textId="77777777" w:rsidR="00107289" w:rsidRPr="00E10E96" w:rsidRDefault="00107289" w:rsidP="007B302F">
            <w:pPr>
              <w:rPr>
                <w:rFonts w:ascii="Times New Roman" w:hAnsi="Times New Roman" w:cs="Times New Roman"/>
                <w:color w:val="FF0000"/>
              </w:rPr>
            </w:pPr>
            <w:r w:rsidRPr="00E10E96">
              <w:rPr>
                <w:rFonts w:ascii="Times New Roman" w:hAnsi="Times New Roman" w:cs="Times New Roman"/>
                <w:color w:val="FF0000"/>
              </w:rPr>
              <w:t>$9750</w:t>
            </w:r>
          </w:p>
        </w:tc>
      </w:tr>
    </w:tbl>
    <w:p w14:paraId="12BA9A64" w14:textId="5222D4F8" w:rsidR="00107289" w:rsidRPr="005B6F86" w:rsidRDefault="005B6F86" w:rsidP="00EA1DB7">
      <w:pPr>
        <w:rPr>
          <w:rFonts w:ascii="Times New Roman" w:hAnsi="Times New Roman" w:cs="Times New Roman"/>
          <w:color w:val="FF0000"/>
        </w:rPr>
      </w:pPr>
      <w:r w:rsidRPr="005B6F86">
        <w:rPr>
          <w:rFonts w:ascii="Times New Roman" w:hAnsi="Times New Roman" w:cs="Times New Roman"/>
          <w:color w:val="FF0000"/>
        </w:rPr>
        <w:t xml:space="preserve"> [1 point for each number in the cost column; 2 points for each number in the premium column]</w:t>
      </w:r>
    </w:p>
    <w:p w14:paraId="44332246" w14:textId="614C151B" w:rsidR="00EA1DB7" w:rsidRPr="00E10E96" w:rsidRDefault="00E10E96" w:rsidP="00EA1DB7">
      <w:pPr>
        <w:pStyle w:val="BodyText"/>
        <w:numPr>
          <w:ilvl w:val="0"/>
          <w:numId w:val="36"/>
        </w:numPr>
        <w:tabs>
          <w:tab w:val="left" w:pos="1733"/>
        </w:tabs>
        <w:spacing w:line="252" w:lineRule="auto"/>
        <w:ind w:right="486"/>
        <w:rPr>
          <w:rFonts w:cs="Times New Roman"/>
          <w:sz w:val="22"/>
          <w:szCs w:val="22"/>
        </w:rPr>
      </w:pPr>
      <w:r w:rsidRPr="00E10E96">
        <w:rPr>
          <w:rFonts w:cs="Times New Roman"/>
          <w:sz w:val="22"/>
          <w:szCs w:val="22"/>
        </w:rPr>
        <w:t>[4</w:t>
      </w:r>
      <w:r w:rsidR="008E0033" w:rsidRPr="00E10E96">
        <w:rPr>
          <w:rFonts w:cs="Times New Roman"/>
          <w:sz w:val="22"/>
          <w:szCs w:val="22"/>
        </w:rPr>
        <w:t xml:space="preserve"> points] </w:t>
      </w:r>
      <w:r w:rsidR="00EA1DB7" w:rsidRPr="00E10E96">
        <w:rPr>
          <w:rFonts w:cs="Times New Roman"/>
          <w:sz w:val="22"/>
          <w:szCs w:val="22"/>
        </w:rPr>
        <w:t>If it were required that all people be insured, and insurance is competitive so that premiums equal average cost, what would the premium be?</w:t>
      </w:r>
    </w:p>
    <w:p w14:paraId="44E3961D" w14:textId="77777777" w:rsidR="00EA1DB7" w:rsidRPr="00E10E96" w:rsidRDefault="00EA1DB7" w:rsidP="00EA1DB7">
      <w:pPr>
        <w:pStyle w:val="BodyText"/>
        <w:tabs>
          <w:tab w:val="left" w:pos="1733"/>
        </w:tabs>
        <w:spacing w:line="252" w:lineRule="auto"/>
        <w:ind w:left="1732" w:right="486"/>
        <w:rPr>
          <w:rFonts w:cs="Times New Roman"/>
          <w:sz w:val="22"/>
          <w:szCs w:val="22"/>
        </w:rPr>
      </w:pPr>
    </w:p>
    <w:p w14:paraId="4503453A" w14:textId="2983A0B5" w:rsidR="00107289" w:rsidRPr="00E10E96" w:rsidRDefault="00107289" w:rsidP="00107289">
      <w:pPr>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The average cost is (1/3)*($1250+$2500+$5000</w:t>
      </w:r>
      <w:proofErr w:type="gramStart"/>
      <w:r w:rsidRPr="00E10E96">
        <w:rPr>
          <w:rFonts w:ascii="Times New Roman" w:eastAsiaTheme="minorEastAsia" w:hAnsi="Times New Roman" w:cs="Times New Roman"/>
          <w:color w:val="FF0000"/>
        </w:rPr>
        <w:t>)=</w:t>
      </w:r>
      <w:proofErr w:type="gramEnd"/>
      <w:r w:rsidRPr="00E10E96">
        <w:rPr>
          <w:rFonts w:ascii="Times New Roman" w:eastAsiaTheme="minorEastAsia" w:hAnsi="Times New Roman" w:cs="Times New Roman"/>
          <w:color w:val="FF0000"/>
        </w:rPr>
        <w:t>$2917. This is the actuarially fair premium.</w:t>
      </w:r>
    </w:p>
    <w:p w14:paraId="12F2913A" w14:textId="77777777" w:rsidR="00107289" w:rsidRPr="00E10E96" w:rsidRDefault="00107289" w:rsidP="00EA1DB7">
      <w:pPr>
        <w:pStyle w:val="BodyText"/>
        <w:tabs>
          <w:tab w:val="left" w:pos="1733"/>
        </w:tabs>
        <w:spacing w:line="252" w:lineRule="auto"/>
        <w:ind w:left="1732" w:right="486"/>
        <w:rPr>
          <w:rFonts w:cs="Times New Roman"/>
          <w:sz w:val="22"/>
          <w:szCs w:val="22"/>
        </w:rPr>
      </w:pPr>
    </w:p>
    <w:p w14:paraId="137678D8" w14:textId="09EABEC6" w:rsidR="00EA1DB7" w:rsidRPr="00E10E96" w:rsidRDefault="00E10E96" w:rsidP="00EA1DB7">
      <w:pPr>
        <w:pStyle w:val="BodyText"/>
        <w:numPr>
          <w:ilvl w:val="0"/>
          <w:numId w:val="36"/>
        </w:numPr>
        <w:tabs>
          <w:tab w:val="left" w:pos="1733"/>
        </w:tabs>
        <w:spacing w:line="252" w:lineRule="auto"/>
        <w:ind w:right="486"/>
        <w:rPr>
          <w:rFonts w:cs="Times New Roman"/>
          <w:sz w:val="22"/>
          <w:szCs w:val="22"/>
        </w:rPr>
      </w:pPr>
      <w:r w:rsidRPr="00E10E96">
        <w:rPr>
          <w:rFonts w:cs="Times New Roman"/>
          <w:sz w:val="22"/>
          <w:szCs w:val="22"/>
        </w:rPr>
        <w:t>[10</w:t>
      </w:r>
      <w:r w:rsidR="008E0033" w:rsidRPr="00E10E96">
        <w:rPr>
          <w:rFonts w:cs="Times New Roman"/>
          <w:sz w:val="22"/>
          <w:szCs w:val="22"/>
        </w:rPr>
        <w:t xml:space="preserve"> points] </w:t>
      </w:r>
      <w:r w:rsidR="00EA1DB7" w:rsidRPr="00E10E96">
        <w:rPr>
          <w:rFonts w:cs="Times New Roman"/>
          <w:sz w:val="22"/>
          <w:szCs w:val="22"/>
        </w:rPr>
        <w:t xml:space="preserve">If insurance were optional, </w:t>
      </w:r>
      <w:ins w:id="22" w:author="Sinkinson, Michael" w:date="2017-10-09T16:01:00Z">
        <w:r w:rsidR="00AB61A2">
          <w:rPr>
            <w:rFonts w:cs="Times New Roman"/>
            <w:sz w:val="22"/>
            <w:szCs w:val="22"/>
          </w:rPr>
          <w:t xml:space="preserve">and again insurance is competitive so that premiums equal average cost, </w:t>
        </w:r>
      </w:ins>
      <w:r w:rsidR="00EA1DB7" w:rsidRPr="00E10E96">
        <w:rPr>
          <w:rFonts w:cs="Times New Roman"/>
          <w:sz w:val="22"/>
          <w:szCs w:val="22"/>
        </w:rPr>
        <w:t xml:space="preserve">what premium would insurers charge? </w:t>
      </w:r>
      <w:r w:rsidR="00107289" w:rsidRPr="00E10E96">
        <w:rPr>
          <w:rFonts w:cs="Times New Roman"/>
          <w:sz w:val="22"/>
          <w:szCs w:val="22"/>
        </w:rPr>
        <w:t xml:space="preserve">And which risk types would choose to buy insurance at that premium? </w:t>
      </w:r>
      <w:r w:rsidR="00EA1DB7" w:rsidRPr="00E10E96">
        <w:rPr>
          <w:rFonts w:cs="Times New Roman"/>
          <w:sz w:val="22"/>
          <w:szCs w:val="22"/>
        </w:rPr>
        <w:t xml:space="preserve">(Hint: Note that they would consider charging one of the </w:t>
      </w:r>
      <w:del w:id="23" w:author="Sinkinson, Michael" w:date="2017-10-09T16:01:00Z">
        <w:r w:rsidR="00EA1DB7" w:rsidRPr="00E10E96" w:rsidDel="00AB61A2">
          <w:rPr>
            <w:rFonts w:cs="Times New Roman"/>
            <w:sz w:val="22"/>
            <w:szCs w:val="22"/>
          </w:rPr>
          <w:delText xml:space="preserve">three premiums </w:delText>
        </w:r>
      </w:del>
      <w:ins w:id="24" w:author="Sinkinson, Michael" w:date="2017-10-09T16:01:00Z">
        <w:r w:rsidR="00AB61A2">
          <w:rPr>
            <w:rFonts w:cs="Times New Roman"/>
            <w:sz w:val="22"/>
            <w:szCs w:val="22"/>
          </w:rPr>
          <w:t xml:space="preserve">values </w:t>
        </w:r>
      </w:ins>
      <w:r w:rsidR="00EA1DB7" w:rsidRPr="00E10E96">
        <w:rPr>
          <w:rFonts w:cs="Times New Roman"/>
          <w:sz w:val="22"/>
          <w:szCs w:val="22"/>
        </w:rPr>
        <w:t xml:space="preserve">solved for in part a. If they charged the lowest, all three types would buy; if they charge the 2nd lowest, two types would buy; if they charged the highest, only one type would buy). </w:t>
      </w:r>
    </w:p>
    <w:p w14:paraId="552740E8" w14:textId="77777777" w:rsidR="008E0033" w:rsidRPr="00E10E96" w:rsidRDefault="008E0033" w:rsidP="008E0033">
      <w:pPr>
        <w:pStyle w:val="BodyText"/>
        <w:tabs>
          <w:tab w:val="left" w:pos="1733"/>
        </w:tabs>
        <w:spacing w:line="252" w:lineRule="auto"/>
        <w:ind w:left="0" w:right="486"/>
        <w:rPr>
          <w:rFonts w:cs="Times New Roman"/>
          <w:sz w:val="22"/>
          <w:szCs w:val="22"/>
        </w:rPr>
      </w:pPr>
    </w:p>
    <w:p w14:paraId="04502FD1" w14:textId="77777777" w:rsidR="00107289" w:rsidRPr="00E10E96" w:rsidRDefault="00107289" w:rsidP="00107289">
      <w:pPr>
        <w:ind w:left="720"/>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If the insurer prices at $1335 or below, its average cost will be (1/3)*($1250+$2500+$5000</w:t>
      </w:r>
      <w:proofErr w:type="gramStart"/>
      <w:r w:rsidRPr="00E10E96">
        <w:rPr>
          <w:rFonts w:ascii="Times New Roman" w:eastAsiaTheme="minorEastAsia" w:hAnsi="Times New Roman" w:cs="Times New Roman"/>
          <w:color w:val="FF0000"/>
        </w:rPr>
        <w:t>)=</w:t>
      </w:r>
      <w:proofErr w:type="gramEnd"/>
      <w:r w:rsidRPr="00E10E96">
        <w:rPr>
          <w:rFonts w:ascii="Times New Roman" w:eastAsiaTheme="minorEastAsia" w:hAnsi="Times New Roman" w:cs="Times New Roman"/>
          <w:color w:val="FF0000"/>
        </w:rPr>
        <w:t>$2917.  Negative profit.</w:t>
      </w:r>
    </w:p>
    <w:p w14:paraId="13470D77" w14:textId="77777777" w:rsidR="00107289" w:rsidRPr="00E10E96" w:rsidRDefault="00107289" w:rsidP="00107289">
      <w:pPr>
        <w:ind w:left="720"/>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If the insurer prices between $1336 and $2907, its average cost will be (1/2)*($2500+$5000</w:t>
      </w:r>
      <w:proofErr w:type="gramStart"/>
      <w:r w:rsidRPr="00E10E96">
        <w:rPr>
          <w:rFonts w:ascii="Times New Roman" w:eastAsiaTheme="minorEastAsia" w:hAnsi="Times New Roman" w:cs="Times New Roman"/>
          <w:color w:val="FF0000"/>
        </w:rPr>
        <w:t>)=</w:t>
      </w:r>
      <w:proofErr w:type="gramEnd"/>
      <w:r w:rsidRPr="00E10E96">
        <w:rPr>
          <w:rFonts w:ascii="Times New Roman" w:eastAsiaTheme="minorEastAsia" w:hAnsi="Times New Roman" w:cs="Times New Roman"/>
          <w:color w:val="FF0000"/>
        </w:rPr>
        <w:t>$3750.  Negative profit.</w:t>
      </w:r>
    </w:p>
    <w:p w14:paraId="27DC4BF9" w14:textId="77777777" w:rsidR="00107289" w:rsidRPr="00E10E96" w:rsidRDefault="00107289" w:rsidP="00107289">
      <w:pPr>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ab/>
        <w:t xml:space="preserve">If the insurer prices between $2908 and $9750, its average cost will be $5000.  </w:t>
      </w:r>
    </w:p>
    <w:p w14:paraId="147269C4" w14:textId="224ECA90" w:rsidR="00107289" w:rsidRDefault="00107289" w:rsidP="00107289">
      <w:pPr>
        <w:pStyle w:val="BodyText"/>
        <w:tabs>
          <w:tab w:val="left" w:pos="1733"/>
        </w:tabs>
        <w:spacing w:line="252" w:lineRule="auto"/>
        <w:ind w:left="0" w:right="486"/>
        <w:rPr>
          <w:rFonts w:eastAsiaTheme="minorEastAsia" w:cs="Times New Roman"/>
          <w:color w:val="FF0000"/>
          <w:sz w:val="22"/>
          <w:szCs w:val="22"/>
        </w:rPr>
      </w:pPr>
      <w:r w:rsidRPr="00E10E96">
        <w:rPr>
          <w:rFonts w:eastAsiaTheme="minorEastAsia" w:cs="Times New Roman"/>
          <w:color w:val="FF0000"/>
          <w:sz w:val="22"/>
          <w:szCs w:val="22"/>
        </w:rPr>
        <w:t>So it can avoid negative profit if it serves HIGH types only, at an actuarially fair premium of $5000.</w:t>
      </w:r>
    </w:p>
    <w:p w14:paraId="43BDCC2E" w14:textId="62CABDD6" w:rsidR="003069FE" w:rsidRDefault="003069FE" w:rsidP="00107289">
      <w:pPr>
        <w:pStyle w:val="BodyText"/>
        <w:tabs>
          <w:tab w:val="left" w:pos="1733"/>
        </w:tabs>
        <w:spacing w:line="252" w:lineRule="auto"/>
        <w:ind w:left="0" w:right="486"/>
        <w:rPr>
          <w:rFonts w:eastAsiaTheme="minorEastAsia" w:cs="Times New Roman"/>
          <w:color w:val="FF0000"/>
          <w:sz w:val="22"/>
          <w:szCs w:val="22"/>
        </w:rPr>
      </w:pPr>
    </w:p>
    <w:p w14:paraId="16E1AC90" w14:textId="750CB6FB" w:rsidR="003069FE" w:rsidRDefault="003069FE" w:rsidP="00107289">
      <w:pPr>
        <w:pStyle w:val="BodyText"/>
        <w:tabs>
          <w:tab w:val="left" w:pos="1733"/>
        </w:tabs>
        <w:spacing w:line="252" w:lineRule="auto"/>
        <w:ind w:left="0" w:right="486"/>
        <w:rPr>
          <w:rFonts w:eastAsiaTheme="minorEastAsia" w:cs="Times New Roman"/>
          <w:color w:val="FF0000"/>
          <w:sz w:val="22"/>
          <w:szCs w:val="22"/>
        </w:rPr>
      </w:pPr>
      <w:r>
        <w:rPr>
          <w:rFonts w:eastAsiaTheme="minorEastAsia" w:cs="Times New Roman"/>
          <w:color w:val="FF0000"/>
          <w:sz w:val="22"/>
          <w:szCs w:val="22"/>
        </w:rPr>
        <w:t xml:space="preserve">If the student only says that only HIGH types will be served at a price of $5000, with no more explanation, 5 points. </w:t>
      </w:r>
    </w:p>
    <w:p w14:paraId="03D4BB9D" w14:textId="1C6ABDA3" w:rsidR="003069FE" w:rsidRDefault="003069FE" w:rsidP="00107289">
      <w:pPr>
        <w:pStyle w:val="BodyText"/>
        <w:tabs>
          <w:tab w:val="left" w:pos="1733"/>
        </w:tabs>
        <w:spacing w:line="252" w:lineRule="auto"/>
        <w:ind w:left="0" w:right="486"/>
        <w:rPr>
          <w:rFonts w:eastAsiaTheme="minorEastAsia" w:cs="Times New Roman"/>
          <w:color w:val="FF0000"/>
          <w:sz w:val="22"/>
          <w:szCs w:val="22"/>
        </w:rPr>
      </w:pPr>
      <w:r>
        <w:rPr>
          <w:rFonts w:eastAsiaTheme="minorEastAsia" w:cs="Times New Roman"/>
          <w:color w:val="FF0000"/>
          <w:sz w:val="22"/>
          <w:szCs w:val="22"/>
        </w:rPr>
        <w:lastRenderedPageBreak/>
        <w:t xml:space="preserve">If they explain why the other two prices won’t work, full credit. </w:t>
      </w:r>
    </w:p>
    <w:p w14:paraId="45F9C468" w14:textId="6C401EC1" w:rsidR="003069FE" w:rsidRPr="00E10E96" w:rsidRDefault="003069FE" w:rsidP="00107289">
      <w:pPr>
        <w:pStyle w:val="BodyText"/>
        <w:tabs>
          <w:tab w:val="left" w:pos="1733"/>
        </w:tabs>
        <w:spacing w:line="252" w:lineRule="auto"/>
        <w:ind w:left="0" w:right="486"/>
        <w:rPr>
          <w:rFonts w:cs="Times New Roman"/>
          <w:sz w:val="22"/>
          <w:szCs w:val="22"/>
        </w:rPr>
      </w:pPr>
      <w:r>
        <w:rPr>
          <w:rFonts w:eastAsiaTheme="minorEastAsia" w:cs="Times New Roman"/>
          <w:color w:val="FF0000"/>
          <w:sz w:val="22"/>
          <w:szCs w:val="22"/>
        </w:rPr>
        <w:t>If they are abl</w:t>
      </w:r>
      <w:bookmarkStart w:id="25" w:name="_GoBack"/>
      <w:bookmarkEnd w:id="25"/>
      <w:r>
        <w:rPr>
          <w:rFonts w:eastAsiaTheme="minorEastAsia" w:cs="Times New Roman"/>
          <w:color w:val="FF0000"/>
          <w:sz w:val="22"/>
          <w:szCs w:val="22"/>
        </w:rPr>
        <w:t xml:space="preserve">e to rule out one of the incorrect options (but don’t get the full solution), give 3 points partial credit. </w:t>
      </w:r>
    </w:p>
    <w:p w14:paraId="2D68C15D" w14:textId="77777777" w:rsidR="003E2BFD" w:rsidRDefault="003E2BFD" w:rsidP="00D80CDB">
      <w:pPr>
        <w:pStyle w:val="Default"/>
        <w:rPr>
          <w:rFonts w:ascii="Times New Roman" w:hAnsi="Times New Roman" w:cs="Times New Roman"/>
          <w:b/>
          <w:sz w:val="22"/>
          <w:szCs w:val="22"/>
        </w:rPr>
      </w:pPr>
    </w:p>
    <w:p w14:paraId="10FFF884" w14:textId="77777777" w:rsidR="00E10E96" w:rsidRDefault="00E10E96" w:rsidP="00D80CDB">
      <w:pPr>
        <w:pStyle w:val="Default"/>
        <w:rPr>
          <w:rFonts w:ascii="Times New Roman" w:hAnsi="Times New Roman" w:cs="Times New Roman"/>
          <w:b/>
          <w:sz w:val="22"/>
          <w:szCs w:val="22"/>
        </w:rPr>
      </w:pPr>
    </w:p>
    <w:p w14:paraId="1114AF57" w14:textId="77777777" w:rsidR="00E10E96" w:rsidRDefault="00E10E96" w:rsidP="00D80CDB">
      <w:pPr>
        <w:pStyle w:val="Default"/>
        <w:rPr>
          <w:rFonts w:ascii="Times New Roman" w:hAnsi="Times New Roman" w:cs="Times New Roman"/>
          <w:b/>
          <w:sz w:val="22"/>
          <w:szCs w:val="22"/>
        </w:rPr>
      </w:pPr>
    </w:p>
    <w:p w14:paraId="6EDFCE6C" w14:textId="77777777" w:rsidR="008E0033" w:rsidRPr="00E10E96" w:rsidRDefault="008E0033" w:rsidP="008E0033">
      <w:pPr>
        <w:pStyle w:val="Default"/>
        <w:rPr>
          <w:rFonts w:ascii="Times New Roman" w:hAnsi="Times New Roman" w:cs="Times New Roman"/>
          <w:b/>
          <w:sz w:val="22"/>
          <w:szCs w:val="22"/>
        </w:rPr>
      </w:pPr>
    </w:p>
    <w:p w14:paraId="30A007F1" w14:textId="662E7EDD" w:rsidR="008E0033" w:rsidRPr="00E10E96" w:rsidRDefault="006F040D"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008E0033" w:rsidRPr="00E10E96">
        <w:rPr>
          <w:rFonts w:ascii="Times New Roman" w:hAnsi="Times New Roman" w:cs="Times New Roman"/>
          <w:b/>
          <w:u w:val="single" w:color="000000"/>
        </w:rPr>
        <w:t xml:space="preserve"> points] A game of add-on pricing</w:t>
      </w:r>
    </w:p>
    <w:p w14:paraId="64B49B2D" w14:textId="7FB1FAD0" w:rsidR="00E10E96" w:rsidRPr="00E10E96" w:rsidRDefault="00952F9C" w:rsidP="00E10E96">
      <w:pPr>
        <w:rPr>
          <w:rFonts w:ascii="Times New Roman" w:hAnsi="Times New Roman" w:cs="Times New Roman"/>
        </w:rPr>
      </w:pPr>
      <w:r w:rsidRPr="00E10E96">
        <w:rPr>
          <w:rFonts w:ascii="Times New Roman" w:hAnsi="Times New Roman" w:cs="Times New Roman"/>
        </w:rPr>
        <w:br/>
        <w:t xml:space="preserve">Consider a price competition between two movie theaters. They sell both movie tickets and popcorn.  Suppose they are offering the same film and the same type of popcorn. The cost of each movie ticket is $20, and consumers’ willingness to pay is $30. The cost of each tub of popcorn is $2 and consumers’ willingness to pay is $8. Suppose the movie ticket price is publically observable but the popcorn price is not (which is usually the case in the market). As a result, when consumers choose which theater to go, they compare </w:t>
      </w:r>
      <w:r w:rsidRPr="00E10E96">
        <w:rPr>
          <w:rFonts w:ascii="Times New Roman" w:hAnsi="Times New Roman" w:cs="Times New Roman"/>
          <w:u w:val="single"/>
        </w:rPr>
        <w:t>the ticket price only</w:t>
      </w:r>
      <w:r w:rsidRPr="00E10E96">
        <w:rPr>
          <w:rFonts w:ascii="Times New Roman" w:hAnsi="Times New Roman" w:cs="Times New Roman"/>
        </w:rPr>
        <w:t xml:space="preserve"> and always choose the cheaper one, but </w:t>
      </w:r>
      <w:r w:rsidRPr="00E10E96">
        <w:rPr>
          <w:rFonts w:ascii="Times New Roman" w:hAnsi="Times New Roman" w:cs="Times New Roman"/>
          <w:u w:val="single"/>
        </w:rPr>
        <w:t>forget to take into account that they will also buy popcorn</w:t>
      </w:r>
      <w:r w:rsidRPr="00E10E96">
        <w:rPr>
          <w:rFonts w:ascii="Times New Roman" w:hAnsi="Times New Roman" w:cs="Times New Roman"/>
        </w:rPr>
        <w:t xml:space="preserve"> once they arrive at a theater as long as its price does not exceed their willingness to pay. We call such consumers “naïve consumers”. Suppose each consumer will buy at most one tub of popcorn. Suppose the number of consumers is not big, so there is no need to worry about capacity constraint. Suppose the two movie theaters choose their prices for the movie ticket and popcorn simultaneously (and only once). If a consumer is indifferent between the two movie theaters, she will randomly pick one.</w:t>
      </w:r>
    </w:p>
    <w:p w14:paraId="59E5F405" w14:textId="364197E7" w:rsidR="008E0033" w:rsidRPr="00E10E96" w:rsidRDefault="006F040D" w:rsidP="008E0033">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[8</w:t>
      </w:r>
      <w:r w:rsidR="008E0033" w:rsidRPr="00E10E96">
        <w:rPr>
          <w:rFonts w:cs="Times New Roman"/>
          <w:sz w:val="22"/>
          <w:szCs w:val="22"/>
        </w:rPr>
        <w:t xml:space="preserve"> points] What is the price of popcorn in the Nash equilibrium? What is the price of the movie ticket in the Nash equilibrium? Explain your answers.? </w:t>
      </w:r>
    </w:p>
    <w:p w14:paraId="65CF59E7" w14:textId="77777777" w:rsidR="008E0033" w:rsidRPr="00E10E96" w:rsidRDefault="008E0033" w:rsidP="008E0033">
      <w:pPr>
        <w:pStyle w:val="BodyText"/>
        <w:tabs>
          <w:tab w:val="left" w:pos="1733"/>
        </w:tabs>
        <w:spacing w:line="252" w:lineRule="auto"/>
        <w:ind w:left="1732" w:right="486"/>
        <w:rPr>
          <w:rFonts w:cs="Times New Roman"/>
          <w:sz w:val="22"/>
          <w:szCs w:val="22"/>
        </w:rPr>
      </w:pPr>
    </w:p>
    <w:p w14:paraId="75ED136E" w14:textId="77777777" w:rsidR="00952F9C" w:rsidRPr="00E10E96" w:rsidRDefault="00952F9C" w:rsidP="00952F9C">
      <w:pPr>
        <w:pStyle w:val="ListParagraph"/>
        <w:rPr>
          <w:rFonts w:ascii="Times New Roman" w:hAnsi="Times New Roman" w:cs="Times New Roman"/>
        </w:rPr>
      </w:pPr>
    </w:p>
    <w:p w14:paraId="230F615E" w14:textId="770DCC81" w:rsidR="00952F9C" w:rsidRPr="00E10E96" w:rsidRDefault="00952F9C" w:rsidP="00952F9C">
      <w:pPr>
        <w:pStyle w:val="ListParagraph"/>
        <w:rPr>
          <w:rFonts w:ascii="Times New Roman" w:hAnsi="Times New Roman" w:cs="Times New Roman"/>
          <w:color w:val="FF0000"/>
        </w:rPr>
      </w:pPr>
      <w:r w:rsidRPr="00E10E96">
        <w:rPr>
          <w:rFonts w:ascii="Times New Roman" w:hAnsi="Times New Roman" w:cs="Times New Roman"/>
          <w:color w:val="FF0000"/>
        </w:rPr>
        <w:t>Since the price of popcorn does not affect consumers’ choice of where to go, popcorn will be sold at the</w:t>
      </w:r>
      <w:r w:rsidR="00790600">
        <w:rPr>
          <w:rFonts w:ascii="Times New Roman" w:hAnsi="Times New Roman" w:cs="Times New Roman"/>
          <w:color w:val="FF0000"/>
        </w:rPr>
        <w:t xml:space="preserve"> monopoly price $8. [4</w:t>
      </w:r>
      <w:r w:rsidRPr="00E10E96">
        <w:rPr>
          <w:rFonts w:ascii="Times New Roman" w:hAnsi="Times New Roman" w:cs="Times New Roman"/>
          <w:color w:val="FF0000"/>
        </w:rPr>
        <w:t xml:space="preserve"> points]</w:t>
      </w:r>
    </w:p>
    <w:p w14:paraId="2017171C" w14:textId="2158D9DB" w:rsidR="00952F9C" w:rsidRPr="00E10E96" w:rsidRDefault="00952F9C" w:rsidP="00952F9C">
      <w:pPr>
        <w:pStyle w:val="ListParagraph"/>
        <w:rPr>
          <w:rFonts w:ascii="Times New Roman" w:hAnsi="Times New Roman" w:cs="Times New Roman"/>
          <w:color w:val="FF0000"/>
        </w:rPr>
      </w:pPr>
      <w:r w:rsidRPr="00E10E96">
        <w:rPr>
          <w:rFonts w:ascii="Times New Roman" w:hAnsi="Times New Roman" w:cs="Times New Roman"/>
          <w:color w:val="FF0000"/>
        </w:rPr>
        <w:t>Ticket will be sold at a subsidized price $14 (=20-6), where 6 is the profit from selling the popcorn. That is, the profit from popcorn will be competed away in attracting consumers b</w:t>
      </w:r>
      <w:r w:rsidR="00790600">
        <w:rPr>
          <w:rFonts w:ascii="Times New Roman" w:hAnsi="Times New Roman" w:cs="Times New Roman"/>
          <w:color w:val="FF0000"/>
        </w:rPr>
        <w:t>y setting a low ticket price. [4</w:t>
      </w:r>
      <w:r w:rsidRPr="00E10E96">
        <w:rPr>
          <w:rFonts w:ascii="Times New Roman" w:hAnsi="Times New Roman" w:cs="Times New Roman"/>
          <w:color w:val="FF0000"/>
        </w:rPr>
        <w:t xml:space="preserve"> points]</w:t>
      </w:r>
    </w:p>
    <w:p w14:paraId="3F424956" w14:textId="6A3E7D96" w:rsidR="00952F9C" w:rsidRPr="00E10E96" w:rsidRDefault="006F040D" w:rsidP="008E0033">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[7</w:t>
      </w:r>
      <w:r w:rsidR="008E0033" w:rsidRPr="00E10E96">
        <w:rPr>
          <w:rFonts w:cs="Times New Roman"/>
          <w:sz w:val="22"/>
          <w:szCs w:val="22"/>
        </w:rPr>
        <w:t xml:space="preserve"> points] </w:t>
      </w:r>
      <w:r w:rsidR="00952F9C" w:rsidRPr="00E10E96">
        <w:rPr>
          <w:rFonts w:cs="Times New Roman"/>
          <w:sz w:val="22"/>
          <w:szCs w:val="22"/>
        </w:rPr>
        <w:t xml:space="preserve">Suppose now that all the consumers become “savvy”: they find out the popcorn prices and take them into account when they choose which movie theater to go.  Then what prices will the movie theaters set for their tickets and popcorn, respectively, in the Nash equilibrium? What about if only half of the consumers become “savvy”? </w:t>
      </w:r>
    </w:p>
    <w:p w14:paraId="6D042C80" w14:textId="08C574C4" w:rsidR="00952F9C" w:rsidRPr="00E10E96" w:rsidRDefault="00952F9C" w:rsidP="00952F9C">
      <w:pPr>
        <w:pStyle w:val="ListParagraph"/>
        <w:rPr>
          <w:rFonts w:ascii="Times New Roman" w:hAnsi="Times New Roman" w:cs="Times New Roman"/>
          <w:color w:val="FF0000"/>
        </w:rPr>
      </w:pPr>
      <w:r w:rsidRPr="00E10E96">
        <w:rPr>
          <w:rFonts w:ascii="Times New Roman" w:hAnsi="Times New Roman" w:cs="Times New Roman"/>
        </w:rPr>
        <w:br/>
      </w:r>
      <w:r w:rsidRPr="00E10E96">
        <w:rPr>
          <w:rFonts w:ascii="Times New Roman" w:hAnsi="Times New Roman" w:cs="Times New Roman"/>
          <w:color w:val="FF0000"/>
        </w:rPr>
        <w:t>If both prices are observable, one NE is $2 for popcorn and $20 for the ticket like in the s</w:t>
      </w:r>
      <w:r w:rsidR="00790600">
        <w:rPr>
          <w:rFonts w:ascii="Times New Roman" w:hAnsi="Times New Roman" w:cs="Times New Roman"/>
          <w:color w:val="FF0000"/>
        </w:rPr>
        <w:t>tandard Bertrand competition. [4</w:t>
      </w:r>
      <w:r w:rsidRPr="00E10E96">
        <w:rPr>
          <w:rFonts w:ascii="Times New Roman" w:hAnsi="Times New Roman" w:cs="Times New Roman"/>
          <w:color w:val="FF0000"/>
        </w:rPr>
        <w:t xml:space="preserve"> points. There are many other NE: any price combination with $x+$y=$22 is a NE. Give full credits for any right NE.]</w:t>
      </w:r>
      <w:r w:rsidRPr="00E10E96">
        <w:rPr>
          <w:rFonts w:ascii="Times New Roman" w:hAnsi="Times New Roman" w:cs="Times New Roman"/>
          <w:color w:val="FF0000"/>
        </w:rPr>
        <w:br/>
      </w:r>
    </w:p>
    <w:p w14:paraId="542C168C" w14:textId="033046CF" w:rsidR="00952F9C" w:rsidRPr="00E10E96" w:rsidRDefault="00952F9C" w:rsidP="00952F9C">
      <w:pPr>
        <w:pStyle w:val="ListParagraph"/>
        <w:rPr>
          <w:rFonts w:ascii="Times New Roman" w:hAnsi="Times New Roman" w:cs="Times New Roman"/>
          <w:color w:val="FF0000"/>
        </w:rPr>
      </w:pPr>
      <w:r w:rsidRPr="00E10E96">
        <w:rPr>
          <w:rFonts w:ascii="Times New Roman" w:hAnsi="Times New Roman" w:cs="Times New Roman"/>
          <w:color w:val="FF0000"/>
        </w:rPr>
        <w:t>If only half of the consumers are savvy, then NE is $8 for po</w:t>
      </w:r>
      <w:r w:rsidR="00790600">
        <w:rPr>
          <w:rFonts w:ascii="Times New Roman" w:hAnsi="Times New Roman" w:cs="Times New Roman"/>
          <w:color w:val="FF0000"/>
        </w:rPr>
        <w:t>pcorn and $14 for the ticket, the same as in question a). [3</w:t>
      </w:r>
      <w:r w:rsidRPr="00E10E96">
        <w:rPr>
          <w:rFonts w:ascii="Times New Roman" w:hAnsi="Times New Roman" w:cs="Times New Roman"/>
          <w:color w:val="FF0000"/>
        </w:rPr>
        <w:t xml:space="preserve"> points]</w:t>
      </w:r>
    </w:p>
    <w:p w14:paraId="085D735C" w14:textId="543917A7" w:rsidR="00952F9C" w:rsidRPr="00E10E96" w:rsidRDefault="00790600" w:rsidP="00E10E96">
      <w:pPr>
        <w:pStyle w:val="ListParagraph"/>
        <w:rPr>
          <w:rFonts w:ascii="Times New Roman" w:hAnsi="Times New Roman" w:cs="Times New Roman"/>
        </w:rPr>
      </w:pPr>
      <w:r>
        <w:rPr>
          <w:rFonts w:ascii="Times New Roman" w:hAnsi="Times New Roman" w:cs="Times New Roman"/>
          <w:color w:val="FF0000"/>
        </w:rPr>
        <w:t xml:space="preserve">[Here is the reason (but this is not needed for full credits): </w:t>
      </w:r>
      <w:r w:rsidR="00952F9C" w:rsidRPr="00E10E96">
        <w:rPr>
          <w:rFonts w:ascii="Times New Roman" w:hAnsi="Times New Roman" w:cs="Times New Roman"/>
          <w:color w:val="FF0000"/>
        </w:rPr>
        <w:t xml:space="preserve">Savvy consumers will compare the bundle price, but the theaters are already making zero profit, so they cannot offer better prices. </w:t>
      </w:r>
      <w:r w:rsidR="00952F9C" w:rsidRPr="00E10E96">
        <w:rPr>
          <w:rFonts w:ascii="Times New Roman" w:hAnsi="Times New Roman" w:cs="Times New Roman"/>
          <w:color w:val="FF0000"/>
        </w:rPr>
        <w:lastRenderedPageBreak/>
        <w:t>There is no other NE. E.g., ($2,$20) is not a NE, because otherwise each theater would have a unilateral incentive to set a lower ticket price, say, $19 to attract naïve consumers and in the same time make money from charging a higher popcorn price, say, $5. Losing savvy consumers does not matter because no profit from them anyway.</w:t>
      </w:r>
      <w:r>
        <w:rPr>
          <w:rFonts w:ascii="Times New Roman" w:hAnsi="Times New Roman" w:cs="Times New Roman"/>
          <w:color w:val="FF0000"/>
        </w:rPr>
        <w:t>]</w:t>
      </w:r>
    </w:p>
    <w:p w14:paraId="041F3E5B" w14:textId="53C9F180" w:rsidR="00952F9C" w:rsidRPr="00E10E96" w:rsidRDefault="006F040D" w:rsidP="008E0033">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[5</w:t>
      </w:r>
      <w:r w:rsidR="008E0033" w:rsidRPr="00E10E96">
        <w:rPr>
          <w:rFonts w:cs="Times New Roman"/>
          <w:sz w:val="22"/>
          <w:szCs w:val="22"/>
        </w:rPr>
        <w:t xml:space="preserve"> points] </w:t>
      </w:r>
      <w:r w:rsidR="00952F9C" w:rsidRPr="00E10E96">
        <w:rPr>
          <w:rFonts w:cs="Times New Roman"/>
          <w:sz w:val="22"/>
          <w:szCs w:val="22"/>
        </w:rPr>
        <w:t>Return to the situation where all consumers are naïve. Suppose the city now tries to protect consume</w:t>
      </w:r>
      <w:r w:rsidR="00041C9D" w:rsidRPr="00E10E96">
        <w:rPr>
          <w:rFonts w:cs="Times New Roman"/>
          <w:sz w:val="22"/>
          <w:szCs w:val="22"/>
        </w:rPr>
        <w:t>r</w:t>
      </w:r>
      <w:r w:rsidR="00952F9C" w:rsidRPr="00E10E96">
        <w:rPr>
          <w:rFonts w:cs="Times New Roman"/>
          <w:sz w:val="22"/>
          <w:szCs w:val="22"/>
        </w:rPr>
        <w:t xml:space="preserve">s by setting a price cap $6 for popcorn. Will consumers benefit from this intervention? Please explain your answer. </w:t>
      </w:r>
    </w:p>
    <w:p w14:paraId="46734C53" w14:textId="59CA3DE7" w:rsidR="00B37856" w:rsidRPr="00E10E96" w:rsidRDefault="00952F9C" w:rsidP="00E10E96">
      <w:pPr>
        <w:pStyle w:val="ListParagraph"/>
        <w:rPr>
          <w:rFonts w:ascii="Times New Roman" w:hAnsi="Times New Roman" w:cs="Times New Roman"/>
        </w:rPr>
      </w:pPr>
      <w:r w:rsidRPr="00E10E96">
        <w:rPr>
          <w:rFonts w:ascii="Times New Roman" w:hAnsi="Times New Roman" w:cs="Times New Roman"/>
        </w:rPr>
        <w:br/>
      </w:r>
      <w:r w:rsidRPr="00E10E96">
        <w:rPr>
          <w:rFonts w:ascii="Times New Roman" w:hAnsi="Times New Roman" w:cs="Times New Roman"/>
          <w:color w:val="FF0000"/>
        </w:rPr>
        <w:t xml:space="preserve">No, consumers won’t benefit from this price cap. </w:t>
      </w:r>
      <w:r w:rsidR="00790600">
        <w:rPr>
          <w:rFonts w:ascii="Times New Roman" w:hAnsi="Times New Roman" w:cs="Times New Roman"/>
          <w:color w:val="FF0000"/>
        </w:rPr>
        <w:t>[3 points]</w:t>
      </w:r>
      <w:r w:rsidR="00790600">
        <w:rPr>
          <w:rFonts w:ascii="Times New Roman" w:hAnsi="Times New Roman" w:cs="Times New Roman"/>
          <w:color w:val="FF0000"/>
        </w:rPr>
        <w:br/>
      </w:r>
      <w:r w:rsidRPr="00E10E96">
        <w:rPr>
          <w:rFonts w:ascii="Times New Roman" w:hAnsi="Times New Roman" w:cs="Times New Roman"/>
          <w:color w:val="FF0000"/>
        </w:rPr>
        <w:t>With the price cap, popcorn will be sold at $6, but then the movie ticket price will rise to $16 (=20-4) since now attracting a consumer is less profitable than before. So consumers pay the same bundle price $22 as before. [</w:t>
      </w:r>
      <w:r w:rsidR="00790600">
        <w:rPr>
          <w:rFonts w:ascii="Times New Roman" w:hAnsi="Times New Roman" w:cs="Times New Roman"/>
          <w:color w:val="FF0000"/>
        </w:rPr>
        <w:t>2 points</w:t>
      </w:r>
      <w:r w:rsidRPr="00E10E96">
        <w:rPr>
          <w:rFonts w:ascii="Times New Roman" w:hAnsi="Times New Roman" w:cs="Times New Roman"/>
          <w:color w:val="FF0000"/>
        </w:rPr>
        <w:t>]</w:t>
      </w:r>
    </w:p>
    <w:sectPr w:rsidR="00B37856" w:rsidRPr="00E10E9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58A6D" w14:textId="77777777" w:rsidR="00320350" w:rsidRDefault="00320350">
      <w:pPr>
        <w:spacing w:after="0" w:line="240" w:lineRule="auto"/>
      </w:pPr>
      <w:r>
        <w:separator/>
      </w:r>
    </w:p>
  </w:endnote>
  <w:endnote w:type="continuationSeparator" w:id="0">
    <w:p w14:paraId="3B6E5D4A" w14:textId="77777777" w:rsidR="00320350" w:rsidRDefault="00320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8196794"/>
      <w:docPartObj>
        <w:docPartGallery w:val="Page Numbers (Bottom of Page)"/>
        <w:docPartUnique/>
      </w:docPartObj>
    </w:sdtPr>
    <w:sdtEndPr>
      <w:rPr>
        <w:noProof/>
      </w:rPr>
    </w:sdtEndPr>
    <w:sdtContent>
      <w:p w14:paraId="5A3B0AA7" w14:textId="56DB579F" w:rsidR="007B302F" w:rsidRDefault="007B302F">
        <w:pPr>
          <w:pStyle w:val="Footer"/>
          <w:jc w:val="center"/>
        </w:pPr>
        <w:r>
          <w:fldChar w:fldCharType="begin"/>
        </w:r>
        <w:r>
          <w:instrText xml:space="preserve"> PAGE   \* MERGEFORMAT </w:instrText>
        </w:r>
        <w:r>
          <w:fldChar w:fldCharType="separate"/>
        </w:r>
        <w:r w:rsidR="003069FE">
          <w:rPr>
            <w:noProof/>
          </w:rPr>
          <w:t>13</w:t>
        </w:r>
        <w:r>
          <w:rPr>
            <w:noProof/>
          </w:rPr>
          <w:fldChar w:fldCharType="end"/>
        </w:r>
      </w:p>
    </w:sdtContent>
  </w:sdt>
  <w:p w14:paraId="2614A161" w14:textId="77777777" w:rsidR="007B302F" w:rsidRDefault="007B302F">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0B857" w14:textId="77777777" w:rsidR="00320350" w:rsidRDefault="00320350">
      <w:pPr>
        <w:spacing w:after="0" w:line="240" w:lineRule="auto"/>
      </w:pPr>
      <w:r>
        <w:separator/>
      </w:r>
    </w:p>
  </w:footnote>
  <w:footnote w:type="continuationSeparator" w:id="0">
    <w:p w14:paraId="6B5B1BB3" w14:textId="77777777" w:rsidR="00320350" w:rsidRDefault="00320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21D02" w14:textId="77777777" w:rsidR="007B302F" w:rsidRDefault="007B302F">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63AFD052">
              <wp:simplePos x="0" y="0"/>
              <wp:positionH relativeFrom="page">
                <wp:posOffset>1054100</wp:posOffset>
              </wp:positionH>
              <wp:positionV relativeFrom="page">
                <wp:posOffset>482600</wp:posOffset>
              </wp:positionV>
              <wp:extent cx="657225" cy="126365"/>
              <wp:effectExtent l="0" t="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3A52B8" w14:textId="55880BFC"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sidR="00872C1C">
                            <w:rPr>
                              <w:rFonts w:ascii="Times New Roman"/>
                              <w:sz w:val="16"/>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83pt;margin-top:38pt;width:51.75pt;height:9.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" filled="f" stroked="f">
              <v:textbox inset="0,0,0,0">
                <w:txbxContent>
                  <w:p w14:paraId="5F3A52B8" w14:textId="55880BFC"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sidR="00872C1C">
                      <w:rPr>
                        <w:rFonts w:ascii="Times New Roman"/>
                        <w:sz w:val="16"/>
                      </w:rPr>
                      <w:t>2017</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group w14:anchorId="7808E161"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7CEA49F2" w14:textId="77777777"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O9PwIAADsEAAAOAAAAZHJzL2Uyb0RvYy54bWysU9tu2zAMfR+wfxD07vpSx42NOkWbNMOA&#10;7gK0+wBFlmNjtqhJSuxs2L+PkpM0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" filled="f" stroked="f">
              <v:textbox inset="0,0,0,0">
                <w:txbxContent>
                  <w:p w14:paraId="7CEA49F2" w14:textId="77777777"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3" w15:restartNumberingAfterBreak="0">
    <w:nsid w:val="00A73B98"/>
    <w:multiLevelType w:val="hybridMultilevel"/>
    <w:tmpl w:val="E3002F98"/>
    <w:lvl w:ilvl="0" w:tplc="0BDAF168">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5178BA"/>
    <w:multiLevelType w:val="hybridMultilevel"/>
    <w:tmpl w:val="A7644DB8"/>
    <w:lvl w:ilvl="0" w:tplc="03A64C68">
      <w:start w:val="10"/>
      <w:numFmt w:val="decimal"/>
      <w:lvlText w:val="%1."/>
      <w:lvlJc w:val="left"/>
      <w:pPr>
        <w:ind w:left="2032" w:hanging="440"/>
      </w:pPr>
      <w:rPr>
        <w:rFonts w:ascii="Times New Roman" w:eastAsia="Times New Roman" w:hAnsi="Times New Roman" w:hint="default"/>
        <w:spacing w:val="2"/>
        <w:w w:val="102"/>
        <w:sz w:val="21"/>
        <w:szCs w:val="21"/>
      </w:rPr>
    </w:lvl>
    <w:lvl w:ilvl="1" w:tplc="AE72D03A">
      <w:start w:val="1"/>
      <w:numFmt w:val="lowerRoman"/>
      <w:lvlText w:val="%2."/>
      <w:lvlJc w:val="left"/>
      <w:pPr>
        <w:ind w:left="2312" w:hanging="477"/>
        <w:jc w:val="right"/>
      </w:pPr>
      <w:rPr>
        <w:rFonts w:ascii="Times New Roman" w:eastAsia="Times New Roman" w:hAnsi="Times New Roman" w:hint="default"/>
        <w:spacing w:val="1"/>
        <w:w w:val="102"/>
        <w:sz w:val="21"/>
        <w:szCs w:val="21"/>
      </w:rPr>
    </w:lvl>
    <w:lvl w:ilvl="2" w:tplc="CCE29C20">
      <w:start w:val="1"/>
      <w:numFmt w:val="bullet"/>
      <w:lvlText w:val="•"/>
      <w:lvlJc w:val="left"/>
      <w:pPr>
        <w:ind w:left="3129" w:hanging="477"/>
      </w:pPr>
      <w:rPr>
        <w:rFonts w:hint="default"/>
      </w:rPr>
    </w:lvl>
    <w:lvl w:ilvl="3" w:tplc="23E6AC02">
      <w:start w:val="1"/>
      <w:numFmt w:val="bullet"/>
      <w:lvlText w:val="•"/>
      <w:lvlJc w:val="left"/>
      <w:pPr>
        <w:ind w:left="3945" w:hanging="477"/>
      </w:pPr>
      <w:rPr>
        <w:rFonts w:hint="default"/>
      </w:rPr>
    </w:lvl>
    <w:lvl w:ilvl="4" w:tplc="79C4D3B8">
      <w:start w:val="1"/>
      <w:numFmt w:val="bullet"/>
      <w:lvlText w:val="•"/>
      <w:lvlJc w:val="left"/>
      <w:pPr>
        <w:ind w:left="4761" w:hanging="477"/>
      </w:pPr>
      <w:rPr>
        <w:rFonts w:hint="default"/>
      </w:rPr>
    </w:lvl>
    <w:lvl w:ilvl="5" w:tplc="DF1A82FC">
      <w:start w:val="1"/>
      <w:numFmt w:val="bullet"/>
      <w:lvlText w:val="•"/>
      <w:lvlJc w:val="left"/>
      <w:pPr>
        <w:ind w:left="5578" w:hanging="477"/>
      </w:pPr>
      <w:rPr>
        <w:rFonts w:hint="default"/>
      </w:rPr>
    </w:lvl>
    <w:lvl w:ilvl="6" w:tplc="9E70ACEC">
      <w:start w:val="1"/>
      <w:numFmt w:val="bullet"/>
      <w:lvlText w:val="•"/>
      <w:lvlJc w:val="left"/>
      <w:pPr>
        <w:ind w:left="6394" w:hanging="477"/>
      </w:pPr>
      <w:rPr>
        <w:rFonts w:hint="default"/>
      </w:rPr>
    </w:lvl>
    <w:lvl w:ilvl="7" w:tplc="782EEE52">
      <w:start w:val="1"/>
      <w:numFmt w:val="bullet"/>
      <w:lvlText w:val="•"/>
      <w:lvlJc w:val="left"/>
      <w:pPr>
        <w:ind w:left="7210" w:hanging="477"/>
      </w:pPr>
      <w:rPr>
        <w:rFonts w:hint="default"/>
      </w:rPr>
    </w:lvl>
    <w:lvl w:ilvl="8" w:tplc="72FCC4E0">
      <w:start w:val="1"/>
      <w:numFmt w:val="bullet"/>
      <w:lvlText w:val="•"/>
      <w:lvlJc w:val="left"/>
      <w:pPr>
        <w:ind w:left="8027" w:hanging="477"/>
      </w:pPr>
      <w:rPr>
        <w:rFonts w:hint="default"/>
      </w:rPr>
    </w:lvl>
  </w:abstractNum>
  <w:abstractNum w:abstractNumId="5" w15:restartNumberingAfterBreak="0">
    <w:nsid w:val="0CEB5314"/>
    <w:multiLevelType w:val="hybridMultilevel"/>
    <w:tmpl w:val="7382B5A8"/>
    <w:lvl w:ilvl="0" w:tplc="3B7C785E">
      <w:start w:val="3"/>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62C2D"/>
    <w:multiLevelType w:val="hybridMultilevel"/>
    <w:tmpl w:val="139A477E"/>
    <w:lvl w:ilvl="0" w:tplc="9DCE5AC8">
      <w:start w:val="1"/>
      <w:numFmt w:val="low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7" w15:restartNumberingAfterBreak="0">
    <w:nsid w:val="105A76A5"/>
    <w:multiLevelType w:val="hybridMultilevel"/>
    <w:tmpl w:val="E1761FB4"/>
    <w:lvl w:ilvl="0" w:tplc="B01E1C8A">
      <w:start w:val="4"/>
      <w:numFmt w:val="decimal"/>
      <w:lvlText w:val="%1."/>
      <w:lvlJc w:val="left"/>
      <w:pPr>
        <w:ind w:left="433" w:hanging="332"/>
        <w:jc w:val="left"/>
      </w:pPr>
      <w:rPr>
        <w:rFonts w:ascii="Times New Roman" w:eastAsia="Times New Roman" w:hAnsi="Times New Roman" w:hint="default"/>
        <w:color w:val="131313"/>
        <w:w w:val="107"/>
        <w:sz w:val="23"/>
        <w:szCs w:val="23"/>
      </w:rPr>
    </w:lvl>
    <w:lvl w:ilvl="1" w:tplc="2528BDA0">
      <w:start w:val="1"/>
      <w:numFmt w:val="lowerLetter"/>
      <w:lvlText w:val="%2)"/>
      <w:lvlJc w:val="left"/>
      <w:pPr>
        <w:ind w:left="454" w:hanging="353"/>
        <w:jc w:val="left"/>
      </w:pPr>
      <w:rPr>
        <w:rFonts w:ascii="Times New Roman" w:eastAsia="Times New Roman" w:hAnsi="Times New Roman" w:hint="default"/>
        <w:color w:val="242424"/>
        <w:w w:val="109"/>
        <w:sz w:val="23"/>
        <w:szCs w:val="23"/>
      </w:rPr>
    </w:lvl>
    <w:lvl w:ilvl="2" w:tplc="548E3600">
      <w:start w:val="1"/>
      <w:numFmt w:val="lowerLetter"/>
      <w:lvlText w:val="%3."/>
      <w:lvlJc w:val="left"/>
      <w:pPr>
        <w:ind w:left="1527" w:hanging="360"/>
        <w:jc w:val="left"/>
      </w:pPr>
      <w:rPr>
        <w:rFonts w:ascii="Times New Roman" w:eastAsia="Times New Roman" w:hAnsi="Times New Roman" w:hint="default"/>
        <w:color w:val="242424"/>
        <w:w w:val="109"/>
        <w:sz w:val="23"/>
        <w:szCs w:val="23"/>
      </w:rPr>
    </w:lvl>
    <w:lvl w:ilvl="3" w:tplc="F0C8EAFC">
      <w:start w:val="1"/>
      <w:numFmt w:val="bullet"/>
      <w:lvlText w:val="•"/>
      <w:lvlJc w:val="left"/>
      <w:pPr>
        <w:ind w:left="2438" w:hanging="360"/>
      </w:pPr>
      <w:rPr>
        <w:rFonts w:hint="default"/>
      </w:rPr>
    </w:lvl>
    <w:lvl w:ilvl="4" w:tplc="74D2154A">
      <w:start w:val="1"/>
      <w:numFmt w:val="bullet"/>
      <w:lvlText w:val="•"/>
      <w:lvlJc w:val="left"/>
      <w:pPr>
        <w:ind w:left="3350" w:hanging="360"/>
      </w:pPr>
      <w:rPr>
        <w:rFonts w:hint="default"/>
      </w:rPr>
    </w:lvl>
    <w:lvl w:ilvl="5" w:tplc="34A05394">
      <w:start w:val="1"/>
      <w:numFmt w:val="bullet"/>
      <w:lvlText w:val="•"/>
      <w:lvlJc w:val="left"/>
      <w:pPr>
        <w:ind w:left="4262" w:hanging="360"/>
      </w:pPr>
      <w:rPr>
        <w:rFonts w:hint="default"/>
      </w:rPr>
    </w:lvl>
    <w:lvl w:ilvl="6" w:tplc="CD12C3A4">
      <w:start w:val="1"/>
      <w:numFmt w:val="bullet"/>
      <w:lvlText w:val="•"/>
      <w:lvlJc w:val="left"/>
      <w:pPr>
        <w:ind w:left="5173" w:hanging="360"/>
      </w:pPr>
      <w:rPr>
        <w:rFonts w:hint="default"/>
      </w:rPr>
    </w:lvl>
    <w:lvl w:ilvl="7" w:tplc="FCA621A6">
      <w:start w:val="1"/>
      <w:numFmt w:val="bullet"/>
      <w:lvlText w:val="•"/>
      <w:lvlJc w:val="left"/>
      <w:pPr>
        <w:ind w:left="6085" w:hanging="360"/>
      </w:pPr>
      <w:rPr>
        <w:rFonts w:hint="default"/>
      </w:rPr>
    </w:lvl>
    <w:lvl w:ilvl="8" w:tplc="5CF2067A">
      <w:start w:val="1"/>
      <w:numFmt w:val="bullet"/>
      <w:lvlText w:val="•"/>
      <w:lvlJc w:val="left"/>
      <w:pPr>
        <w:ind w:left="6996" w:hanging="360"/>
      </w:pPr>
      <w:rPr>
        <w:rFonts w:hint="default"/>
      </w:rPr>
    </w:lvl>
  </w:abstractNum>
  <w:abstractNum w:abstractNumId="8" w15:restartNumberingAfterBreak="0">
    <w:nsid w:val="1152276D"/>
    <w:multiLevelType w:val="hybridMultilevel"/>
    <w:tmpl w:val="CFFA3728"/>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9" w15:restartNumberingAfterBreak="0">
    <w:nsid w:val="12C00E6E"/>
    <w:multiLevelType w:val="hybridMultilevel"/>
    <w:tmpl w:val="D2964D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1058CB"/>
    <w:multiLevelType w:val="hybridMultilevel"/>
    <w:tmpl w:val="4AFE4C5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91D75"/>
    <w:multiLevelType w:val="hybridMultilevel"/>
    <w:tmpl w:val="7C7C310C"/>
    <w:lvl w:ilvl="0" w:tplc="0E588BB0">
      <w:start w:val="1"/>
      <w:numFmt w:val="decimal"/>
      <w:lvlText w:val="%1."/>
      <w:lvlJc w:val="left"/>
      <w:pPr>
        <w:ind w:left="652" w:hanging="360"/>
        <w:jc w:val="right"/>
      </w:pPr>
      <w:rPr>
        <w:rFonts w:ascii="Times New Roman" w:eastAsia="Times New Roman" w:hAnsi="Times New Roman" w:hint="default"/>
        <w:b/>
        <w:bCs/>
        <w:spacing w:val="2"/>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10190"/>
    <w:multiLevelType w:val="hybridMultilevel"/>
    <w:tmpl w:val="29B0CE2C"/>
    <w:lvl w:ilvl="0" w:tplc="0296B4AE">
      <w:start w:val="6"/>
      <w:numFmt w:val="decimal"/>
      <w:lvlText w:val="%1."/>
      <w:lvlJc w:val="left"/>
      <w:pPr>
        <w:ind w:left="116" w:hanging="281"/>
      </w:pPr>
      <w:rPr>
        <w:rFonts w:ascii="Times New Roman" w:eastAsia="Times New Roman" w:hAnsi="Times New Roman" w:hint="default"/>
        <w:color w:val="161616"/>
        <w:w w:val="102"/>
        <w:sz w:val="24"/>
        <w:szCs w:val="24"/>
      </w:rPr>
    </w:lvl>
    <w:lvl w:ilvl="1" w:tplc="F99444EE">
      <w:start w:val="1"/>
      <w:numFmt w:val="bullet"/>
      <w:lvlText w:val="•"/>
      <w:lvlJc w:val="left"/>
      <w:pPr>
        <w:ind w:left="1028" w:hanging="281"/>
      </w:pPr>
      <w:rPr>
        <w:rFonts w:hint="default"/>
      </w:rPr>
    </w:lvl>
    <w:lvl w:ilvl="2" w:tplc="AC6056F8">
      <w:start w:val="1"/>
      <w:numFmt w:val="bullet"/>
      <w:lvlText w:val="•"/>
      <w:lvlJc w:val="left"/>
      <w:pPr>
        <w:ind w:left="1940" w:hanging="281"/>
      </w:pPr>
      <w:rPr>
        <w:rFonts w:hint="default"/>
      </w:rPr>
    </w:lvl>
    <w:lvl w:ilvl="3" w:tplc="C7F8FCF0">
      <w:start w:val="1"/>
      <w:numFmt w:val="bullet"/>
      <w:lvlText w:val="•"/>
      <w:lvlJc w:val="left"/>
      <w:pPr>
        <w:ind w:left="2853" w:hanging="281"/>
      </w:pPr>
      <w:rPr>
        <w:rFonts w:hint="default"/>
      </w:rPr>
    </w:lvl>
    <w:lvl w:ilvl="4" w:tplc="4948CB0A">
      <w:start w:val="1"/>
      <w:numFmt w:val="bullet"/>
      <w:lvlText w:val="•"/>
      <w:lvlJc w:val="left"/>
      <w:pPr>
        <w:ind w:left="3765" w:hanging="281"/>
      </w:pPr>
      <w:rPr>
        <w:rFonts w:hint="default"/>
      </w:rPr>
    </w:lvl>
    <w:lvl w:ilvl="5" w:tplc="BF6C4280">
      <w:start w:val="1"/>
      <w:numFmt w:val="bullet"/>
      <w:lvlText w:val="•"/>
      <w:lvlJc w:val="left"/>
      <w:pPr>
        <w:ind w:left="4678" w:hanging="281"/>
      </w:pPr>
      <w:rPr>
        <w:rFonts w:hint="default"/>
      </w:rPr>
    </w:lvl>
    <w:lvl w:ilvl="6" w:tplc="BC8838BE">
      <w:start w:val="1"/>
      <w:numFmt w:val="bullet"/>
      <w:lvlText w:val="•"/>
      <w:lvlJc w:val="left"/>
      <w:pPr>
        <w:ind w:left="5590" w:hanging="281"/>
      </w:pPr>
      <w:rPr>
        <w:rFonts w:hint="default"/>
      </w:rPr>
    </w:lvl>
    <w:lvl w:ilvl="7" w:tplc="3B324FF4">
      <w:start w:val="1"/>
      <w:numFmt w:val="bullet"/>
      <w:lvlText w:val="•"/>
      <w:lvlJc w:val="left"/>
      <w:pPr>
        <w:ind w:left="6502" w:hanging="281"/>
      </w:pPr>
      <w:rPr>
        <w:rFonts w:hint="default"/>
      </w:rPr>
    </w:lvl>
    <w:lvl w:ilvl="8" w:tplc="D79E62D4">
      <w:start w:val="1"/>
      <w:numFmt w:val="bullet"/>
      <w:lvlText w:val="•"/>
      <w:lvlJc w:val="left"/>
      <w:pPr>
        <w:ind w:left="7415" w:hanging="281"/>
      </w:pPr>
      <w:rPr>
        <w:rFonts w:hint="default"/>
      </w:rPr>
    </w:lvl>
  </w:abstractNum>
  <w:abstractNum w:abstractNumId="13"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1F7F7A23"/>
    <w:multiLevelType w:val="hybridMultilevel"/>
    <w:tmpl w:val="D77EBEF8"/>
    <w:lvl w:ilvl="0" w:tplc="A06CE5A0">
      <w:start w:val="1"/>
      <w:numFmt w:val="bullet"/>
      <w:lvlText w:val=""/>
      <w:lvlJc w:val="left"/>
      <w:pPr>
        <w:ind w:left="872" w:hanging="360"/>
      </w:pPr>
      <w:rPr>
        <w:rFonts w:ascii="Symbol" w:eastAsia="Symbol" w:hAnsi="Symbol" w:hint="default"/>
        <w:w w:val="102"/>
        <w:sz w:val="21"/>
        <w:szCs w:val="21"/>
      </w:rPr>
    </w:lvl>
    <w:lvl w:ilvl="1" w:tplc="DC3EE5B2">
      <w:start w:val="1"/>
      <w:numFmt w:val="bullet"/>
      <w:lvlText w:val="•"/>
      <w:lvlJc w:val="left"/>
      <w:pPr>
        <w:ind w:left="1751" w:hanging="360"/>
      </w:pPr>
      <w:rPr>
        <w:rFonts w:hint="default"/>
      </w:rPr>
    </w:lvl>
    <w:lvl w:ilvl="2" w:tplc="697AFE5E">
      <w:start w:val="1"/>
      <w:numFmt w:val="bullet"/>
      <w:lvlText w:val="•"/>
      <w:lvlJc w:val="left"/>
      <w:pPr>
        <w:ind w:left="2630" w:hanging="360"/>
      </w:pPr>
      <w:rPr>
        <w:rFonts w:hint="default"/>
      </w:rPr>
    </w:lvl>
    <w:lvl w:ilvl="3" w:tplc="FF62DCCE">
      <w:start w:val="1"/>
      <w:numFmt w:val="bullet"/>
      <w:lvlText w:val="•"/>
      <w:lvlJc w:val="left"/>
      <w:pPr>
        <w:ind w:left="3508" w:hanging="360"/>
      </w:pPr>
      <w:rPr>
        <w:rFonts w:hint="default"/>
      </w:rPr>
    </w:lvl>
    <w:lvl w:ilvl="4" w:tplc="5A7CDDBC">
      <w:start w:val="1"/>
      <w:numFmt w:val="bullet"/>
      <w:lvlText w:val="•"/>
      <w:lvlJc w:val="left"/>
      <w:pPr>
        <w:ind w:left="4387" w:hanging="360"/>
      </w:pPr>
      <w:rPr>
        <w:rFonts w:hint="default"/>
      </w:rPr>
    </w:lvl>
    <w:lvl w:ilvl="5" w:tplc="24C4C82E">
      <w:start w:val="1"/>
      <w:numFmt w:val="bullet"/>
      <w:lvlText w:val="•"/>
      <w:lvlJc w:val="left"/>
      <w:pPr>
        <w:ind w:left="5266" w:hanging="360"/>
      </w:pPr>
      <w:rPr>
        <w:rFonts w:hint="default"/>
      </w:rPr>
    </w:lvl>
    <w:lvl w:ilvl="6" w:tplc="1F6020CC">
      <w:start w:val="1"/>
      <w:numFmt w:val="bullet"/>
      <w:lvlText w:val="•"/>
      <w:lvlJc w:val="left"/>
      <w:pPr>
        <w:ind w:left="6145" w:hanging="360"/>
      </w:pPr>
      <w:rPr>
        <w:rFonts w:hint="default"/>
      </w:rPr>
    </w:lvl>
    <w:lvl w:ilvl="7" w:tplc="9604C3AA">
      <w:start w:val="1"/>
      <w:numFmt w:val="bullet"/>
      <w:lvlText w:val="•"/>
      <w:lvlJc w:val="left"/>
      <w:pPr>
        <w:ind w:left="7023" w:hanging="360"/>
      </w:pPr>
      <w:rPr>
        <w:rFonts w:hint="default"/>
      </w:rPr>
    </w:lvl>
    <w:lvl w:ilvl="8" w:tplc="EC24DC72">
      <w:start w:val="1"/>
      <w:numFmt w:val="bullet"/>
      <w:lvlText w:val="•"/>
      <w:lvlJc w:val="left"/>
      <w:pPr>
        <w:ind w:left="7902" w:hanging="360"/>
      </w:pPr>
      <w:rPr>
        <w:rFonts w:hint="default"/>
      </w:rPr>
    </w:lvl>
  </w:abstractNum>
  <w:abstractNum w:abstractNumId="15" w15:restartNumberingAfterBreak="0">
    <w:nsid w:val="21EF09C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48A71D1"/>
    <w:multiLevelType w:val="hybridMultilevel"/>
    <w:tmpl w:val="F63845A4"/>
    <w:lvl w:ilvl="0" w:tplc="5EB6DA2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9C95078"/>
    <w:multiLevelType w:val="hybridMultilevel"/>
    <w:tmpl w:val="7ACA1206"/>
    <w:lvl w:ilvl="0" w:tplc="100AB6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A3DC7"/>
    <w:multiLevelType w:val="hybridMultilevel"/>
    <w:tmpl w:val="7CD21C4C"/>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0" w15:restartNumberingAfterBreak="0">
    <w:nsid w:val="34C77119"/>
    <w:multiLevelType w:val="hybridMultilevel"/>
    <w:tmpl w:val="473EA3E0"/>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F29A9"/>
    <w:multiLevelType w:val="hybridMultilevel"/>
    <w:tmpl w:val="710A2BFE"/>
    <w:lvl w:ilvl="0" w:tplc="828C93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B4A96"/>
    <w:multiLevelType w:val="hybridMultilevel"/>
    <w:tmpl w:val="510252DA"/>
    <w:lvl w:ilvl="0" w:tplc="0BF4F1AE">
      <w:start w:val="1"/>
      <w:numFmt w:val="lowerLetter"/>
      <w:lvlText w:val="%1."/>
      <w:lvlJc w:val="left"/>
      <w:pPr>
        <w:ind w:left="1527" w:hanging="360"/>
      </w:pPr>
      <w:rPr>
        <w:rFonts w:ascii="Times New Roman" w:eastAsia="Times New Roman" w:hAnsi="Times New Roman" w:hint="default"/>
        <w:color w:val="242424"/>
        <w:w w:val="109"/>
        <w:sz w:val="23"/>
        <w:szCs w:val="23"/>
      </w:rPr>
    </w:lvl>
    <w:lvl w:ilvl="1" w:tplc="65062F76">
      <w:start w:val="1"/>
      <w:numFmt w:val="bullet"/>
      <w:lvlText w:val="•"/>
      <w:lvlJc w:val="left"/>
      <w:pPr>
        <w:ind w:left="2256" w:hanging="360"/>
      </w:pPr>
      <w:rPr>
        <w:rFonts w:hint="default"/>
      </w:rPr>
    </w:lvl>
    <w:lvl w:ilvl="2" w:tplc="29B09A96">
      <w:start w:val="1"/>
      <w:numFmt w:val="bullet"/>
      <w:lvlText w:val="•"/>
      <w:lvlJc w:val="left"/>
      <w:pPr>
        <w:ind w:left="2985" w:hanging="360"/>
      </w:pPr>
      <w:rPr>
        <w:rFonts w:hint="default"/>
      </w:rPr>
    </w:lvl>
    <w:lvl w:ilvl="3" w:tplc="DF80AE74">
      <w:start w:val="1"/>
      <w:numFmt w:val="bullet"/>
      <w:lvlText w:val="•"/>
      <w:lvlJc w:val="left"/>
      <w:pPr>
        <w:ind w:left="3715" w:hanging="360"/>
      </w:pPr>
      <w:rPr>
        <w:rFonts w:hint="default"/>
      </w:rPr>
    </w:lvl>
    <w:lvl w:ilvl="4" w:tplc="1D9A0E9C">
      <w:start w:val="1"/>
      <w:numFmt w:val="bullet"/>
      <w:lvlText w:val="•"/>
      <w:lvlJc w:val="left"/>
      <w:pPr>
        <w:ind w:left="4444" w:hanging="360"/>
      </w:pPr>
      <w:rPr>
        <w:rFonts w:hint="default"/>
      </w:rPr>
    </w:lvl>
    <w:lvl w:ilvl="5" w:tplc="B566B77A">
      <w:start w:val="1"/>
      <w:numFmt w:val="bullet"/>
      <w:lvlText w:val="•"/>
      <w:lvlJc w:val="left"/>
      <w:pPr>
        <w:ind w:left="5173" w:hanging="360"/>
      </w:pPr>
      <w:rPr>
        <w:rFonts w:hint="default"/>
      </w:rPr>
    </w:lvl>
    <w:lvl w:ilvl="6" w:tplc="7A48C274">
      <w:start w:val="1"/>
      <w:numFmt w:val="bullet"/>
      <w:lvlText w:val="•"/>
      <w:lvlJc w:val="left"/>
      <w:pPr>
        <w:ind w:left="5902" w:hanging="360"/>
      </w:pPr>
      <w:rPr>
        <w:rFonts w:hint="default"/>
      </w:rPr>
    </w:lvl>
    <w:lvl w:ilvl="7" w:tplc="870407FC">
      <w:start w:val="1"/>
      <w:numFmt w:val="bullet"/>
      <w:lvlText w:val="•"/>
      <w:lvlJc w:val="left"/>
      <w:pPr>
        <w:ind w:left="6632" w:hanging="360"/>
      </w:pPr>
      <w:rPr>
        <w:rFonts w:hint="default"/>
      </w:rPr>
    </w:lvl>
    <w:lvl w:ilvl="8" w:tplc="C8D62C8A">
      <w:start w:val="1"/>
      <w:numFmt w:val="bullet"/>
      <w:lvlText w:val="•"/>
      <w:lvlJc w:val="left"/>
      <w:pPr>
        <w:ind w:left="7361" w:hanging="360"/>
      </w:pPr>
      <w:rPr>
        <w:rFonts w:hint="default"/>
      </w:rPr>
    </w:lvl>
  </w:abstractNum>
  <w:abstractNum w:abstractNumId="23" w15:restartNumberingAfterBreak="0">
    <w:nsid w:val="45964DEA"/>
    <w:multiLevelType w:val="hybridMultilevel"/>
    <w:tmpl w:val="B02C237E"/>
    <w:lvl w:ilvl="0" w:tplc="E4DC51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E9616F"/>
    <w:multiLevelType w:val="hybridMultilevel"/>
    <w:tmpl w:val="E1E23C0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61072"/>
    <w:multiLevelType w:val="multilevel"/>
    <w:tmpl w:val="5E1CD15A"/>
    <w:lvl w:ilvl="0">
      <w:start w:val="1"/>
      <w:numFmt w:val="lowerLetter"/>
      <w:lvlText w:val="%1)"/>
      <w:lvlJc w:val="left"/>
      <w:pPr>
        <w:ind w:left="1732" w:hanging="504"/>
      </w:pPr>
      <w:rPr>
        <w:rFonts w:ascii="Times New Roman" w:eastAsia="Times New Roman" w:hAnsi="Times New Roman" w:hint="default"/>
        <w:spacing w:val="1"/>
        <w:w w:val="102"/>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B8741A"/>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336C01"/>
    <w:multiLevelType w:val="hybridMultilevel"/>
    <w:tmpl w:val="5C9E846C"/>
    <w:lvl w:ilvl="0" w:tplc="CD78260E">
      <w:start w:val="6"/>
      <w:numFmt w:val="decimal"/>
      <w:lvlText w:val="%1."/>
      <w:lvlJc w:val="left"/>
      <w:pPr>
        <w:ind w:left="116" w:hanging="281"/>
        <w:jc w:val="left"/>
      </w:pPr>
      <w:rPr>
        <w:rFonts w:ascii="Times New Roman" w:eastAsia="Times New Roman" w:hAnsi="Times New Roman" w:hint="default"/>
        <w:color w:val="161616"/>
        <w:w w:val="102"/>
        <w:sz w:val="24"/>
        <w:szCs w:val="24"/>
      </w:rPr>
    </w:lvl>
    <w:lvl w:ilvl="1" w:tplc="6D28FB7E">
      <w:start w:val="1"/>
      <w:numFmt w:val="bullet"/>
      <w:lvlText w:val="•"/>
      <w:lvlJc w:val="left"/>
      <w:pPr>
        <w:ind w:left="1028" w:hanging="281"/>
      </w:pPr>
      <w:rPr>
        <w:rFonts w:hint="default"/>
      </w:rPr>
    </w:lvl>
    <w:lvl w:ilvl="2" w:tplc="A07C3836">
      <w:start w:val="1"/>
      <w:numFmt w:val="bullet"/>
      <w:lvlText w:val="•"/>
      <w:lvlJc w:val="left"/>
      <w:pPr>
        <w:ind w:left="1940" w:hanging="281"/>
      </w:pPr>
      <w:rPr>
        <w:rFonts w:hint="default"/>
      </w:rPr>
    </w:lvl>
    <w:lvl w:ilvl="3" w:tplc="BFB05D98">
      <w:start w:val="1"/>
      <w:numFmt w:val="bullet"/>
      <w:lvlText w:val="•"/>
      <w:lvlJc w:val="left"/>
      <w:pPr>
        <w:ind w:left="2853" w:hanging="281"/>
      </w:pPr>
      <w:rPr>
        <w:rFonts w:hint="default"/>
      </w:rPr>
    </w:lvl>
    <w:lvl w:ilvl="4" w:tplc="278C79E0">
      <w:start w:val="1"/>
      <w:numFmt w:val="bullet"/>
      <w:lvlText w:val="•"/>
      <w:lvlJc w:val="left"/>
      <w:pPr>
        <w:ind w:left="3765" w:hanging="281"/>
      </w:pPr>
      <w:rPr>
        <w:rFonts w:hint="default"/>
      </w:rPr>
    </w:lvl>
    <w:lvl w:ilvl="5" w:tplc="FA16BEC8">
      <w:start w:val="1"/>
      <w:numFmt w:val="bullet"/>
      <w:lvlText w:val="•"/>
      <w:lvlJc w:val="left"/>
      <w:pPr>
        <w:ind w:left="4678" w:hanging="281"/>
      </w:pPr>
      <w:rPr>
        <w:rFonts w:hint="default"/>
      </w:rPr>
    </w:lvl>
    <w:lvl w:ilvl="6" w:tplc="B27842BC">
      <w:start w:val="1"/>
      <w:numFmt w:val="bullet"/>
      <w:lvlText w:val="•"/>
      <w:lvlJc w:val="left"/>
      <w:pPr>
        <w:ind w:left="5590" w:hanging="281"/>
      </w:pPr>
      <w:rPr>
        <w:rFonts w:hint="default"/>
      </w:rPr>
    </w:lvl>
    <w:lvl w:ilvl="7" w:tplc="86EA5EE8">
      <w:start w:val="1"/>
      <w:numFmt w:val="bullet"/>
      <w:lvlText w:val="•"/>
      <w:lvlJc w:val="left"/>
      <w:pPr>
        <w:ind w:left="6502" w:hanging="281"/>
      </w:pPr>
      <w:rPr>
        <w:rFonts w:hint="default"/>
      </w:rPr>
    </w:lvl>
    <w:lvl w:ilvl="8" w:tplc="8932E89A">
      <w:start w:val="1"/>
      <w:numFmt w:val="bullet"/>
      <w:lvlText w:val="•"/>
      <w:lvlJc w:val="left"/>
      <w:pPr>
        <w:ind w:left="7415" w:hanging="281"/>
      </w:pPr>
      <w:rPr>
        <w:rFonts w:hint="default"/>
      </w:rPr>
    </w:lvl>
  </w:abstractNum>
  <w:abstractNum w:abstractNumId="30" w15:restartNumberingAfterBreak="0">
    <w:nsid w:val="65F7142E"/>
    <w:multiLevelType w:val="hybridMultilevel"/>
    <w:tmpl w:val="5594A7B6"/>
    <w:lvl w:ilvl="0" w:tplc="CC820DA2">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A91AA7"/>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B77E0E"/>
    <w:multiLevelType w:val="hybridMultilevel"/>
    <w:tmpl w:val="5094A832"/>
    <w:lvl w:ilvl="0" w:tplc="04090001">
      <w:start w:val="1"/>
      <w:numFmt w:val="bullet"/>
      <w:lvlText w:val=""/>
      <w:lvlJc w:val="left"/>
      <w:pPr>
        <w:ind w:left="1588" w:hanging="360"/>
      </w:pPr>
      <w:rPr>
        <w:rFonts w:ascii="Symbol" w:hAnsi="Symbol" w:hint="default"/>
      </w:rPr>
    </w:lvl>
    <w:lvl w:ilvl="1" w:tplc="04090003" w:tentative="1">
      <w:start w:val="1"/>
      <w:numFmt w:val="bullet"/>
      <w:lvlText w:val="o"/>
      <w:lvlJc w:val="left"/>
      <w:pPr>
        <w:ind w:left="2308" w:hanging="360"/>
      </w:pPr>
      <w:rPr>
        <w:rFonts w:ascii="Courier New" w:hAnsi="Courier New" w:hint="default"/>
      </w:rPr>
    </w:lvl>
    <w:lvl w:ilvl="2" w:tplc="04090005" w:tentative="1">
      <w:start w:val="1"/>
      <w:numFmt w:val="bullet"/>
      <w:lvlText w:val=""/>
      <w:lvlJc w:val="left"/>
      <w:pPr>
        <w:ind w:left="3028" w:hanging="360"/>
      </w:pPr>
      <w:rPr>
        <w:rFonts w:ascii="Wingdings" w:hAnsi="Wingdings" w:hint="default"/>
      </w:rPr>
    </w:lvl>
    <w:lvl w:ilvl="3" w:tplc="04090001" w:tentative="1">
      <w:start w:val="1"/>
      <w:numFmt w:val="bullet"/>
      <w:lvlText w:val=""/>
      <w:lvlJc w:val="left"/>
      <w:pPr>
        <w:ind w:left="3748" w:hanging="360"/>
      </w:pPr>
      <w:rPr>
        <w:rFonts w:ascii="Symbol" w:hAnsi="Symbol" w:hint="default"/>
      </w:rPr>
    </w:lvl>
    <w:lvl w:ilvl="4" w:tplc="04090003" w:tentative="1">
      <w:start w:val="1"/>
      <w:numFmt w:val="bullet"/>
      <w:lvlText w:val="o"/>
      <w:lvlJc w:val="left"/>
      <w:pPr>
        <w:ind w:left="4468" w:hanging="360"/>
      </w:pPr>
      <w:rPr>
        <w:rFonts w:ascii="Courier New" w:hAnsi="Courier New" w:hint="default"/>
      </w:rPr>
    </w:lvl>
    <w:lvl w:ilvl="5" w:tplc="04090005" w:tentative="1">
      <w:start w:val="1"/>
      <w:numFmt w:val="bullet"/>
      <w:lvlText w:val=""/>
      <w:lvlJc w:val="left"/>
      <w:pPr>
        <w:ind w:left="5188" w:hanging="360"/>
      </w:pPr>
      <w:rPr>
        <w:rFonts w:ascii="Wingdings" w:hAnsi="Wingdings" w:hint="default"/>
      </w:rPr>
    </w:lvl>
    <w:lvl w:ilvl="6" w:tplc="04090001" w:tentative="1">
      <w:start w:val="1"/>
      <w:numFmt w:val="bullet"/>
      <w:lvlText w:val=""/>
      <w:lvlJc w:val="left"/>
      <w:pPr>
        <w:ind w:left="5908" w:hanging="360"/>
      </w:pPr>
      <w:rPr>
        <w:rFonts w:ascii="Symbol" w:hAnsi="Symbol" w:hint="default"/>
      </w:rPr>
    </w:lvl>
    <w:lvl w:ilvl="7" w:tplc="04090003" w:tentative="1">
      <w:start w:val="1"/>
      <w:numFmt w:val="bullet"/>
      <w:lvlText w:val="o"/>
      <w:lvlJc w:val="left"/>
      <w:pPr>
        <w:ind w:left="6628" w:hanging="360"/>
      </w:pPr>
      <w:rPr>
        <w:rFonts w:ascii="Courier New" w:hAnsi="Courier New" w:hint="default"/>
      </w:rPr>
    </w:lvl>
    <w:lvl w:ilvl="8" w:tplc="04090005" w:tentative="1">
      <w:start w:val="1"/>
      <w:numFmt w:val="bullet"/>
      <w:lvlText w:val=""/>
      <w:lvlJc w:val="left"/>
      <w:pPr>
        <w:ind w:left="7348" w:hanging="360"/>
      </w:pPr>
      <w:rPr>
        <w:rFonts w:ascii="Wingdings" w:hAnsi="Wingdings" w:hint="default"/>
      </w:rPr>
    </w:lvl>
  </w:abstractNum>
  <w:abstractNum w:abstractNumId="33" w15:restartNumberingAfterBreak="0">
    <w:nsid w:val="68D912CF"/>
    <w:multiLevelType w:val="hybridMultilevel"/>
    <w:tmpl w:val="9864AD66"/>
    <w:lvl w:ilvl="0" w:tplc="D1844358">
      <w:start w:val="1"/>
      <w:numFmt w:val="lowerLetter"/>
      <w:lvlText w:val="%1."/>
      <w:lvlJc w:val="left"/>
      <w:pPr>
        <w:ind w:left="1527" w:hanging="360"/>
        <w:jc w:val="left"/>
      </w:pPr>
      <w:rPr>
        <w:rFonts w:ascii="Times New Roman" w:eastAsia="Times New Roman" w:hAnsi="Times New Roman" w:hint="default"/>
        <w:color w:val="242424"/>
        <w:w w:val="109"/>
        <w:sz w:val="23"/>
        <w:szCs w:val="23"/>
      </w:rPr>
    </w:lvl>
    <w:lvl w:ilvl="1" w:tplc="14902EC2">
      <w:start w:val="1"/>
      <w:numFmt w:val="bullet"/>
      <w:lvlText w:val="•"/>
      <w:lvlJc w:val="left"/>
      <w:pPr>
        <w:ind w:left="2256" w:hanging="360"/>
      </w:pPr>
      <w:rPr>
        <w:rFonts w:hint="default"/>
      </w:rPr>
    </w:lvl>
    <w:lvl w:ilvl="2" w:tplc="1890A1B0">
      <w:start w:val="1"/>
      <w:numFmt w:val="bullet"/>
      <w:lvlText w:val="•"/>
      <w:lvlJc w:val="left"/>
      <w:pPr>
        <w:ind w:left="2985" w:hanging="360"/>
      </w:pPr>
      <w:rPr>
        <w:rFonts w:hint="default"/>
      </w:rPr>
    </w:lvl>
    <w:lvl w:ilvl="3" w:tplc="5614A8B8">
      <w:start w:val="1"/>
      <w:numFmt w:val="bullet"/>
      <w:lvlText w:val="•"/>
      <w:lvlJc w:val="left"/>
      <w:pPr>
        <w:ind w:left="3715" w:hanging="360"/>
      </w:pPr>
      <w:rPr>
        <w:rFonts w:hint="default"/>
      </w:rPr>
    </w:lvl>
    <w:lvl w:ilvl="4" w:tplc="1F5684CC">
      <w:start w:val="1"/>
      <w:numFmt w:val="bullet"/>
      <w:lvlText w:val="•"/>
      <w:lvlJc w:val="left"/>
      <w:pPr>
        <w:ind w:left="4444" w:hanging="360"/>
      </w:pPr>
      <w:rPr>
        <w:rFonts w:hint="default"/>
      </w:rPr>
    </w:lvl>
    <w:lvl w:ilvl="5" w:tplc="179053C2">
      <w:start w:val="1"/>
      <w:numFmt w:val="bullet"/>
      <w:lvlText w:val="•"/>
      <w:lvlJc w:val="left"/>
      <w:pPr>
        <w:ind w:left="5173" w:hanging="360"/>
      </w:pPr>
      <w:rPr>
        <w:rFonts w:hint="default"/>
      </w:rPr>
    </w:lvl>
    <w:lvl w:ilvl="6" w:tplc="8CE257B8">
      <w:start w:val="1"/>
      <w:numFmt w:val="bullet"/>
      <w:lvlText w:val="•"/>
      <w:lvlJc w:val="left"/>
      <w:pPr>
        <w:ind w:left="5902" w:hanging="360"/>
      </w:pPr>
      <w:rPr>
        <w:rFonts w:hint="default"/>
      </w:rPr>
    </w:lvl>
    <w:lvl w:ilvl="7" w:tplc="99B4FB62">
      <w:start w:val="1"/>
      <w:numFmt w:val="bullet"/>
      <w:lvlText w:val="•"/>
      <w:lvlJc w:val="left"/>
      <w:pPr>
        <w:ind w:left="6632" w:hanging="360"/>
      </w:pPr>
      <w:rPr>
        <w:rFonts w:hint="default"/>
      </w:rPr>
    </w:lvl>
    <w:lvl w:ilvl="8" w:tplc="6F2A3316">
      <w:start w:val="1"/>
      <w:numFmt w:val="bullet"/>
      <w:lvlText w:val="•"/>
      <w:lvlJc w:val="left"/>
      <w:pPr>
        <w:ind w:left="7361" w:hanging="360"/>
      </w:pPr>
      <w:rPr>
        <w:rFonts w:hint="default"/>
      </w:rPr>
    </w:lvl>
  </w:abstractNum>
  <w:abstractNum w:abstractNumId="34" w15:restartNumberingAfterBreak="0">
    <w:nsid w:val="73124F62"/>
    <w:multiLevelType w:val="hybridMultilevel"/>
    <w:tmpl w:val="F41429B0"/>
    <w:lvl w:ilvl="0" w:tplc="F926AE36">
      <w:start w:val="1"/>
      <w:numFmt w:val="decimal"/>
      <w:lvlText w:val="(%1)"/>
      <w:lvlJc w:val="left"/>
      <w:pPr>
        <w:tabs>
          <w:tab w:val="num" w:pos="714"/>
        </w:tabs>
        <w:ind w:left="714" w:hanging="444"/>
      </w:pPr>
      <w:rPr>
        <w:rFonts w:hint="default"/>
      </w:rPr>
    </w:lvl>
    <w:lvl w:ilvl="1" w:tplc="C80CFAD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9673517"/>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A7A0A"/>
    <w:multiLevelType w:val="hybridMultilevel"/>
    <w:tmpl w:val="47D06668"/>
    <w:lvl w:ilvl="0" w:tplc="2056EEC6">
      <w:start w:val="4"/>
      <w:numFmt w:val="decimal"/>
      <w:lvlText w:val="%1."/>
      <w:lvlJc w:val="left"/>
      <w:pPr>
        <w:ind w:left="433" w:hanging="332"/>
      </w:pPr>
      <w:rPr>
        <w:rFonts w:ascii="Times New Roman" w:eastAsia="Times New Roman" w:hAnsi="Times New Roman" w:hint="default"/>
        <w:color w:val="131313"/>
        <w:w w:val="107"/>
        <w:sz w:val="23"/>
        <w:szCs w:val="23"/>
      </w:rPr>
    </w:lvl>
    <w:lvl w:ilvl="1" w:tplc="CBE0E09A">
      <w:start w:val="1"/>
      <w:numFmt w:val="lowerLetter"/>
      <w:lvlText w:val="%2)"/>
      <w:lvlJc w:val="left"/>
      <w:pPr>
        <w:ind w:left="454" w:hanging="353"/>
      </w:pPr>
      <w:rPr>
        <w:rFonts w:ascii="Times New Roman" w:eastAsia="Times New Roman" w:hAnsi="Times New Roman" w:hint="default"/>
        <w:color w:val="242424"/>
        <w:w w:val="109"/>
        <w:sz w:val="23"/>
        <w:szCs w:val="23"/>
      </w:rPr>
    </w:lvl>
    <w:lvl w:ilvl="2" w:tplc="1598A6E0">
      <w:start w:val="1"/>
      <w:numFmt w:val="lowerLetter"/>
      <w:lvlText w:val="%3."/>
      <w:lvlJc w:val="left"/>
      <w:pPr>
        <w:ind w:left="1527" w:hanging="360"/>
      </w:pPr>
      <w:rPr>
        <w:rFonts w:ascii="Times New Roman" w:eastAsia="Times New Roman" w:hAnsi="Times New Roman" w:hint="default"/>
        <w:color w:val="242424"/>
        <w:w w:val="109"/>
        <w:sz w:val="23"/>
        <w:szCs w:val="23"/>
      </w:rPr>
    </w:lvl>
    <w:lvl w:ilvl="3" w:tplc="61C4F36C">
      <w:start w:val="1"/>
      <w:numFmt w:val="bullet"/>
      <w:lvlText w:val="•"/>
      <w:lvlJc w:val="left"/>
      <w:pPr>
        <w:ind w:left="2438" w:hanging="360"/>
      </w:pPr>
      <w:rPr>
        <w:rFonts w:hint="default"/>
      </w:rPr>
    </w:lvl>
    <w:lvl w:ilvl="4" w:tplc="2ACE7F1C">
      <w:start w:val="1"/>
      <w:numFmt w:val="bullet"/>
      <w:lvlText w:val="•"/>
      <w:lvlJc w:val="left"/>
      <w:pPr>
        <w:ind w:left="3350" w:hanging="360"/>
      </w:pPr>
      <w:rPr>
        <w:rFonts w:hint="default"/>
      </w:rPr>
    </w:lvl>
    <w:lvl w:ilvl="5" w:tplc="E52C73E4">
      <w:start w:val="1"/>
      <w:numFmt w:val="bullet"/>
      <w:lvlText w:val="•"/>
      <w:lvlJc w:val="left"/>
      <w:pPr>
        <w:ind w:left="4262" w:hanging="360"/>
      </w:pPr>
      <w:rPr>
        <w:rFonts w:hint="default"/>
      </w:rPr>
    </w:lvl>
    <w:lvl w:ilvl="6" w:tplc="54968180">
      <w:start w:val="1"/>
      <w:numFmt w:val="bullet"/>
      <w:lvlText w:val="•"/>
      <w:lvlJc w:val="left"/>
      <w:pPr>
        <w:ind w:left="5173" w:hanging="360"/>
      </w:pPr>
      <w:rPr>
        <w:rFonts w:hint="default"/>
      </w:rPr>
    </w:lvl>
    <w:lvl w:ilvl="7" w:tplc="A8AA28BE">
      <w:start w:val="1"/>
      <w:numFmt w:val="bullet"/>
      <w:lvlText w:val="•"/>
      <w:lvlJc w:val="left"/>
      <w:pPr>
        <w:ind w:left="6085" w:hanging="360"/>
      </w:pPr>
      <w:rPr>
        <w:rFonts w:hint="default"/>
      </w:rPr>
    </w:lvl>
    <w:lvl w:ilvl="8" w:tplc="70249BA4">
      <w:start w:val="1"/>
      <w:numFmt w:val="bullet"/>
      <w:lvlText w:val="•"/>
      <w:lvlJc w:val="left"/>
      <w:pPr>
        <w:ind w:left="6996" w:hanging="360"/>
      </w:pPr>
      <w:rPr>
        <w:rFonts w:hint="default"/>
      </w:rPr>
    </w:lvl>
  </w:abstractNum>
  <w:abstractNum w:abstractNumId="37" w15:restartNumberingAfterBreak="0">
    <w:nsid w:val="7C1036CC"/>
    <w:multiLevelType w:val="hybridMultilevel"/>
    <w:tmpl w:val="BDBC4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num>
  <w:num w:numId="3">
    <w:abstractNumId w:val="7"/>
  </w:num>
  <w:num w:numId="4">
    <w:abstractNumId w:val="29"/>
  </w:num>
  <w:num w:numId="5">
    <w:abstractNumId w:val="4"/>
  </w:num>
  <w:num w:numId="6">
    <w:abstractNumId w:val="19"/>
  </w:num>
  <w:num w:numId="7">
    <w:abstractNumId w:val="14"/>
  </w:num>
  <w:num w:numId="8">
    <w:abstractNumId w:val="12"/>
  </w:num>
  <w:num w:numId="9">
    <w:abstractNumId w:val="22"/>
  </w:num>
  <w:num w:numId="10">
    <w:abstractNumId w:val="36"/>
  </w:num>
  <w:num w:numId="11">
    <w:abstractNumId w:val="23"/>
  </w:num>
  <w:num w:numId="12">
    <w:abstractNumId w:val="13"/>
  </w:num>
  <w:num w:numId="13">
    <w:abstractNumId w:val="8"/>
  </w:num>
  <w:num w:numId="14">
    <w:abstractNumId w:val="38"/>
  </w:num>
  <w:num w:numId="15">
    <w:abstractNumId w:val="1"/>
  </w:num>
  <w:num w:numId="16">
    <w:abstractNumId w:val="2"/>
  </w:num>
  <w:num w:numId="17">
    <w:abstractNumId w:val="6"/>
  </w:num>
  <w:num w:numId="18">
    <w:abstractNumId w:val="26"/>
  </w:num>
  <w:num w:numId="19">
    <w:abstractNumId w:val="35"/>
  </w:num>
  <w:num w:numId="20">
    <w:abstractNumId w:val="24"/>
  </w:num>
  <w:num w:numId="21">
    <w:abstractNumId w:val="25"/>
  </w:num>
  <w:num w:numId="22">
    <w:abstractNumId w:val="32"/>
  </w:num>
  <w:num w:numId="23">
    <w:abstractNumId w:val="21"/>
  </w:num>
  <w:num w:numId="24">
    <w:abstractNumId w:val="17"/>
  </w:num>
  <w:num w:numId="25">
    <w:abstractNumId w:val="37"/>
  </w:num>
  <w:num w:numId="26">
    <w:abstractNumId w:val="30"/>
  </w:num>
  <w:num w:numId="27">
    <w:abstractNumId w:val="5"/>
  </w:num>
  <w:num w:numId="28">
    <w:abstractNumId w:val="3"/>
  </w:num>
  <w:num w:numId="29">
    <w:abstractNumId w:val="18"/>
  </w:num>
  <w:num w:numId="30">
    <w:abstractNumId w:val="10"/>
  </w:num>
  <w:num w:numId="31">
    <w:abstractNumId w:val="20"/>
  </w:num>
  <w:num w:numId="32">
    <w:abstractNumId w:val="0"/>
  </w:num>
  <w:num w:numId="33">
    <w:abstractNumId w:val="34"/>
  </w:num>
  <w:num w:numId="34">
    <w:abstractNumId w:val="16"/>
  </w:num>
  <w:num w:numId="35">
    <w:abstractNumId w:val="9"/>
  </w:num>
  <w:num w:numId="36">
    <w:abstractNumId w:val="28"/>
  </w:num>
  <w:num w:numId="37">
    <w:abstractNumId w:val="11"/>
  </w:num>
  <w:num w:numId="38">
    <w:abstractNumId w:val="31"/>
  </w:num>
  <w:num w:numId="3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kinson, Michael">
    <w15:presenceInfo w15:providerId="AD" w15:userId="S-1-5-21-505881439-82067924-1220176271-529290"/>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17"/>
    <w:rsid w:val="00030823"/>
    <w:rsid w:val="000375EE"/>
    <w:rsid w:val="00041C9D"/>
    <w:rsid w:val="000A3246"/>
    <w:rsid w:val="000A6DEA"/>
    <w:rsid w:val="000C438C"/>
    <w:rsid w:val="000E0B0F"/>
    <w:rsid w:val="0010446A"/>
    <w:rsid w:val="00107289"/>
    <w:rsid w:val="00154D6E"/>
    <w:rsid w:val="00161527"/>
    <w:rsid w:val="001663E2"/>
    <w:rsid w:val="00184FA9"/>
    <w:rsid w:val="001A556C"/>
    <w:rsid w:val="001C0B88"/>
    <w:rsid w:val="001F0EAE"/>
    <w:rsid w:val="00202F72"/>
    <w:rsid w:val="00242F2A"/>
    <w:rsid w:val="00273B89"/>
    <w:rsid w:val="00296744"/>
    <w:rsid w:val="002C38EE"/>
    <w:rsid w:val="002D1F32"/>
    <w:rsid w:val="002D4200"/>
    <w:rsid w:val="00303CCE"/>
    <w:rsid w:val="00305A0F"/>
    <w:rsid w:val="003069FE"/>
    <w:rsid w:val="00311AAA"/>
    <w:rsid w:val="00320350"/>
    <w:rsid w:val="003615C9"/>
    <w:rsid w:val="00367C85"/>
    <w:rsid w:val="0037460D"/>
    <w:rsid w:val="003869AE"/>
    <w:rsid w:val="003E2BFD"/>
    <w:rsid w:val="004004F8"/>
    <w:rsid w:val="00416C0B"/>
    <w:rsid w:val="00476F0C"/>
    <w:rsid w:val="004915B5"/>
    <w:rsid w:val="00496DC8"/>
    <w:rsid w:val="004A3AD2"/>
    <w:rsid w:val="004A40F7"/>
    <w:rsid w:val="004B4570"/>
    <w:rsid w:val="00511649"/>
    <w:rsid w:val="005177E2"/>
    <w:rsid w:val="00525AE4"/>
    <w:rsid w:val="005348B1"/>
    <w:rsid w:val="00563FBC"/>
    <w:rsid w:val="005814DB"/>
    <w:rsid w:val="005B6F86"/>
    <w:rsid w:val="005F32BC"/>
    <w:rsid w:val="005F6DF4"/>
    <w:rsid w:val="00613E33"/>
    <w:rsid w:val="00643F95"/>
    <w:rsid w:val="00666820"/>
    <w:rsid w:val="006762B7"/>
    <w:rsid w:val="00685D5A"/>
    <w:rsid w:val="00691758"/>
    <w:rsid w:val="006A660A"/>
    <w:rsid w:val="006C201A"/>
    <w:rsid w:val="006F040D"/>
    <w:rsid w:val="00703A3F"/>
    <w:rsid w:val="0072339C"/>
    <w:rsid w:val="007346A9"/>
    <w:rsid w:val="0075260E"/>
    <w:rsid w:val="00771DD8"/>
    <w:rsid w:val="00780FD5"/>
    <w:rsid w:val="00783A43"/>
    <w:rsid w:val="00790600"/>
    <w:rsid w:val="00795313"/>
    <w:rsid w:val="007B302F"/>
    <w:rsid w:val="007B709A"/>
    <w:rsid w:val="007D10B6"/>
    <w:rsid w:val="007F6A71"/>
    <w:rsid w:val="00801875"/>
    <w:rsid w:val="00811F08"/>
    <w:rsid w:val="00824355"/>
    <w:rsid w:val="00841D54"/>
    <w:rsid w:val="008642E9"/>
    <w:rsid w:val="00872C1C"/>
    <w:rsid w:val="0088164D"/>
    <w:rsid w:val="008A74AE"/>
    <w:rsid w:val="008B4568"/>
    <w:rsid w:val="008E0033"/>
    <w:rsid w:val="008F3761"/>
    <w:rsid w:val="00952F9C"/>
    <w:rsid w:val="0096279B"/>
    <w:rsid w:val="00965D7B"/>
    <w:rsid w:val="00986868"/>
    <w:rsid w:val="009B6DAE"/>
    <w:rsid w:val="009C65E6"/>
    <w:rsid w:val="00A1302D"/>
    <w:rsid w:val="00A5306E"/>
    <w:rsid w:val="00A672A9"/>
    <w:rsid w:val="00A8564F"/>
    <w:rsid w:val="00A901E0"/>
    <w:rsid w:val="00AA6C5A"/>
    <w:rsid w:val="00AB61A2"/>
    <w:rsid w:val="00B10156"/>
    <w:rsid w:val="00B37856"/>
    <w:rsid w:val="00B634B3"/>
    <w:rsid w:val="00BA1111"/>
    <w:rsid w:val="00BB37D1"/>
    <w:rsid w:val="00BC4D50"/>
    <w:rsid w:val="00BE049F"/>
    <w:rsid w:val="00C052B0"/>
    <w:rsid w:val="00C10800"/>
    <w:rsid w:val="00C740C5"/>
    <w:rsid w:val="00C74817"/>
    <w:rsid w:val="00C850EC"/>
    <w:rsid w:val="00CA1657"/>
    <w:rsid w:val="00CD65D6"/>
    <w:rsid w:val="00CF0EDF"/>
    <w:rsid w:val="00CF5A38"/>
    <w:rsid w:val="00CF7661"/>
    <w:rsid w:val="00D66FD1"/>
    <w:rsid w:val="00D80CDB"/>
    <w:rsid w:val="00D94FFE"/>
    <w:rsid w:val="00DB6C1D"/>
    <w:rsid w:val="00DC288F"/>
    <w:rsid w:val="00DC5E27"/>
    <w:rsid w:val="00E007A8"/>
    <w:rsid w:val="00E10E96"/>
    <w:rsid w:val="00E21FF0"/>
    <w:rsid w:val="00E26CE3"/>
    <w:rsid w:val="00E357D9"/>
    <w:rsid w:val="00E36088"/>
    <w:rsid w:val="00E95B8D"/>
    <w:rsid w:val="00E975E9"/>
    <w:rsid w:val="00EA1DB7"/>
    <w:rsid w:val="00EB7F16"/>
    <w:rsid w:val="00F01F5E"/>
    <w:rsid w:val="00F2376F"/>
    <w:rsid w:val="00F321A3"/>
    <w:rsid w:val="00F95330"/>
    <w:rsid w:val="00FB58A8"/>
    <w:rsid w:val="00FC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872"/>
    <w:rsid w:val="008B37A7"/>
    <w:rsid w:val="00CF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58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13</Pages>
  <Words>3172</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Sinkinson, Michael</cp:lastModifiedBy>
  <cp:revision>23</cp:revision>
  <dcterms:created xsi:type="dcterms:W3CDTF">2017-10-09T19:09:00Z</dcterms:created>
  <dcterms:modified xsi:type="dcterms:W3CDTF">2017-10-11T20:36:00Z</dcterms:modified>
</cp:coreProperties>
</file>