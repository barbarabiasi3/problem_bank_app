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3CC284" w14:textId="77777777" w:rsidR="006C201A" w:rsidRPr="00FA7290" w:rsidRDefault="006C201A" w:rsidP="006C201A">
      <w:pPr>
        <w:spacing w:line="240" w:lineRule="auto"/>
        <w:jc w:val="center"/>
        <w:rPr>
          <w:rFonts w:ascii="Times New Roman" w:hAnsi="Times New Roman" w:cs="Times New Roman"/>
        </w:rPr>
      </w:pPr>
      <w:r w:rsidRPr="00FA7290">
        <w:rPr>
          <w:rFonts w:ascii="Times New Roman" w:hAnsi="Times New Roman" w:cs="Times New Roman"/>
        </w:rPr>
        <w:t>FINAL EXAM</w:t>
      </w:r>
    </w:p>
    <w:p w14:paraId="4D5BC8A6" w14:textId="4C4AA26B" w:rsidR="006C201A" w:rsidRPr="00FA7290" w:rsidRDefault="00965709" w:rsidP="006C201A">
      <w:pPr>
        <w:spacing w:line="240" w:lineRule="auto"/>
        <w:jc w:val="center"/>
        <w:rPr>
          <w:rFonts w:ascii="Times New Roman" w:hAnsi="Times New Roman" w:cs="Times New Roman"/>
        </w:rPr>
      </w:pPr>
      <w:r w:rsidRPr="00FA7290">
        <w:rPr>
          <w:rFonts w:ascii="Times New Roman" w:hAnsi="Times New Roman" w:cs="Times New Roman"/>
        </w:rPr>
        <w:t>Fall 2018</w:t>
      </w:r>
    </w:p>
    <w:p w14:paraId="33FEFEB9" w14:textId="77777777" w:rsidR="006C201A" w:rsidRPr="00FA7290" w:rsidRDefault="006C201A" w:rsidP="006C201A">
      <w:pPr>
        <w:spacing w:line="240" w:lineRule="auto"/>
        <w:jc w:val="center"/>
        <w:rPr>
          <w:rFonts w:ascii="Times New Roman" w:hAnsi="Times New Roman" w:cs="Times New Roman"/>
        </w:rPr>
      </w:pPr>
    </w:p>
    <w:p w14:paraId="587EBE98" w14:textId="77777777" w:rsidR="006C201A" w:rsidRPr="00FA7290" w:rsidRDefault="006C201A" w:rsidP="006C201A">
      <w:pPr>
        <w:pStyle w:val="ListParagraph"/>
        <w:spacing w:line="240" w:lineRule="auto"/>
        <w:rPr>
          <w:rFonts w:ascii="Times New Roman" w:hAnsi="Times New Roman" w:cs="Times New Roman"/>
        </w:rPr>
      </w:pPr>
    </w:p>
    <w:p w14:paraId="3D49941A"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This is a closed-book exam.</w:t>
      </w:r>
    </w:p>
    <w:p w14:paraId="4AC38F92"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B67C3FB"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Students whose native language is not English may use a dictionary if they wish.</w:t>
      </w:r>
    </w:p>
    <w:p w14:paraId="66D65C42"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89E3548"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Please check that you have </w:t>
      </w:r>
      <w:r>
        <w:rPr>
          <w:rFonts w:ascii="Times New Roman" w:hAnsi="Times New Roman" w:cs="Times New Roman"/>
          <w:u w:val="single"/>
        </w:rPr>
        <w:t>7</w:t>
      </w:r>
      <w:r w:rsidRPr="00780FA2">
        <w:rPr>
          <w:rFonts w:ascii="Times New Roman" w:hAnsi="Times New Roman" w:cs="Times New Roman"/>
          <w:u w:val="single"/>
        </w:rPr>
        <w:t xml:space="preserve"> pages</w:t>
      </w:r>
      <w:r w:rsidRPr="00780FA2">
        <w:rPr>
          <w:rFonts w:ascii="Times New Roman" w:hAnsi="Times New Roman" w:cs="Times New Roman"/>
        </w:rPr>
        <w:t xml:space="preserve"> in your copy of the exam.</w:t>
      </w:r>
    </w:p>
    <w:p w14:paraId="786ED4CF"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4EE6F83E"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There are </w:t>
      </w:r>
      <w:r w:rsidRPr="00780FA2">
        <w:rPr>
          <w:rFonts w:ascii="Times New Roman" w:hAnsi="Times New Roman" w:cs="Times New Roman"/>
          <w:u w:val="single"/>
        </w:rPr>
        <w:t>180 points</w:t>
      </w:r>
      <w:r w:rsidRPr="00780FA2">
        <w:rPr>
          <w:rFonts w:ascii="Times New Roman" w:hAnsi="Times New Roman" w:cs="Times New Roman"/>
        </w:rPr>
        <w:t xml:space="preserve"> in the exam. You also have </w:t>
      </w:r>
      <w:r w:rsidRPr="00780FA2">
        <w:rPr>
          <w:rFonts w:ascii="Times New Roman" w:hAnsi="Times New Roman" w:cs="Times New Roman"/>
          <w:u w:val="single"/>
        </w:rPr>
        <w:t>180 minutes</w:t>
      </w:r>
      <w:r w:rsidRPr="00780FA2">
        <w:rPr>
          <w:rFonts w:ascii="Times New Roman" w:hAnsi="Times New Roman" w:cs="Times New Roman"/>
        </w:rPr>
        <w:t xml:space="preserve">. </w:t>
      </w:r>
    </w:p>
    <w:p w14:paraId="0DCE43DC"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3D0E0086"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b/>
          <w:u w:val="single"/>
        </w:rPr>
        <w:t>Please put the first section, covering the shorter questions, in one book and the longer questions in a second book. Label all books</w:t>
      </w:r>
      <w:r w:rsidRPr="00780FA2">
        <w:rPr>
          <w:rFonts w:ascii="Times New Roman" w:hAnsi="Times New Roman" w:cs="Times New Roman"/>
        </w:rPr>
        <w:t>.</w:t>
      </w:r>
    </w:p>
    <w:p w14:paraId="5D36F7F5"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20D365B2"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Remember to put your name on all books.</w:t>
      </w:r>
    </w:p>
    <w:p w14:paraId="68F12285"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05C645C0"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Do not be concerned if your answers are not whole numbers.</w:t>
      </w:r>
    </w:p>
    <w:p w14:paraId="226E8CC7" w14:textId="77777777" w:rsidR="0012764B" w:rsidRPr="00780FA2" w:rsidRDefault="0012764B" w:rsidP="0012764B">
      <w:pPr>
        <w:pStyle w:val="ListParagraph"/>
        <w:spacing w:before="100" w:beforeAutospacing="1" w:after="100" w:afterAutospacing="1" w:line="240" w:lineRule="auto"/>
        <w:rPr>
          <w:rFonts w:ascii="Times New Roman" w:hAnsi="Times New Roman" w:cs="Times New Roman"/>
        </w:rPr>
      </w:pPr>
    </w:p>
    <w:p w14:paraId="061B6059"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You </w:t>
      </w:r>
      <w:r w:rsidRPr="00F237F8">
        <w:rPr>
          <w:rFonts w:ascii="Times New Roman" w:hAnsi="Times New Roman" w:cs="Times New Roman"/>
          <w:u w:val="single"/>
        </w:rPr>
        <w:t>cannot</w:t>
      </w:r>
      <w:r w:rsidRPr="00780FA2">
        <w:rPr>
          <w:rFonts w:ascii="Times New Roman" w:hAnsi="Times New Roman" w:cs="Times New Roman"/>
        </w:rPr>
        <w:t xml:space="preserve"> use your phone as a calculator. Simple calculators will be provided by AASL office, and are sufficient for completing all calculations in the exam. </w:t>
      </w:r>
      <w:r w:rsidRPr="00780FA2">
        <w:rPr>
          <w:rFonts w:ascii="Times New Roman" w:hAnsi="Times New Roman" w:cs="Times New Roman"/>
        </w:rPr>
        <w:br/>
      </w:r>
    </w:p>
    <w:p w14:paraId="634BF6B2" w14:textId="77777777" w:rsidR="0012764B" w:rsidRPr="00780FA2" w:rsidRDefault="0012764B" w:rsidP="0012764B">
      <w:pPr>
        <w:pStyle w:val="ListParagraph"/>
        <w:numPr>
          <w:ilvl w:val="0"/>
          <w:numId w:val="3"/>
        </w:numPr>
        <w:spacing w:before="100" w:beforeAutospacing="1" w:after="100" w:afterAutospacing="1" w:line="240" w:lineRule="auto"/>
        <w:rPr>
          <w:rFonts w:ascii="Times New Roman" w:hAnsi="Times New Roman" w:cs="Times New Roman"/>
        </w:rPr>
      </w:pPr>
      <w:r w:rsidRPr="00780FA2">
        <w:rPr>
          <w:rFonts w:ascii="Times New Roman" w:hAnsi="Times New Roman" w:cs="Times New Roman"/>
        </w:rPr>
        <w:t xml:space="preserve">If your answer is a number put a box around it. Example: </w:t>
      </w:r>
      <w:r w:rsidRPr="00780FA2">
        <w:rPr>
          <w:rFonts w:ascii="Times New Roman" w:hAnsi="Times New Roman" w:cs="Times New Roman"/>
          <w:bdr w:val="single" w:sz="4" w:space="0" w:color="auto"/>
        </w:rPr>
        <w:t xml:space="preserve"> P=$436, Q=35,465 . </w:t>
      </w:r>
    </w:p>
    <w:p w14:paraId="53BBEECB" w14:textId="77777777" w:rsidR="003E2BFD" w:rsidRPr="00FA7290" w:rsidRDefault="003E2BFD">
      <w:pPr>
        <w:spacing w:after="160" w:line="259" w:lineRule="auto"/>
        <w:rPr>
          <w:rFonts w:ascii="Times New Roman" w:eastAsia="Times New Roman" w:hAnsi="Times New Roman" w:cs="Times New Roman"/>
          <w:b/>
          <w:bCs/>
          <w:u w:val="single" w:color="000000"/>
        </w:rPr>
      </w:pPr>
      <w:r w:rsidRPr="00FA7290">
        <w:rPr>
          <w:rFonts w:ascii="Times New Roman" w:hAnsi="Times New Roman" w:cs="Times New Roman"/>
          <w:u w:val="single" w:color="000000"/>
        </w:rPr>
        <w:br w:type="page"/>
      </w:r>
    </w:p>
    <w:p w14:paraId="5CD723EC" w14:textId="2F89F83C" w:rsidR="00DC288F" w:rsidRPr="00FA7290" w:rsidRDefault="00DC288F" w:rsidP="003E2BFD">
      <w:pPr>
        <w:pStyle w:val="Heading1"/>
        <w:ind w:firstLine="0"/>
        <w:rPr>
          <w:rFonts w:cs="Times New Roman"/>
          <w:sz w:val="22"/>
          <w:szCs w:val="22"/>
          <w:u w:val="single" w:color="000000"/>
        </w:rPr>
      </w:pPr>
      <w:r w:rsidRPr="00FA7290">
        <w:rPr>
          <w:rFonts w:cs="Times New Roman"/>
          <w:sz w:val="22"/>
          <w:szCs w:val="22"/>
          <w:u w:val="single" w:color="000000"/>
        </w:rPr>
        <w:lastRenderedPageBreak/>
        <w:t>Section</w:t>
      </w:r>
      <w:r w:rsidRPr="00FA7290">
        <w:rPr>
          <w:rFonts w:cs="Times New Roman"/>
          <w:spacing w:val="21"/>
          <w:sz w:val="22"/>
          <w:szCs w:val="22"/>
          <w:u w:val="single" w:color="000000"/>
        </w:rPr>
        <w:t xml:space="preserve"> </w:t>
      </w:r>
      <w:r w:rsidRPr="00FA7290">
        <w:rPr>
          <w:rFonts w:cs="Times New Roman"/>
          <w:sz w:val="22"/>
          <w:szCs w:val="22"/>
          <w:u w:val="single" w:color="000000"/>
        </w:rPr>
        <w:t>I:</w:t>
      </w:r>
      <w:r w:rsidRPr="00FA7290">
        <w:rPr>
          <w:rFonts w:cs="Times New Roman"/>
          <w:spacing w:val="20"/>
          <w:sz w:val="22"/>
          <w:szCs w:val="22"/>
          <w:u w:val="single" w:color="000000"/>
        </w:rPr>
        <w:t xml:space="preserve"> </w:t>
      </w:r>
      <w:r w:rsidRPr="00FA7290">
        <w:rPr>
          <w:rFonts w:cs="Times New Roman"/>
          <w:sz w:val="22"/>
          <w:szCs w:val="22"/>
          <w:u w:val="single" w:color="000000"/>
        </w:rPr>
        <w:t>Short</w:t>
      </w:r>
      <w:r w:rsidRPr="00FA7290">
        <w:rPr>
          <w:rFonts w:cs="Times New Roman"/>
          <w:spacing w:val="21"/>
          <w:sz w:val="22"/>
          <w:szCs w:val="22"/>
          <w:u w:val="single" w:color="000000"/>
        </w:rPr>
        <w:t xml:space="preserve"> </w:t>
      </w:r>
      <w:r w:rsidRPr="00FA7290">
        <w:rPr>
          <w:rFonts w:cs="Times New Roman"/>
          <w:sz w:val="22"/>
          <w:szCs w:val="22"/>
          <w:u w:val="single" w:color="000000"/>
        </w:rPr>
        <w:t>Questions</w:t>
      </w:r>
      <w:r w:rsidR="00FA7290" w:rsidRPr="00FA7290">
        <w:rPr>
          <w:rFonts w:cs="Times New Roman"/>
          <w:sz w:val="22"/>
          <w:szCs w:val="22"/>
          <w:u w:val="single" w:color="000000"/>
        </w:rPr>
        <w:t xml:space="preserve"> [70</w:t>
      </w:r>
      <w:r w:rsidR="00CF0EDF" w:rsidRPr="00FA7290">
        <w:rPr>
          <w:rFonts w:cs="Times New Roman"/>
          <w:sz w:val="22"/>
          <w:szCs w:val="22"/>
          <w:u w:val="single" w:color="000000"/>
        </w:rPr>
        <w:t xml:space="preserve"> points]</w:t>
      </w:r>
    </w:p>
    <w:p w14:paraId="4489EC2D" w14:textId="77777777" w:rsidR="00DC288F" w:rsidRPr="00FA7290" w:rsidRDefault="00DC288F" w:rsidP="00DC288F">
      <w:pPr>
        <w:pStyle w:val="BodyText"/>
        <w:spacing w:before="77"/>
        <w:ind w:left="152"/>
        <w:rPr>
          <w:rFonts w:cs="Times New Roman"/>
          <w:sz w:val="22"/>
          <w:szCs w:val="22"/>
        </w:rPr>
      </w:pPr>
      <w:r w:rsidRPr="00FA7290">
        <w:rPr>
          <w:rFonts w:cs="Times New Roman"/>
          <w:sz w:val="22"/>
          <w:szCs w:val="22"/>
        </w:rPr>
        <w:t>Please</w:t>
      </w:r>
      <w:r w:rsidRPr="00FA7290">
        <w:rPr>
          <w:rFonts w:cs="Times New Roman"/>
          <w:spacing w:val="18"/>
          <w:sz w:val="22"/>
          <w:szCs w:val="22"/>
        </w:rPr>
        <w:t xml:space="preserve"> </w:t>
      </w:r>
      <w:r w:rsidRPr="00FA7290">
        <w:rPr>
          <w:rFonts w:cs="Times New Roman"/>
          <w:sz w:val="22"/>
          <w:szCs w:val="22"/>
        </w:rPr>
        <w:t>be</w:t>
      </w:r>
      <w:r w:rsidRPr="00FA7290">
        <w:rPr>
          <w:rFonts w:cs="Times New Roman"/>
          <w:spacing w:val="18"/>
          <w:sz w:val="22"/>
          <w:szCs w:val="22"/>
        </w:rPr>
        <w:t xml:space="preserve"> </w:t>
      </w:r>
      <w:r w:rsidRPr="00FA7290">
        <w:rPr>
          <w:rFonts w:cs="Times New Roman"/>
          <w:sz w:val="22"/>
          <w:szCs w:val="22"/>
        </w:rPr>
        <w:t>concise.</w:t>
      </w:r>
      <w:r w:rsidRPr="00FA7290">
        <w:rPr>
          <w:rFonts w:cs="Times New Roman"/>
          <w:spacing w:val="17"/>
          <w:sz w:val="22"/>
          <w:szCs w:val="22"/>
        </w:rPr>
        <w:t xml:space="preserve"> </w:t>
      </w:r>
      <w:r w:rsidRPr="00FA7290">
        <w:rPr>
          <w:rFonts w:cs="Times New Roman"/>
          <w:sz w:val="22"/>
          <w:szCs w:val="22"/>
        </w:rPr>
        <w:t>None</w:t>
      </w:r>
      <w:r w:rsidRPr="00FA7290">
        <w:rPr>
          <w:rFonts w:cs="Times New Roman"/>
          <w:spacing w:val="18"/>
          <w:sz w:val="22"/>
          <w:szCs w:val="22"/>
        </w:rPr>
        <w:t xml:space="preserve"> </w:t>
      </w:r>
      <w:r w:rsidRPr="00FA7290">
        <w:rPr>
          <w:rFonts w:cs="Times New Roman"/>
          <w:sz w:val="22"/>
          <w:szCs w:val="22"/>
        </w:rPr>
        <w:t>of</w:t>
      </w:r>
      <w:r w:rsidRPr="00FA7290">
        <w:rPr>
          <w:rFonts w:cs="Times New Roman"/>
          <w:spacing w:val="16"/>
          <w:sz w:val="22"/>
          <w:szCs w:val="22"/>
        </w:rPr>
        <w:t xml:space="preserve"> </w:t>
      </w:r>
      <w:r w:rsidRPr="00FA7290">
        <w:rPr>
          <w:rFonts w:cs="Times New Roman"/>
          <w:sz w:val="22"/>
          <w:szCs w:val="22"/>
        </w:rPr>
        <w:t>the</w:t>
      </w:r>
      <w:r w:rsidRPr="00FA7290">
        <w:rPr>
          <w:rFonts w:cs="Times New Roman"/>
          <w:spacing w:val="19"/>
          <w:sz w:val="22"/>
          <w:szCs w:val="22"/>
        </w:rPr>
        <w:t xml:space="preserve"> </w:t>
      </w:r>
      <w:r w:rsidRPr="00FA7290">
        <w:rPr>
          <w:rFonts w:cs="Times New Roman"/>
          <w:sz w:val="22"/>
          <w:szCs w:val="22"/>
        </w:rPr>
        <w:t>answers</w:t>
      </w:r>
      <w:r w:rsidRPr="00FA7290">
        <w:rPr>
          <w:rFonts w:cs="Times New Roman"/>
          <w:spacing w:val="18"/>
          <w:sz w:val="22"/>
          <w:szCs w:val="22"/>
        </w:rPr>
        <w:t xml:space="preserve"> </w:t>
      </w:r>
      <w:r w:rsidRPr="00FA7290">
        <w:rPr>
          <w:rFonts w:cs="Times New Roman"/>
          <w:sz w:val="22"/>
          <w:szCs w:val="22"/>
        </w:rPr>
        <w:t>require</w:t>
      </w:r>
      <w:r w:rsidRPr="00FA7290">
        <w:rPr>
          <w:rFonts w:cs="Times New Roman"/>
          <w:spacing w:val="18"/>
          <w:sz w:val="22"/>
          <w:szCs w:val="22"/>
        </w:rPr>
        <w:t xml:space="preserve"> </w:t>
      </w:r>
      <w:r w:rsidRPr="00FA7290">
        <w:rPr>
          <w:rFonts w:cs="Times New Roman"/>
          <w:sz w:val="22"/>
          <w:szCs w:val="22"/>
        </w:rPr>
        <w:t>more</w:t>
      </w:r>
      <w:r w:rsidRPr="00FA7290">
        <w:rPr>
          <w:rFonts w:cs="Times New Roman"/>
          <w:spacing w:val="15"/>
          <w:sz w:val="22"/>
          <w:szCs w:val="22"/>
        </w:rPr>
        <w:t xml:space="preserve"> </w:t>
      </w:r>
      <w:r w:rsidRPr="00FA7290">
        <w:rPr>
          <w:rFonts w:cs="Times New Roman"/>
          <w:sz w:val="22"/>
          <w:szCs w:val="22"/>
        </w:rPr>
        <w:t>than</w:t>
      </w:r>
      <w:r w:rsidRPr="00FA7290">
        <w:rPr>
          <w:rFonts w:cs="Times New Roman"/>
          <w:spacing w:val="18"/>
          <w:sz w:val="22"/>
          <w:szCs w:val="22"/>
        </w:rPr>
        <w:t xml:space="preserve"> </w:t>
      </w:r>
      <w:r w:rsidRPr="00FA7290">
        <w:rPr>
          <w:rFonts w:cs="Times New Roman"/>
          <w:sz w:val="22"/>
          <w:szCs w:val="22"/>
        </w:rPr>
        <w:t>a</w:t>
      </w:r>
      <w:r w:rsidRPr="00FA7290">
        <w:rPr>
          <w:rFonts w:cs="Times New Roman"/>
          <w:spacing w:val="18"/>
          <w:sz w:val="22"/>
          <w:szCs w:val="22"/>
        </w:rPr>
        <w:t xml:space="preserve"> </w:t>
      </w:r>
      <w:r w:rsidRPr="00FA7290">
        <w:rPr>
          <w:rFonts w:cs="Times New Roman"/>
          <w:sz w:val="22"/>
          <w:szCs w:val="22"/>
        </w:rPr>
        <w:t>brief</w:t>
      </w:r>
      <w:r w:rsidRPr="00FA7290">
        <w:rPr>
          <w:rFonts w:cs="Times New Roman"/>
          <w:spacing w:val="19"/>
          <w:sz w:val="22"/>
          <w:szCs w:val="22"/>
        </w:rPr>
        <w:t xml:space="preserve"> </w:t>
      </w:r>
      <w:r w:rsidRPr="00FA7290">
        <w:rPr>
          <w:rFonts w:cs="Times New Roman"/>
          <w:sz w:val="22"/>
          <w:szCs w:val="22"/>
        </w:rPr>
        <w:t>paragraph.</w:t>
      </w:r>
    </w:p>
    <w:p w14:paraId="7A365336" w14:textId="77777777" w:rsidR="00DC288F" w:rsidRPr="00FA7290" w:rsidRDefault="00DC288F" w:rsidP="00DC288F">
      <w:pPr>
        <w:spacing w:before="8"/>
        <w:rPr>
          <w:rFonts w:ascii="Times New Roman" w:eastAsia="Times New Roman" w:hAnsi="Times New Roman" w:cs="Times New Roman"/>
        </w:rPr>
      </w:pPr>
    </w:p>
    <w:p w14:paraId="3BBD49AF" w14:textId="2C6EB71A" w:rsidR="0078208A" w:rsidRPr="00FA7290"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78208A" w:rsidRPr="00FA7290">
        <w:rPr>
          <w:rFonts w:cs="Times New Roman"/>
          <w:sz w:val="22"/>
          <w:szCs w:val="22"/>
        </w:rPr>
        <w:t xml:space="preserve"> points] </w:t>
      </w:r>
      <w:r w:rsidR="00647A87" w:rsidRPr="00FA7290">
        <w:rPr>
          <w:rFonts w:cs="Times New Roman"/>
          <w:sz w:val="22"/>
          <w:szCs w:val="22"/>
        </w:rPr>
        <w:t xml:space="preserve">The Government of </w:t>
      </w:r>
      <w:r w:rsidR="00F1390C" w:rsidRPr="00FA7290">
        <w:rPr>
          <w:rFonts w:cs="Times New Roman"/>
          <w:sz w:val="22"/>
          <w:szCs w:val="22"/>
        </w:rPr>
        <w:t>Malawi</w:t>
      </w:r>
      <w:r w:rsidR="00647A87" w:rsidRPr="00FA7290">
        <w:rPr>
          <w:rFonts w:cs="Times New Roman"/>
          <w:sz w:val="22"/>
          <w:szCs w:val="22"/>
        </w:rPr>
        <w:t xml:space="preserve"> is planning to subsidize families that choose to take flu shots. Do you think this intervention would be beneficial or detrimental to society? Please provide a precise economic argument for your view.</w:t>
      </w:r>
    </w:p>
    <w:p w14:paraId="42593C26" w14:textId="77777777" w:rsidR="00647A87" w:rsidRPr="00FA7290" w:rsidRDefault="00647A87" w:rsidP="00647A87">
      <w:pPr>
        <w:pStyle w:val="BodyText"/>
        <w:tabs>
          <w:tab w:val="left" w:pos="513"/>
        </w:tabs>
        <w:spacing w:line="251" w:lineRule="auto"/>
        <w:ind w:right="382"/>
        <w:rPr>
          <w:rFonts w:cs="Times New Roman"/>
          <w:sz w:val="22"/>
          <w:szCs w:val="22"/>
        </w:rPr>
      </w:pPr>
    </w:p>
    <w:p w14:paraId="14474E0F" w14:textId="1B5E433C" w:rsidR="00647A87" w:rsidRDefault="00647A87" w:rsidP="00647A87">
      <w:pPr>
        <w:pStyle w:val="BodyText"/>
        <w:tabs>
          <w:tab w:val="left" w:pos="513"/>
        </w:tabs>
        <w:spacing w:line="251" w:lineRule="auto"/>
        <w:ind w:left="512" w:right="382"/>
        <w:rPr>
          <w:rFonts w:cs="Times New Roman"/>
          <w:color w:val="FF0000"/>
          <w:sz w:val="22"/>
          <w:szCs w:val="22"/>
        </w:rPr>
      </w:pPr>
      <w:r w:rsidRPr="00FA7290">
        <w:rPr>
          <w:rFonts w:cs="Times New Roman"/>
          <w:color w:val="FF0000"/>
          <w:sz w:val="22"/>
          <w:szCs w:val="22"/>
        </w:rPr>
        <w:t>Vaccines have positive externalities – this means people underestimate the benefit of a vaccine and therefore tend to under-consume. A subsidy can help alleviate this distortion.</w:t>
      </w:r>
    </w:p>
    <w:p w14:paraId="55F0A667" w14:textId="77777777" w:rsidR="00100B2F" w:rsidRDefault="00100B2F" w:rsidP="00647A87">
      <w:pPr>
        <w:pStyle w:val="BodyText"/>
        <w:tabs>
          <w:tab w:val="left" w:pos="513"/>
        </w:tabs>
        <w:spacing w:line="251" w:lineRule="auto"/>
        <w:ind w:left="512" w:right="382"/>
        <w:rPr>
          <w:rFonts w:cs="Times New Roman"/>
          <w:color w:val="FF0000"/>
          <w:sz w:val="22"/>
          <w:szCs w:val="22"/>
        </w:rPr>
      </w:pPr>
    </w:p>
    <w:p w14:paraId="0C2C940A" w14:textId="1125C7CD" w:rsidR="00100B2F" w:rsidRDefault="00100B2F" w:rsidP="00647A87">
      <w:pPr>
        <w:pStyle w:val="BodyText"/>
        <w:tabs>
          <w:tab w:val="left" w:pos="513"/>
        </w:tabs>
        <w:spacing w:line="251" w:lineRule="auto"/>
        <w:ind w:left="512" w:right="382"/>
        <w:rPr>
          <w:rFonts w:cs="Times New Roman"/>
          <w:color w:val="FF0000"/>
          <w:sz w:val="22"/>
          <w:szCs w:val="22"/>
        </w:rPr>
      </w:pPr>
      <w:r>
        <w:rPr>
          <w:rFonts w:cs="Times New Roman"/>
          <w:color w:val="FF0000"/>
          <w:sz w:val="22"/>
          <w:szCs w:val="22"/>
        </w:rPr>
        <w:t>5 points for noting positive externality leading to under-consumption</w:t>
      </w:r>
    </w:p>
    <w:p w14:paraId="1DD32CCB" w14:textId="38ADD2FF" w:rsidR="00100B2F" w:rsidRPr="00FA7290" w:rsidRDefault="00100B2F" w:rsidP="00647A87">
      <w:pPr>
        <w:pStyle w:val="BodyText"/>
        <w:tabs>
          <w:tab w:val="left" w:pos="513"/>
        </w:tabs>
        <w:spacing w:line="251" w:lineRule="auto"/>
        <w:ind w:left="512" w:right="382"/>
        <w:rPr>
          <w:rFonts w:cs="Times New Roman"/>
          <w:color w:val="FF0000"/>
          <w:sz w:val="22"/>
          <w:szCs w:val="22"/>
        </w:rPr>
      </w:pPr>
      <w:r>
        <w:rPr>
          <w:rFonts w:cs="Times New Roman"/>
          <w:color w:val="FF0000"/>
          <w:sz w:val="22"/>
          <w:szCs w:val="22"/>
        </w:rPr>
        <w:t>5 points for saying that subsidy can be beneficial</w:t>
      </w:r>
    </w:p>
    <w:p w14:paraId="4196697A" w14:textId="77777777" w:rsidR="00647A87" w:rsidRPr="00FA7290" w:rsidRDefault="00647A87" w:rsidP="000107A4">
      <w:pPr>
        <w:pStyle w:val="BodyText"/>
        <w:tabs>
          <w:tab w:val="left" w:pos="513"/>
        </w:tabs>
        <w:spacing w:line="251" w:lineRule="auto"/>
        <w:ind w:left="0" w:right="382"/>
        <w:rPr>
          <w:rFonts w:cs="Times New Roman"/>
          <w:color w:val="000000" w:themeColor="text1"/>
          <w:sz w:val="22"/>
          <w:szCs w:val="22"/>
        </w:rPr>
      </w:pPr>
    </w:p>
    <w:p w14:paraId="0B470B6A" w14:textId="1C9DCDDE" w:rsidR="007A35E9" w:rsidRPr="00FA7290" w:rsidRDefault="001B0C5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w:t>
      </w:r>
      <w:r w:rsidR="00FA7290" w:rsidRPr="00FA7290">
        <w:rPr>
          <w:rFonts w:cs="Times New Roman"/>
          <w:sz w:val="22"/>
          <w:szCs w:val="22"/>
        </w:rPr>
        <w:t>10 points</w:t>
      </w:r>
      <w:r w:rsidRPr="00FA7290">
        <w:rPr>
          <w:rFonts w:cs="Times New Roman"/>
          <w:sz w:val="22"/>
          <w:szCs w:val="22"/>
        </w:rPr>
        <w:t>] A</w:t>
      </w:r>
      <w:r w:rsidR="002407ED" w:rsidRPr="00FA7290">
        <w:rPr>
          <w:rFonts w:cs="Times New Roman"/>
          <w:sz w:val="22"/>
          <w:szCs w:val="22"/>
        </w:rPr>
        <w:t xml:space="preserve"> study by the Haas Avocado Board notes that</w:t>
      </w:r>
      <w:r w:rsidRPr="00FA7290">
        <w:rPr>
          <w:rFonts w:cs="Times New Roman"/>
          <w:sz w:val="22"/>
          <w:szCs w:val="22"/>
        </w:rPr>
        <w:t xml:space="preserve"> that there would likely be a 10% decrease in avocado crop because of an unusual heatwave in early July in California. The </w:t>
      </w:r>
      <w:r w:rsidR="002407ED" w:rsidRPr="00FA7290">
        <w:rPr>
          <w:rFonts w:cs="Times New Roman"/>
          <w:sz w:val="22"/>
          <w:szCs w:val="22"/>
        </w:rPr>
        <w:t>study further predicts</w:t>
      </w:r>
      <w:r w:rsidRPr="00FA7290">
        <w:rPr>
          <w:rFonts w:cs="Times New Roman"/>
          <w:sz w:val="22"/>
          <w:szCs w:val="22"/>
        </w:rPr>
        <w:t xml:space="preserve"> that this 10% decrease in supply would drive </w:t>
      </w:r>
      <w:r w:rsidR="007A35E9" w:rsidRPr="00FA7290">
        <w:rPr>
          <w:rFonts w:cs="Times New Roman"/>
          <w:sz w:val="22"/>
          <w:szCs w:val="22"/>
        </w:rPr>
        <w:t xml:space="preserve">avocado </w:t>
      </w:r>
      <w:r w:rsidRPr="00FA7290">
        <w:rPr>
          <w:rFonts w:cs="Times New Roman"/>
          <w:sz w:val="22"/>
          <w:szCs w:val="22"/>
        </w:rPr>
        <w:t>prices</w:t>
      </w:r>
      <w:r w:rsidR="007A35E9" w:rsidRPr="00FA7290">
        <w:rPr>
          <w:rFonts w:cs="Times New Roman"/>
          <w:sz w:val="22"/>
          <w:szCs w:val="22"/>
        </w:rPr>
        <w:t xml:space="preserve"> in the US</w:t>
      </w:r>
      <w:r w:rsidRPr="00FA7290">
        <w:rPr>
          <w:rFonts w:cs="Times New Roman"/>
          <w:sz w:val="22"/>
          <w:szCs w:val="22"/>
        </w:rPr>
        <w:t xml:space="preserve"> </w:t>
      </w:r>
      <w:r w:rsidR="007A35E9" w:rsidRPr="00FA7290">
        <w:rPr>
          <w:rFonts w:cs="Times New Roman"/>
          <w:sz w:val="22"/>
          <w:szCs w:val="22"/>
        </w:rPr>
        <w:t>up</w:t>
      </w:r>
      <w:r w:rsidRPr="00FA7290">
        <w:rPr>
          <w:rFonts w:cs="Times New Roman"/>
          <w:sz w:val="22"/>
          <w:szCs w:val="22"/>
        </w:rPr>
        <w:t xml:space="preserve"> by as much as 30%, a remarkab</w:t>
      </w:r>
      <w:r w:rsidR="002407ED" w:rsidRPr="00FA7290">
        <w:rPr>
          <w:rFonts w:cs="Times New Roman"/>
          <w:sz w:val="22"/>
          <w:szCs w:val="22"/>
        </w:rPr>
        <w:t xml:space="preserve">ly large impact. From reading this study, what can you infer </w:t>
      </w:r>
      <w:r w:rsidRPr="00FA7290">
        <w:rPr>
          <w:rFonts w:cs="Times New Roman"/>
          <w:sz w:val="22"/>
          <w:szCs w:val="22"/>
        </w:rPr>
        <w:t xml:space="preserve">about the elasticity of demand for avocado - do you think demand for avocado is likely to be elastic or inelastic? </w:t>
      </w:r>
      <w:r w:rsidR="007A35E9" w:rsidRPr="00FA7290">
        <w:rPr>
          <w:rFonts w:cs="Times New Roman"/>
          <w:sz w:val="22"/>
          <w:szCs w:val="22"/>
        </w:rPr>
        <w:t>Does this make sense intuitively? Why or why not?</w:t>
      </w:r>
    </w:p>
    <w:p w14:paraId="529D1315" w14:textId="716EBA3E" w:rsidR="001B0C50" w:rsidRPr="00FA7290" w:rsidRDefault="001B0C50" w:rsidP="007A35E9">
      <w:pPr>
        <w:pStyle w:val="BodyText"/>
        <w:tabs>
          <w:tab w:val="left" w:pos="513"/>
        </w:tabs>
        <w:spacing w:line="251" w:lineRule="auto"/>
        <w:ind w:left="512" w:right="382"/>
        <w:rPr>
          <w:rFonts w:cs="Times New Roman"/>
          <w:color w:val="FF0000"/>
          <w:sz w:val="22"/>
          <w:szCs w:val="22"/>
        </w:rPr>
      </w:pPr>
      <w:r w:rsidRPr="00FA7290">
        <w:rPr>
          <w:rFonts w:cs="Times New Roman"/>
          <w:sz w:val="22"/>
          <w:szCs w:val="22"/>
        </w:rPr>
        <w:br/>
      </w:r>
      <w:r w:rsidRPr="00FA7290">
        <w:rPr>
          <w:rFonts w:cs="Times New Roman"/>
          <w:color w:val="FF0000"/>
          <w:sz w:val="22"/>
          <w:szCs w:val="22"/>
        </w:rPr>
        <w:t xml:space="preserve">If a relatively small shift in the supply curve causes a big change in prices, this indicates that the demand curve must be quite steep. So you would expect demand for </w:t>
      </w:r>
      <w:r w:rsidR="007A35E9" w:rsidRPr="00FA7290">
        <w:rPr>
          <w:rFonts w:cs="Times New Roman"/>
          <w:color w:val="FF0000"/>
          <w:sz w:val="22"/>
          <w:szCs w:val="22"/>
        </w:rPr>
        <w:t>avocado</w:t>
      </w:r>
      <w:r w:rsidRPr="00FA7290">
        <w:rPr>
          <w:rFonts w:cs="Times New Roman"/>
          <w:color w:val="FF0000"/>
          <w:sz w:val="22"/>
          <w:szCs w:val="22"/>
        </w:rPr>
        <w:t xml:space="preserve"> to be inelastic.</w:t>
      </w:r>
    </w:p>
    <w:p w14:paraId="6EF1EBC9" w14:textId="62341C22" w:rsidR="001B0C50" w:rsidRPr="00FA7290" w:rsidRDefault="001B0C50" w:rsidP="001B0C50">
      <w:pPr>
        <w:pStyle w:val="BodyText"/>
        <w:tabs>
          <w:tab w:val="left" w:pos="513"/>
        </w:tabs>
        <w:spacing w:line="251" w:lineRule="auto"/>
        <w:ind w:left="512" w:right="382"/>
        <w:rPr>
          <w:rFonts w:cs="Times New Roman"/>
          <w:color w:val="FF0000"/>
          <w:sz w:val="22"/>
          <w:szCs w:val="22"/>
        </w:rPr>
      </w:pPr>
      <w:r w:rsidRPr="00FA7290">
        <w:rPr>
          <w:rFonts w:cs="Times New Roman"/>
          <w:color w:val="FF0000"/>
          <w:sz w:val="22"/>
          <w:szCs w:val="22"/>
        </w:rPr>
        <w:t>This</w:t>
      </w:r>
      <w:r w:rsidR="007A35E9" w:rsidRPr="00FA7290">
        <w:rPr>
          <w:rFonts w:cs="Times New Roman"/>
          <w:color w:val="FF0000"/>
          <w:sz w:val="22"/>
          <w:szCs w:val="22"/>
        </w:rPr>
        <w:t xml:space="preserve"> can make sense. Possible reasons: (i) T</w:t>
      </w:r>
      <w:r w:rsidRPr="00FA7290">
        <w:rPr>
          <w:rFonts w:cs="Times New Roman"/>
          <w:color w:val="FF0000"/>
          <w:sz w:val="22"/>
          <w:szCs w:val="22"/>
        </w:rPr>
        <w:t xml:space="preserve">he amount a household spends on </w:t>
      </w:r>
      <w:r w:rsidR="007A35E9" w:rsidRPr="00FA7290">
        <w:rPr>
          <w:rFonts w:cs="Times New Roman"/>
          <w:color w:val="FF0000"/>
          <w:sz w:val="22"/>
          <w:szCs w:val="22"/>
        </w:rPr>
        <w:t>avocado</w:t>
      </w:r>
      <w:r w:rsidRPr="00FA7290">
        <w:rPr>
          <w:rFonts w:cs="Times New Roman"/>
          <w:color w:val="FF0000"/>
          <w:sz w:val="22"/>
          <w:szCs w:val="22"/>
        </w:rPr>
        <w:t xml:space="preserve"> is likely very small</w:t>
      </w:r>
      <w:r w:rsidR="007A35E9" w:rsidRPr="00FA7290">
        <w:rPr>
          <w:rFonts w:cs="Times New Roman"/>
          <w:color w:val="FF0000"/>
          <w:sz w:val="22"/>
          <w:szCs w:val="22"/>
        </w:rPr>
        <w:t xml:space="preserve"> as a proportion of total budget</w:t>
      </w:r>
      <w:r w:rsidRPr="00FA7290">
        <w:rPr>
          <w:rFonts w:cs="Times New Roman"/>
          <w:color w:val="FF0000"/>
          <w:sz w:val="22"/>
          <w:szCs w:val="22"/>
        </w:rPr>
        <w:t xml:space="preserve"> and so you can expect that people aren’t very price sensitive.</w:t>
      </w:r>
      <w:r w:rsidR="007A35E9" w:rsidRPr="00FA7290">
        <w:rPr>
          <w:rFonts w:cs="Times New Roman"/>
          <w:color w:val="FF0000"/>
          <w:sz w:val="22"/>
          <w:szCs w:val="22"/>
        </w:rPr>
        <w:t xml:space="preserve"> (ii) Very important ingredient for many restaurants because there aren’t good </w:t>
      </w:r>
      <w:r w:rsidR="00B72148" w:rsidRPr="00FA7290">
        <w:rPr>
          <w:rFonts w:cs="Times New Roman"/>
          <w:color w:val="FF0000"/>
          <w:sz w:val="22"/>
          <w:szCs w:val="22"/>
        </w:rPr>
        <w:t>substitutes</w:t>
      </w:r>
      <w:r w:rsidR="007A35E9" w:rsidRPr="00FA7290">
        <w:rPr>
          <w:rFonts w:cs="Times New Roman"/>
          <w:color w:val="FF0000"/>
          <w:sz w:val="22"/>
          <w:szCs w:val="22"/>
        </w:rPr>
        <w:t xml:space="preserve"> (because it is a very popular item) – so they are less price sensitive.</w:t>
      </w:r>
    </w:p>
    <w:p w14:paraId="51EF7215" w14:textId="77777777" w:rsidR="001B0C50" w:rsidRPr="00FA7290" w:rsidRDefault="001B0C50" w:rsidP="001B0C50">
      <w:pPr>
        <w:pStyle w:val="BodyText"/>
        <w:tabs>
          <w:tab w:val="left" w:pos="513"/>
        </w:tabs>
        <w:spacing w:line="251" w:lineRule="auto"/>
        <w:ind w:left="512" w:right="382"/>
        <w:rPr>
          <w:rFonts w:cs="Times New Roman"/>
          <w:color w:val="FF0000"/>
          <w:sz w:val="22"/>
          <w:szCs w:val="22"/>
        </w:rPr>
      </w:pPr>
    </w:p>
    <w:p w14:paraId="69F87767" w14:textId="77777777" w:rsidR="001B0C50" w:rsidRPr="00FA7290" w:rsidRDefault="001B0C50" w:rsidP="001B0C50">
      <w:pPr>
        <w:pStyle w:val="BodyText"/>
        <w:tabs>
          <w:tab w:val="left" w:pos="513"/>
        </w:tabs>
        <w:spacing w:line="251" w:lineRule="auto"/>
        <w:ind w:left="512" w:right="382"/>
        <w:rPr>
          <w:rFonts w:cs="Times New Roman"/>
          <w:color w:val="FF0000"/>
          <w:sz w:val="22"/>
          <w:szCs w:val="22"/>
        </w:rPr>
      </w:pPr>
      <w:r w:rsidRPr="00FA7290">
        <w:rPr>
          <w:rFonts w:cs="Times New Roman"/>
          <w:color w:val="FF0000"/>
          <w:sz w:val="22"/>
          <w:szCs w:val="22"/>
        </w:rPr>
        <w:t>5 points for noting that demand is steep or inelastic.</w:t>
      </w:r>
    </w:p>
    <w:p w14:paraId="4EC3B055" w14:textId="6198F4F2" w:rsidR="00B72148" w:rsidRDefault="001B0C50" w:rsidP="001B0C50">
      <w:pPr>
        <w:pStyle w:val="BodyText"/>
        <w:tabs>
          <w:tab w:val="left" w:pos="513"/>
        </w:tabs>
        <w:spacing w:line="251" w:lineRule="auto"/>
        <w:ind w:left="512" w:right="382"/>
        <w:rPr>
          <w:rFonts w:cs="Times New Roman"/>
          <w:color w:val="FF0000"/>
          <w:sz w:val="22"/>
          <w:szCs w:val="22"/>
        </w:rPr>
      </w:pPr>
      <w:r w:rsidRPr="00FA7290">
        <w:rPr>
          <w:rFonts w:cs="Times New Roman"/>
          <w:color w:val="FF0000"/>
          <w:sz w:val="22"/>
          <w:szCs w:val="22"/>
        </w:rPr>
        <w:t xml:space="preserve">5 points for reasoning </w:t>
      </w:r>
      <w:r w:rsidR="00B72148">
        <w:rPr>
          <w:rFonts w:cs="Times New Roman"/>
          <w:color w:val="FF0000"/>
          <w:sz w:val="22"/>
          <w:szCs w:val="22"/>
        </w:rPr>
        <w:t>at least one reason for why inelastic demand makes sense</w:t>
      </w:r>
    </w:p>
    <w:p w14:paraId="176DE3C2" w14:textId="77777777" w:rsidR="001B0C50" w:rsidRPr="00FA7290" w:rsidRDefault="001B0C50" w:rsidP="001B0C50">
      <w:pPr>
        <w:pStyle w:val="BodyText"/>
        <w:tabs>
          <w:tab w:val="left" w:pos="513"/>
        </w:tabs>
        <w:spacing w:line="251" w:lineRule="auto"/>
        <w:ind w:left="512" w:right="382"/>
        <w:rPr>
          <w:rFonts w:cs="Times New Roman"/>
          <w:color w:val="FF0000"/>
          <w:sz w:val="22"/>
          <w:szCs w:val="22"/>
        </w:rPr>
      </w:pPr>
    </w:p>
    <w:p w14:paraId="6C714B90" w14:textId="1CF91DF3" w:rsidR="001B0C50" w:rsidRPr="00FA7290" w:rsidRDefault="001B0C50" w:rsidP="000107A4">
      <w:pPr>
        <w:pStyle w:val="BodyText"/>
        <w:tabs>
          <w:tab w:val="left" w:pos="513"/>
        </w:tabs>
        <w:spacing w:line="251" w:lineRule="auto"/>
        <w:ind w:left="512" w:right="382"/>
        <w:rPr>
          <w:rFonts w:cs="Times New Roman"/>
          <w:color w:val="FF0000"/>
          <w:sz w:val="22"/>
          <w:szCs w:val="22"/>
        </w:rPr>
      </w:pPr>
      <w:r w:rsidRPr="00FA7290">
        <w:rPr>
          <w:rFonts w:cs="Times New Roman"/>
          <w:color w:val="FF0000"/>
          <w:sz w:val="22"/>
          <w:szCs w:val="22"/>
        </w:rPr>
        <w:t xml:space="preserve">If student says “demand is elastic” but gives a sound explanation, give points for the second part. For example, if student says, demand is elastic and this makes sense because </w:t>
      </w:r>
      <w:r w:rsidR="002407ED" w:rsidRPr="00FA7290">
        <w:rPr>
          <w:rFonts w:cs="Times New Roman"/>
          <w:color w:val="FF0000"/>
          <w:sz w:val="22"/>
          <w:szCs w:val="22"/>
        </w:rPr>
        <w:t>it is not a necessity.</w:t>
      </w:r>
    </w:p>
    <w:p w14:paraId="4BC1DAA9" w14:textId="77777777" w:rsidR="00303CCE" w:rsidRPr="00FA7290" w:rsidRDefault="00303CCE" w:rsidP="00E10E96">
      <w:pPr>
        <w:pStyle w:val="BodyText"/>
        <w:tabs>
          <w:tab w:val="left" w:pos="513"/>
        </w:tabs>
        <w:spacing w:line="251" w:lineRule="auto"/>
        <w:ind w:left="0" w:right="382"/>
        <w:rPr>
          <w:rFonts w:cs="Times New Roman"/>
          <w:sz w:val="22"/>
          <w:szCs w:val="22"/>
        </w:rPr>
      </w:pPr>
    </w:p>
    <w:p w14:paraId="1F74A715" w14:textId="77777777" w:rsidR="0081395D" w:rsidRPr="00FA7290" w:rsidRDefault="0081395D" w:rsidP="0081395D">
      <w:pPr>
        <w:pStyle w:val="BodyText"/>
        <w:tabs>
          <w:tab w:val="left" w:pos="513"/>
        </w:tabs>
        <w:spacing w:line="251" w:lineRule="auto"/>
        <w:ind w:left="512" w:right="382"/>
        <w:rPr>
          <w:rFonts w:cs="Times New Roman"/>
          <w:sz w:val="22"/>
          <w:szCs w:val="22"/>
        </w:rPr>
      </w:pPr>
    </w:p>
    <w:p w14:paraId="0060D015" w14:textId="6C709F2F" w:rsidR="00F1390C" w:rsidRPr="00FA7290" w:rsidRDefault="00E20D3B"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 xml:space="preserve"> </w:t>
      </w:r>
      <w:r w:rsidR="00476F0C" w:rsidRPr="00FA7290">
        <w:rPr>
          <w:rFonts w:cs="Times New Roman"/>
          <w:sz w:val="22"/>
          <w:szCs w:val="22"/>
        </w:rPr>
        <w:t>[</w:t>
      </w:r>
      <w:r w:rsidR="00FA7290" w:rsidRPr="00FA7290">
        <w:rPr>
          <w:rFonts w:cs="Times New Roman"/>
          <w:sz w:val="22"/>
          <w:szCs w:val="22"/>
        </w:rPr>
        <w:t>10 p</w:t>
      </w:r>
      <w:r w:rsidR="00476F0C" w:rsidRPr="00FA7290">
        <w:rPr>
          <w:rFonts w:cs="Times New Roman"/>
          <w:sz w:val="22"/>
          <w:szCs w:val="22"/>
        </w:rPr>
        <w:t xml:space="preserve">oints] </w:t>
      </w:r>
      <w:ins w:id="0" w:author="Jim Levinsohn" w:date="2014-10-12T11:59:00Z">
        <w:r w:rsidR="00F1390C" w:rsidRPr="00FA7290">
          <w:rPr>
            <w:rFonts w:cs="Times New Roman"/>
            <w:sz w:val="22"/>
            <w:szCs w:val="22"/>
          </w:rPr>
          <w:t>A branded drug is a pharmaceutical that is covered by a patent.  By law, only one firm can produce it</w:t>
        </w:r>
      </w:ins>
      <w:r w:rsidR="00B72148">
        <w:rPr>
          <w:rFonts w:cs="Times New Roman"/>
          <w:sz w:val="22"/>
          <w:szCs w:val="22"/>
        </w:rPr>
        <w:t>, for a given length of time</w:t>
      </w:r>
      <w:ins w:id="1" w:author="Jim Levinsohn" w:date="2014-10-12T11:59:00Z">
        <w:r w:rsidR="00F1390C" w:rsidRPr="00FA7290">
          <w:rPr>
            <w:rFonts w:cs="Times New Roman"/>
            <w:sz w:val="22"/>
            <w:szCs w:val="22"/>
          </w:rPr>
          <w:t xml:space="preserve">.  After </w:t>
        </w:r>
      </w:ins>
      <w:r w:rsidR="00B72148">
        <w:rPr>
          <w:rFonts w:cs="Times New Roman"/>
          <w:sz w:val="22"/>
          <w:szCs w:val="22"/>
        </w:rPr>
        <w:t>that time</w:t>
      </w:r>
      <w:ins w:id="2" w:author="Jim Levinsohn" w:date="2014-10-12T11:59:00Z">
        <w:r w:rsidR="00F1390C" w:rsidRPr="00FA7290">
          <w:rPr>
            <w:rFonts w:cs="Times New Roman"/>
            <w:sz w:val="22"/>
            <w:szCs w:val="22"/>
          </w:rPr>
          <w:t xml:space="preserve"> patents expire</w:t>
        </w:r>
      </w:ins>
      <w:r w:rsidR="00B72148">
        <w:rPr>
          <w:rFonts w:cs="Times New Roman"/>
          <w:sz w:val="22"/>
          <w:szCs w:val="22"/>
        </w:rPr>
        <w:t>,</w:t>
      </w:r>
      <w:ins w:id="3" w:author="Jim Levinsohn" w:date="2014-10-12T11:59:00Z">
        <w:r w:rsidR="00F1390C" w:rsidRPr="00FA7290">
          <w:rPr>
            <w:rFonts w:cs="Times New Roman"/>
            <w:sz w:val="22"/>
            <w:szCs w:val="22"/>
          </w:rPr>
          <w:t xml:space="preserve"> and when this happens</w:t>
        </w:r>
      </w:ins>
      <w:r w:rsidR="00B72148">
        <w:rPr>
          <w:rFonts w:cs="Times New Roman"/>
          <w:sz w:val="22"/>
          <w:szCs w:val="22"/>
        </w:rPr>
        <w:t>,</w:t>
      </w:r>
      <w:ins w:id="4" w:author="Jim Levinsohn" w:date="2014-10-12T11:59:00Z">
        <w:r w:rsidR="00F1390C" w:rsidRPr="00FA7290">
          <w:rPr>
            <w:rFonts w:cs="Times New Roman"/>
            <w:sz w:val="22"/>
            <w:szCs w:val="22"/>
          </w:rPr>
          <w:t xml:space="preserve"> a generic drug can enter the marketplace.  The generic drug is chemically identical and is typically priced well below the price of the branded drug.  It is common to observe that when a generic drug is introduced into the marketplace, the price of the branded (e.g. previously patented) drug increases.  Explain why this might happen</w:t>
        </w:r>
      </w:ins>
    </w:p>
    <w:p w14:paraId="6EAC19E1" w14:textId="77777777" w:rsidR="00F1390C" w:rsidRPr="00FA7290" w:rsidRDefault="00F1390C" w:rsidP="00F1390C">
      <w:pPr>
        <w:pStyle w:val="BodyText"/>
        <w:tabs>
          <w:tab w:val="left" w:pos="513"/>
        </w:tabs>
        <w:spacing w:line="251" w:lineRule="auto"/>
        <w:ind w:left="512" w:right="382"/>
        <w:rPr>
          <w:rFonts w:cs="Times New Roman"/>
          <w:sz w:val="22"/>
          <w:szCs w:val="22"/>
        </w:rPr>
      </w:pPr>
    </w:p>
    <w:p w14:paraId="0ACDD992" w14:textId="0DADAAE7" w:rsidR="00F1390C" w:rsidRDefault="00F1390C" w:rsidP="00F1390C">
      <w:pPr>
        <w:ind w:left="512"/>
        <w:rPr>
          <w:rFonts w:ascii="Times New Roman" w:hAnsi="Times New Roman" w:cs="Times New Roman"/>
          <w:color w:val="FF0000"/>
        </w:rPr>
      </w:pPr>
      <w:r w:rsidRPr="00FA7290">
        <w:rPr>
          <w:rFonts w:ascii="Times New Roman" w:hAnsi="Times New Roman" w:cs="Times New Roman"/>
          <w:color w:val="FF0000"/>
        </w:rPr>
        <w:t>The availability of cheaper substitutes will make some consumers move from using the branded product to using the generic. The consumers who continue to buy the branded drug are the less price elastic consumers. The branded firm now faces a customer segment that is less price sensitive. This means the firm with the branded drug can raise prices.</w:t>
      </w:r>
    </w:p>
    <w:p w14:paraId="1F81D8A2" w14:textId="7252715B" w:rsidR="00493414" w:rsidRDefault="00493414" w:rsidP="00F1390C">
      <w:pPr>
        <w:ind w:left="512"/>
        <w:rPr>
          <w:rFonts w:ascii="Times New Roman" w:hAnsi="Times New Roman" w:cs="Times New Roman"/>
          <w:color w:val="FF0000"/>
        </w:rPr>
      </w:pPr>
      <w:r>
        <w:rPr>
          <w:rFonts w:ascii="Times New Roman" w:hAnsi="Times New Roman" w:cs="Times New Roman"/>
          <w:color w:val="FF0000"/>
        </w:rPr>
        <w:lastRenderedPageBreak/>
        <w:t>Give 5 points if they atleast recognize that some consumers shift to generic.</w:t>
      </w:r>
    </w:p>
    <w:p w14:paraId="5979C83A" w14:textId="47AFCBE4" w:rsidR="00AA453C" w:rsidRPr="00FA7290" w:rsidRDefault="00AA453C" w:rsidP="00F1390C">
      <w:pPr>
        <w:ind w:left="512"/>
        <w:rPr>
          <w:rFonts w:ascii="Times New Roman" w:hAnsi="Times New Roman" w:cs="Times New Roman"/>
          <w:color w:val="FF0000"/>
        </w:rPr>
      </w:pPr>
      <w:r>
        <w:rPr>
          <w:rFonts w:ascii="Times New Roman" w:hAnsi="Times New Roman" w:cs="Times New Roman"/>
          <w:color w:val="FF0000"/>
        </w:rPr>
        <w:t>10 points for full argument.</w:t>
      </w:r>
    </w:p>
    <w:p w14:paraId="7ABFC4C4" w14:textId="77777777" w:rsidR="00AA453C"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0107A4" w:rsidRPr="00FA7290">
        <w:rPr>
          <w:rFonts w:cs="Times New Roman"/>
          <w:sz w:val="22"/>
          <w:szCs w:val="22"/>
        </w:rPr>
        <w:t xml:space="preserve"> points] A local company assembles machines using domestically-sourced steel and imported precision aluminum. They had already solved for an optimal mix of these inputs when the US dollar began to appreciate. As the US dollar strengthens, would you expect them to change their input mix towards using more steel, more aluminum, or continue with the same mix? </w:t>
      </w:r>
      <w:r w:rsidR="00AA453C">
        <w:rPr>
          <w:rFonts w:cs="Times New Roman"/>
          <w:sz w:val="22"/>
          <w:szCs w:val="22"/>
        </w:rPr>
        <w:t>Provide a formal economic reason for your answer,</w:t>
      </w:r>
    </w:p>
    <w:p w14:paraId="64F80159" w14:textId="77777777" w:rsidR="000107A4" w:rsidRPr="00FA7290" w:rsidRDefault="000107A4" w:rsidP="000107A4">
      <w:pPr>
        <w:pStyle w:val="BodyText"/>
        <w:tabs>
          <w:tab w:val="left" w:pos="513"/>
        </w:tabs>
        <w:spacing w:line="251" w:lineRule="auto"/>
        <w:ind w:right="382"/>
        <w:rPr>
          <w:rFonts w:cs="Times New Roman"/>
          <w:sz w:val="22"/>
          <w:szCs w:val="22"/>
        </w:rPr>
      </w:pPr>
    </w:p>
    <w:p w14:paraId="3E2DCA56" w14:textId="501BDCC9" w:rsidR="00AA453C" w:rsidRDefault="00E50FE3" w:rsidP="000107A4">
      <w:pPr>
        <w:pStyle w:val="BodyText"/>
        <w:tabs>
          <w:tab w:val="left" w:pos="513"/>
        </w:tabs>
        <w:spacing w:line="251" w:lineRule="auto"/>
        <w:ind w:left="512" w:right="382"/>
        <w:rPr>
          <w:rFonts w:eastAsiaTheme="minorHAnsi" w:cs="Times New Roman"/>
          <w:color w:val="FF0000"/>
          <w:sz w:val="22"/>
          <w:szCs w:val="22"/>
        </w:rPr>
      </w:pPr>
      <w:r>
        <w:rPr>
          <w:rFonts w:eastAsiaTheme="minorHAnsi" w:cs="Times New Roman"/>
          <w:color w:val="FF0000"/>
          <w:sz w:val="22"/>
          <w:szCs w:val="22"/>
        </w:rPr>
        <w:t>8 points for saying that a</w:t>
      </w:r>
      <w:r w:rsidR="000107A4" w:rsidRPr="00FA7290">
        <w:rPr>
          <w:rFonts w:eastAsiaTheme="minorHAnsi" w:cs="Times New Roman"/>
          <w:color w:val="FF0000"/>
          <w:sz w:val="22"/>
          <w:szCs w:val="22"/>
        </w:rPr>
        <w:t xml:space="preserve"> stronger US dollar means imported aluminum is cheaper; they would move towards using more aluminum</w:t>
      </w:r>
      <w:r>
        <w:rPr>
          <w:rFonts w:eastAsiaTheme="minorHAnsi" w:cs="Times New Roman"/>
          <w:color w:val="FF0000"/>
          <w:sz w:val="22"/>
          <w:szCs w:val="22"/>
        </w:rPr>
        <w:t>.</w:t>
      </w:r>
      <w:r w:rsidR="000107A4" w:rsidRPr="00FA7290">
        <w:rPr>
          <w:rFonts w:eastAsiaTheme="minorHAnsi" w:cs="Times New Roman"/>
          <w:color w:val="FF0000"/>
          <w:sz w:val="22"/>
          <w:szCs w:val="22"/>
        </w:rPr>
        <w:t xml:space="preserve"> </w:t>
      </w:r>
    </w:p>
    <w:p w14:paraId="19589378" w14:textId="7DB81D48" w:rsidR="000107A4" w:rsidRPr="00FA7290" w:rsidRDefault="000107A4" w:rsidP="000107A4">
      <w:pPr>
        <w:pStyle w:val="BodyText"/>
        <w:tabs>
          <w:tab w:val="left" w:pos="513"/>
        </w:tabs>
        <w:spacing w:line="251" w:lineRule="auto"/>
        <w:ind w:left="512" w:right="382"/>
        <w:rPr>
          <w:rFonts w:eastAsiaTheme="minorHAnsi" w:cs="Times New Roman"/>
          <w:color w:val="FF0000"/>
          <w:sz w:val="22"/>
          <w:szCs w:val="22"/>
        </w:rPr>
      </w:pPr>
      <w:r w:rsidRPr="00FA7290">
        <w:rPr>
          <w:rFonts w:eastAsiaTheme="minorHAnsi" w:cs="Times New Roman"/>
          <w:color w:val="FF0000"/>
          <w:sz w:val="22"/>
          <w:szCs w:val="22"/>
        </w:rPr>
        <w:t xml:space="preserve">Full credit if they mention that MPI of aluminum would increase, but MPI of steel stay the same. </w:t>
      </w:r>
    </w:p>
    <w:p w14:paraId="26D756B9" w14:textId="77777777" w:rsidR="00F1390C" w:rsidRPr="00FA7290" w:rsidRDefault="00F1390C" w:rsidP="00F1390C">
      <w:pPr>
        <w:pStyle w:val="BodyText"/>
        <w:tabs>
          <w:tab w:val="left" w:pos="513"/>
        </w:tabs>
        <w:spacing w:line="251" w:lineRule="auto"/>
        <w:ind w:left="512" w:right="382"/>
        <w:rPr>
          <w:rFonts w:cs="Times New Roman"/>
          <w:sz w:val="22"/>
          <w:szCs w:val="22"/>
        </w:rPr>
      </w:pPr>
    </w:p>
    <w:p w14:paraId="04BAFA87" w14:textId="77777777" w:rsidR="000107A4" w:rsidRPr="00FA7290" w:rsidRDefault="000107A4" w:rsidP="00F1390C">
      <w:pPr>
        <w:pStyle w:val="BodyText"/>
        <w:tabs>
          <w:tab w:val="left" w:pos="513"/>
        </w:tabs>
        <w:spacing w:line="251" w:lineRule="auto"/>
        <w:ind w:left="512" w:right="382"/>
        <w:rPr>
          <w:rFonts w:cs="Times New Roman"/>
          <w:sz w:val="22"/>
          <w:szCs w:val="22"/>
        </w:rPr>
      </w:pPr>
    </w:p>
    <w:p w14:paraId="1FA36D50" w14:textId="71119899" w:rsidR="000107A4" w:rsidRPr="00FA7290"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0107A4" w:rsidRPr="00FA7290">
        <w:rPr>
          <w:rFonts w:cs="Times New Roman"/>
          <w:sz w:val="22"/>
          <w:szCs w:val="22"/>
        </w:rPr>
        <w:t xml:space="preserve"> points] A television pundit claimed that while it is true that an import tariff is likely to increase prices to consumers, since the government collects that tariff revenue, the country is not any worse off. Do you agree or not, and why? </w:t>
      </w:r>
    </w:p>
    <w:p w14:paraId="5BA54B8F" w14:textId="77777777" w:rsidR="000107A4" w:rsidRPr="00FA7290" w:rsidRDefault="000107A4" w:rsidP="000107A4">
      <w:pPr>
        <w:pStyle w:val="ListParagraph"/>
        <w:rPr>
          <w:rFonts w:ascii="Times New Roman" w:eastAsia="MS Mincho" w:hAnsi="Times New Roman" w:cs="Times New Roman"/>
          <w:color w:val="000000"/>
        </w:rPr>
      </w:pPr>
    </w:p>
    <w:p w14:paraId="6F50A14F" w14:textId="77777777" w:rsidR="000107A4" w:rsidRPr="00FA7290" w:rsidRDefault="000107A4" w:rsidP="000107A4">
      <w:pPr>
        <w:pStyle w:val="ListParagraph"/>
        <w:rPr>
          <w:rFonts w:ascii="Times New Roman" w:hAnsi="Times New Roman" w:cs="Times New Roman"/>
          <w:color w:val="FF0000"/>
        </w:rPr>
      </w:pPr>
      <w:r w:rsidRPr="00FA7290">
        <w:rPr>
          <w:rFonts w:ascii="Times New Roman" w:hAnsi="Times New Roman" w:cs="Times New Roman"/>
          <w:color w:val="FF0000"/>
        </w:rPr>
        <w:t xml:space="preserve">The tariff introduces deadweight loss; the government revenue is less than the surplus destroyed. Therefore, no, the country is indeed worse off. If they mention DWL, full credit. </w:t>
      </w:r>
    </w:p>
    <w:p w14:paraId="1429B8CE" w14:textId="77777777" w:rsidR="000107A4" w:rsidRPr="00FA7290" w:rsidRDefault="000107A4" w:rsidP="00F1390C">
      <w:pPr>
        <w:pStyle w:val="BodyText"/>
        <w:tabs>
          <w:tab w:val="left" w:pos="513"/>
        </w:tabs>
        <w:spacing w:line="251" w:lineRule="auto"/>
        <w:ind w:left="512" w:right="382"/>
        <w:rPr>
          <w:rFonts w:cs="Times New Roman"/>
          <w:sz w:val="22"/>
          <w:szCs w:val="22"/>
        </w:rPr>
      </w:pPr>
    </w:p>
    <w:p w14:paraId="058E81EF" w14:textId="02CAEDEB" w:rsidR="000107A4" w:rsidRPr="00FA7290" w:rsidRDefault="00FA7290"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[10</w:t>
      </w:r>
      <w:r w:rsidR="000107A4" w:rsidRPr="00FA7290">
        <w:rPr>
          <w:rFonts w:cs="Times New Roman"/>
          <w:sz w:val="22"/>
          <w:szCs w:val="22"/>
        </w:rPr>
        <w:t xml:space="preserve"> points] Many executive compensation packages include “stock options” as part of the compensation scheme. What is the economic rationale for this type of compensation, as opposed to, say, granting shares or paying a fixed salary? </w:t>
      </w:r>
    </w:p>
    <w:p w14:paraId="471B5A55" w14:textId="77777777" w:rsidR="000107A4" w:rsidRPr="00FA7290" w:rsidRDefault="000107A4" w:rsidP="000107A4">
      <w:pPr>
        <w:pStyle w:val="ListParagraph"/>
        <w:rPr>
          <w:rFonts w:ascii="Times New Roman" w:hAnsi="Times New Roman" w:cs="Times New Roman"/>
        </w:rPr>
      </w:pPr>
    </w:p>
    <w:p w14:paraId="7F6544AB" w14:textId="77777777" w:rsidR="000107A4" w:rsidRPr="00FA7290" w:rsidRDefault="000107A4" w:rsidP="000107A4">
      <w:pPr>
        <w:pStyle w:val="ListParagraph"/>
        <w:rPr>
          <w:rFonts w:ascii="Times New Roman" w:hAnsi="Times New Roman" w:cs="Times New Roman"/>
          <w:color w:val="FF0000"/>
        </w:rPr>
      </w:pPr>
      <w:r w:rsidRPr="00FA7290">
        <w:rPr>
          <w:rFonts w:ascii="Times New Roman" w:hAnsi="Times New Roman" w:cs="Times New Roman"/>
          <w:color w:val="FF0000"/>
        </w:rPr>
        <w:t xml:space="preserve">The issue is that stock options are all “upside” and no downside. These “convexify” the CEO’s utility function. </w:t>
      </w:r>
    </w:p>
    <w:p w14:paraId="6B08537F" w14:textId="77777777" w:rsidR="000107A4" w:rsidRPr="00FA7290" w:rsidRDefault="000107A4" w:rsidP="000107A4">
      <w:pPr>
        <w:pStyle w:val="ListParagraph"/>
        <w:rPr>
          <w:rFonts w:ascii="Times New Roman" w:hAnsi="Times New Roman" w:cs="Times New Roman"/>
          <w:color w:val="FF0000"/>
        </w:rPr>
      </w:pPr>
      <w:r w:rsidRPr="00FA7290">
        <w:rPr>
          <w:rFonts w:ascii="Times New Roman" w:hAnsi="Times New Roman" w:cs="Times New Roman"/>
          <w:color w:val="FF0000"/>
        </w:rPr>
        <w:t xml:space="preserve">Full credit if students mention that these “correct” a risk-averse CEO’s incentives around the share price (make CEOs behave in the risk-neutral way that shareholders want them to, while pure share grants or salary don’t address risk aversion). </w:t>
      </w:r>
    </w:p>
    <w:p w14:paraId="3978273F" w14:textId="77777777" w:rsidR="000107A4" w:rsidRPr="00FA7290" w:rsidRDefault="000107A4" w:rsidP="000107A4">
      <w:pPr>
        <w:pStyle w:val="ListParagraph"/>
        <w:rPr>
          <w:rFonts w:ascii="Times New Roman" w:hAnsi="Times New Roman" w:cs="Times New Roman"/>
          <w:color w:val="FF0000"/>
        </w:rPr>
      </w:pPr>
      <w:r w:rsidRPr="00FA7290">
        <w:rPr>
          <w:rFonts w:ascii="Times New Roman" w:hAnsi="Times New Roman" w:cs="Times New Roman"/>
          <w:color w:val="FF0000"/>
        </w:rPr>
        <w:t xml:space="preserve">Partial credit for “incentive problem” and “moral hazard”. </w:t>
      </w:r>
    </w:p>
    <w:p w14:paraId="4BA72E64" w14:textId="77777777" w:rsidR="000107A4" w:rsidRPr="00FA7290" w:rsidRDefault="000107A4" w:rsidP="00F1390C">
      <w:pPr>
        <w:pStyle w:val="BodyText"/>
        <w:tabs>
          <w:tab w:val="left" w:pos="513"/>
        </w:tabs>
        <w:spacing w:line="251" w:lineRule="auto"/>
        <w:ind w:left="512" w:right="382"/>
        <w:rPr>
          <w:rFonts w:cs="Times New Roman"/>
          <w:sz w:val="22"/>
          <w:szCs w:val="22"/>
        </w:rPr>
      </w:pPr>
    </w:p>
    <w:p w14:paraId="34F0E40A" w14:textId="6A851133" w:rsidR="000107A4" w:rsidRPr="00FA7290" w:rsidRDefault="00F1390C" w:rsidP="000A6D11">
      <w:pPr>
        <w:pStyle w:val="BodyText"/>
        <w:numPr>
          <w:ilvl w:val="0"/>
          <w:numId w:val="1"/>
        </w:numPr>
        <w:tabs>
          <w:tab w:val="left" w:pos="513"/>
        </w:tabs>
        <w:spacing w:line="251" w:lineRule="auto"/>
        <w:ind w:right="382"/>
        <w:rPr>
          <w:rFonts w:cs="Times New Roman"/>
          <w:sz w:val="22"/>
          <w:szCs w:val="22"/>
        </w:rPr>
      </w:pPr>
      <w:r w:rsidRPr="00FA7290">
        <w:rPr>
          <w:rFonts w:cs="Times New Roman"/>
          <w:sz w:val="22"/>
          <w:szCs w:val="22"/>
        </w:rPr>
        <w:t>[</w:t>
      </w:r>
      <w:r w:rsidR="00FA7290" w:rsidRPr="00FA7290">
        <w:rPr>
          <w:rFonts w:cs="Times New Roman"/>
          <w:sz w:val="22"/>
          <w:szCs w:val="22"/>
        </w:rPr>
        <w:t>10</w:t>
      </w:r>
      <w:r w:rsidRPr="00FA7290">
        <w:rPr>
          <w:rFonts w:cs="Times New Roman"/>
          <w:sz w:val="22"/>
          <w:szCs w:val="22"/>
        </w:rPr>
        <w:t xml:space="preserve"> points]</w:t>
      </w:r>
      <w:r w:rsidR="000107A4" w:rsidRPr="00FA7290">
        <w:rPr>
          <w:rFonts w:cs="Times New Roman"/>
          <w:sz w:val="22"/>
          <w:szCs w:val="22"/>
        </w:rPr>
        <w:t xml:space="preserve"> Philadelphia, the nation's largest city with a soda tax levies a tax of 1.5-cents-per-ounce on the manufacturers of sweetened beverages. Analysts predict that the price of a 12 pack of 12-ounce sodas would increase by $2.16. Do you agree with this prediction? Argue why or why not.</w:t>
      </w:r>
    </w:p>
    <w:p w14:paraId="483D06B2" w14:textId="7CAFACE5" w:rsidR="00F1390C" w:rsidRPr="00FA7290" w:rsidRDefault="00F1390C" w:rsidP="000107A4">
      <w:pPr>
        <w:pStyle w:val="BodyText"/>
        <w:tabs>
          <w:tab w:val="left" w:pos="513"/>
        </w:tabs>
        <w:spacing w:line="251" w:lineRule="auto"/>
        <w:ind w:left="512" w:right="382"/>
        <w:rPr>
          <w:rFonts w:cs="Times New Roman"/>
          <w:sz w:val="22"/>
          <w:szCs w:val="22"/>
        </w:rPr>
      </w:pPr>
    </w:p>
    <w:p w14:paraId="6A352F04" w14:textId="77777777" w:rsidR="000107A4" w:rsidRPr="00FA7290" w:rsidRDefault="000107A4" w:rsidP="000107A4">
      <w:pPr>
        <w:pStyle w:val="BodyText"/>
        <w:tabs>
          <w:tab w:val="left" w:pos="513"/>
        </w:tabs>
        <w:spacing w:line="251" w:lineRule="auto"/>
        <w:ind w:left="512" w:right="382"/>
        <w:rPr>
          <w:rFonts w:cs="Times New Roman"/>
          <w:color w:val="FF0000"/>
          <w:sz w:val="22"/>
          <w:szCs w:val="22"/>
        </w:rPr>
      </w:pPr>
    </w:p>
    <w:p w14:paraId="52DCAC82" w14:textId="247D2345" w:rsidR="003E2BFD" w:rsidRPr="00FA7290" w:rsidRDefault="000107A4" w:rsidP="000107A4">
      <w:pPr>
        <w:pStyle w:val="BodyText"/>
        <w:tabs>
          <w:tab w:val="left" w:pos="513"/>
        </w:tabs>
        <w:spacing w:line="251" w:lineRule="auto"/>
        <w:ind w:left="512" w:right="382"/>
        <w:rPr>
          <w:rFonts w:cs="Times New Roman"/>
          <w:color w:val="FF0000"/>
          <w:sz w:val="22"/>
          <w:szCs w:val="22"/>
        </w:rPr>
      </w:pPr>
      <w:r w:rsidRPr="00FA7290">
        <w:rPr>
          <w:rFonts w:cs="Times New Roman"/>
          <w:color w:val="FF0000"/>
          <w:sz w:val="22"/>
          <w:szCs w:val="22"/>
        </w:rPr>
        <w:t>No, the price would not go up by $2.16 (the full extent of the tax). This is because the incidence of tax is shared by manufacturers and consumers based on the relative elasticity of demand and supply. So tax will be partly borne by manufacturers too and price will go up by less than $2.16</w:t>
      </w:r>
    </w:p>
    <w:p w14:paraId="0DF1B470" w14:textId="77777777" w:rsidR="00FA7290" w:rsidRPr="00FA7290" w:rsidRDefault="00FA7290" w:rsidP="00294A0F">
      <w:pPr>
        <w:jc w:val="center"/>
        <w:rPr>
          <w:rFonts w:ascii="Times New Roman" w:eastAsia="Times New Roman" w:hAnsi="Times New Roman" w:cs="Times New Roman"/>
          <w:b/>
          <w:u w:val="single"/>
        </w:rPr>
      </w:pPr>
    </w:p>
    <w:p w14:paraId="4B59D417" w14:textId="77777777" w:rsidR="00FA7290" w:rsidRPr="00FA7290" w:rsidRDefault="00FA7290" w:rsidP="00421B7A">
      <w:pPr>
        <w:rPr>
          <w:rFonts w:ascii="Times New Roman" w:eastAsia="Times New Roman" w:hAnsi="Times New Roman" w:cs="Times New Roman"/>
          <w:b/>
          <w:u w:val="single"/>
        </w:rPr>
      </w:pPr>
    </w:p>
    <w:p w14:paraId="6C0FBB39" w14:textId="512F1EAE" w:rsidR="00F1390C" w:rsidRPr="00FA7290" w:rsidRDefault="0075260E" w:rsidP="00294A0F">
      <w:pPr>
        <w:jc w:val="center"/>
        <w:rPr>
          <w:rFonts w:ascii="Times New Roman" w:eastAsia="Times New Roman" w:hAnsi="Times New Roman" w:cs="Times New Roman"/>
          <w:b/>
          <w:u w:val="single"/>
        </w:rPr>
      </w:pPr>
      <w:r w:rsidRPr="00FA7290">
        <w:rPr>
          <w:rFonts w:ascii="Times New Roman" w:eastAsia="Times New Roman" w:hAnsi="Times New Roman" w:cs="Times New Roman"/>
          <w:b/>
          <w:u w:val="single"/>
        </w:rPr>
        <w:lastRenderedPageBreak/>
        <w:t>Section II:  Long Questions</w:t>
      </w:r>
      <w:r w:rsidR="00175563" w:rsidRPr="00FA7290">
        <w:rPr>
          <w:rFonts w:ascii="Times New Roman" w:eastAsia="Times New Roman" w:hAnsi="Times New Roman" w:cs="Times New Roman"/>
          <w:b/>
          <w:u w:val="single"/>
        </w:rPr>
        <w:t xml:space="preserve"> – Total of 110</w:t>
      </w:r>
      <w:r w:rsidR="008E0033" w:rsidRPr="00FA7290">
        <w:rPr>
          <w:rFonts w:ascii="Times New Roman" w:eastAsia="Times New Roman" w:hAnsi="Times New Roman" w:cs="Times New Roman"/>
          <w:b/>
          <w:u w:val="single"/>
        </w:rPr>
        <w:t xml:space="preserve"> points</w:t>
      </w:r>
    </w:p>
    <w:p w14:paraId="181E5040" w14:textId="77777777" w:rsidR="00294A0F" w:rsidRPr="00FA7290" w:rsidRDefault="00294A0F" w:rsidP="00294A0F">
      <w:pPr>
        <w:jc w:val="center"/>
        <w:rPr>
          <w:rFonts w:ascii="Times New Roman" w:eastAsia="Times New Roman" w:hAnsi="Times New Roman" w:cs="Times New Roman"/>
          <w:b/>
          <w:u w:val="single"/>
        </w:rPr>
      </w:pPr>
    </w:p>
    <w:p w14:paraId="7EE4E736" w14:textId="29D890A1" w:rsidR="0075260E" w:rsidRPr="00FA7290" w:rsidRDefault="00BA1111" w:rsidP="000A6D11">
      <w:pPr>
        <w:widowControl w:val="0"/>
        <w:numPr>
          <w:ilvl w:val="1"/>
          <w:numId w:val="2"/>
        </w:numPr>
        <w:tabs>
          <w:tab w:val="left" w:pos="653"/>
        </w:tabs>
        <w:spacing w:before="77" w:after="0" w:line="240" w:lineRule="auto"/>
        <w:jc w:val="left"/>
        <w:rPr>
          <w:rFonts w:ascii="Times New Roman" w:eastAsia="Times New Roman" w:hAnsi="Times New Roman" w:cs="Times New Roman"/>
        </w:rPr>
      </w:pPr>
      <w:r w:rsidRPr="00FA7290">
        <w:rPr>
          <w:rFonts w:ascii="Times New Roman" w:hAnsi="Times New Roman" w:cs="Times New Roman"/>
          <w:b/>
          <w:u w:val="single" w:color="000000"/>
        </w:rPr>
        <w:t>[</w:t>
      </w:r>
      <w:r w:rsidR="00175563" w:rsidRPr="00FA7290">
        <w:rPr>
          <w:rFonts w:ascii="Times New Roman" w:hAnsi="Times New Roman" w:cs="Times New Roman"/>
          <w:b/>
          <w:u w:val="single" w:color="000000"/>
        </w:rPr>
        <w:t>20</w:t>
      </w:r>
      <w:r w:rsidR="0075260E" w:rsidRPr="00FA7290">
        <w:rPr>
          <w:rFonts w:ascii="Times New Roman" w:hAnsi="Times New Roman" w:cs="Times New Roman"/>
          <w:b/>
          <w:spacing w:val="19"/>
          <w:u w:val="single" w:color="000000"/>
        </w:rPr>
        <w:t xml:space="preserve"> </w:t>
      </w:r>
      <w:r w:rsidRPr="00FA7290">
        <w:rPr>
          <w:rFonts w:ascii="Times New Roman" w:hAnsi="Times New Roman" w:cs="Times New Roman"/>
          <w:b/>
          <w:u w:val="single" w:color="000000"/>
        </w:rPr>
        <w:t>points]</w:t>
      </w:r>
      <w:r w:rsidR="0075260E" w:rsidRPr="00FA7290">
        <w:rPr>
          <w:rFonts w:ascii="Times New Roman" w:hAnsi="Times New Roman" w:cs="Times New Roman"/>
          <w:b/>
          <w:u w:val="single" w:color="000000"/>
        </w:rPr>
        <w:t xml:space="preserve"> </w:t>
      </w:r>
      <w:r w:rsidR="003A1122" w:rsidRPr="00FA7290">
        <w:rPr>
          <w:rFonts w:ascii="Times New Roman" w:hAnsi="Times New Roman" w:cs="Times New Roman"/>
          <w:b/>
          <w:u w:val="single" w:color="000000"/>
        </w:rPr>
        <w:t xml:space="preserve">Local ready-mix concrete </w:t>
      </w:r>
      <w:r w:rsidR="00147599" w:rsidRPr="00FA7290">
        <w:rPr>
          <w:rFonts w:ascii="Times New Roman" w:hAnsi="Times New Roman" w:cs="Times New Roman"/>
          <w:b/>
          <w:u w:val="single" w:color="000000"/>
        </w:rPr>
        <w:t>market</w:t>
      </w:r>
    </w:p>
    <w:p w14:paraId="3FF9FA21" w14:textId="77777777" w:rsidR="00BA1111" w:rsidRPr="00FA7290" w:rsidRDefault="00BA1111" w:rsidP="00BA1111">
      <w:pPr>
        <w:widowControl w:val="0"/>
        <w:tabs>
          <w:tab w:val="left" w:pos="653"/>
        </w:tabs>
        <w:spacing w:before="77" w:after="0" w:line="240" w:lineRule="auto"/>
        <w:ind w:left="292"/>
        <w:rPr>
          <w:rFonts w:ascii="Times New Roman" w:eastAsia="Times New Roman" w:hAnsi="Times New Roman" w:cs="Times New Roman"/>
        </w:rPr>
      </w:pPr>
    </w:p>
    <w:p w14:paraId="3FFBE4D6" w14:textId="2C33ED3E" w:rsidR="002F4479" w:rsidRPr="00FA7290" w:rsidRDefault="002F4479"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Transition-Mix has a local monopoly over the ready-mix concrete industry in lower Manhattan. T</w:t>
      </w:r>
      <w:r w:rsidR="00305A0F" w:rsidRPr="00FA7290">
        <w:rPr>
          <w:rFonts w:ascii="Times New Roman" w:hAnsi="Times New Roman" w:cs="Times New Roman"/>
        </w:rPr>
        <w:t>he</w:t>
      </w:r>
      <w:r w:rsidR="00FC63A1" w:rsidRPr="00FA7290">
        <w:rPr>
          <w:rFonts w:ascii="Times New Roman" w:hAnsi="Times New Roman" w:cs="Times New Roman"/>
        </w:rPr>
        <w:t xml:space="preserve"> demand for </w:t>
      </w:r>
      <w:r w:rsidRPr="00FA7290">
        <w:rPr>
          <w:rFonts w:ascii="Times New Roman" w:hAnsi="Times New Roman" w:cs="Times New Roman"/>
        </w:rPr>
        <w:t xml:space="preserve">ready-mix concrete is given by </w:t>
      </w:r>
      <w:r w:rsidR="00FC63A1" w:rsidRPr="00FA7290">
        <w:rPr>
          <w:rFonts w:ascii="Times New Roman" w:hAnsi="Times New Roman" w:cs="Times New Roman"/>
        </w:rPr>
        <w:t>Q =</w:t>
      </w:r>
      <w:r w:rsidRPr="00FA7290">
        <w:rPr>
          <w:rFonts w:ascii="Times New Roman" w:hAnsi="Times New Roman" w:cs="Times New Roman"/>
        </w:rPr>
        <w:t>100-2P, where Q is the quantity of ready-mix concrete in thousand cubic yards</w:t>
      </w:r>
      <w:r w:rsidR="00FC63A1" w:rsidRPr="00FA7290">
        <w:rPr>
          <w:rFonts w:ascii="Times New Roman" w:hAnsi="Times New Roman" w:cs="Times New Roman"/>
        </w:rPr>
        <w:t xml:space="preserve"> per </w:t>
      </w:r>
      <w:r w:rsidRPr="00FA7290">
        <w:rPr>
          <w:rFonts w:ascii="Times New Roman" w:hAnsi="Times New Roman" w:cs="Times New Roman"/>
        </w:rPr>
        <w:t>month</w:t>
      </w:r>
      <w:r w:rsidR="00FC63A1" w:rsidRPr="00FA7290">
        <w:rPr>
          <w:rFonts w:ascii="Times New Roman" w:hAnsi="Times New Roman" w:cs="Times New Roman"/>
        </w:rPr>
        <w:t xml:space="preserve">, and P is the price in dollars per </w:t>
      </w:r>
      <w:r w:rsidRPr="00FA7290">
        <w:rPr>
          <w:rFonts w:ascii="Times New Roman" w:hAnsi="Times New Roman" w:cs="Times New Roman"/>
        </w:rPr>
        <w:t>cubic yard</w:t>
      </w:r>
      <w:r w:rsidR="00FC63A1" w:rsidRPr="00FA7290">
        <w:rPr>
          <w:rFonts w:ascii="Times New Roman" w:hAnsi="Times New Roman" w:cs="Times New Roman"/>
        </w:rPr>
        <w:t xml:space="preserve">. </w:t>
      </w:r>
      <w:r w:rsidRPr="00FA7290">
        <w:rPr>
          <w:rFonts w:ascii="Times New Roman" w:hAnsi="Times New Roman" w:cs="Times New Roman"/>
        </w:rPr>
        <w:t>Transition-Mix inc</w:t>
      </w:r>
      <w:r w:rsidR="00635DB8">
        <w:rPr>
          <w:rFonts w:ascii="Times New Roman" w:hAnsi="Times New Roman" w:cs="Times New Roman"/>
        </w:rPr>
        <w:t xml:space="preserve">urs a fixed cost of production of $12 and a variable </w:t>
      </w:r>
      <w:r w:rsidRPr="00FA7290">
        <w:rPr>
          <w:rFonts w:ascii="Times New Roman" w:hAnsi="Times New Roman" w:cs="Times New Roman"/>
        </w:rPr>
        <w:t xml:space="preserve">cost of $5 per cubic yard. </w:t>
      </w:r>
    </w:p>
    <w:p w14:paraId="0797F377" w14:textId="77777777" w:rsidR="00275831" w:rsidRPr="00FA7290" w:rsidRDefault="00275831" w:rsidP="00294A0F">
      <w:pPr>
        <w:pStyle w:val="ListParagraph"/>
        <w:spacing w:after="0" w:line="240" w:lineRule="auto"/>
        <w:rPr>
          <w:rFonts w:ascii="Times New Roman" w:hAnsi="Times New Roman" w:cs="Times New Roman"/>
        </w:rPr>
      </w:pPr>
    </w:p>
    <w:p w14:paraId="53E8293F" w14:textId="770C4BF5" w:rsidR="002F4479" w:rsidRPr="00FA7290" w:rsidRDefault="00175563"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[3</w:t>
      </w:r>
      <w:r w:rsidR="00FC63A1" w:rsidRPr="00FA7290">
        <w:rPr>
          <w:rFonts w:ascii="Times New Roman" w:hAnsi="Times New Roman" w:cs="Times New Roman"/>
        </w:rPr>
        <w:t xml:space="preserve"> points] What </w:t>
      </w:r>
      <w:r w:rsidR="002F4479" w:rsidRPr="00FA7290">
        <w:rPr>
          <w:rFonts w:ascii="Times New Roman" w:hAnsi="Times New Roman" w:cs="Times New Roman"/>
        </w:rPr>
        <w:t>are</w:t>
      </w:r>
      <w:r w:rsidR="0075260E" w:rsidRPr="00FA7290">
        <w:rPr>
          <w:rFonts w:ascii="Times New Roman" w:hAnsi="Times New Roman" w:cs="Times New Roman"/>
        </w:rPr>
        <w:t xml:space="preserve"> the</w:t>
      </w:r>
      <w:r w:rsidR="002F4479" w:rsidRPr="00FA7290">
        <w:rPr>
          <w:rFonts w:ascii="Times New Roman" w:hAnsi="Times New Roman" w:cs="Times New Roman"/>
        </w:rPr>
        <w:t xml:space="preserve"> profit maximizing </w:t>
      </w:r>
      <w:r w:rsidR="0075260E" w:rsidRPr="00FA7290">
        <w:rPr>
          <w:rFonts w:ascii="Times New Roman" w:hAnsi="Times New Roman" w:cs="Times New Roman"/>
        </w:rPr>
        <w:t>price</w:t>
      </w:r>
      <w:r w:rsidR="002F4479" w:rsidRPr="00FA7290">
        <w:rPr>
          <w:rFonts w:ascii="Times New Roman" w:hAnsi="Times New Roman" w:cs="Times New Roman"/>
        </w:rPr>
        <w:t xml:space="preserve"> and quantity choices for Transition-Mix?</w:t>
      </w:r>
    </w:p>
    <w:p w14:paraId="1E8E9278" w14:textId="77777777" w:rsidR="002F4479" w:rsidRPr="00FA7290" w:rsidRDefault="002F4479" w:rsidP="003E2BFD">
      <w:pPr>
        <w:pStyle w:val="BodyText"/>
        <w:tabs>
          <w:tab w:val="left" w:pos="1733"/>
        </w:tabs>
        <w:spacing w:line="252" w:lineRule="auto"/>
        <w:ind w:left="1228" w:right="486"/>
        <w:rPr>
          <w:rFonts w:cs="Times New Roman"/>
          <w:sz w:val="22"/>
          <w:szCs w:val="22"/>
        </w:rPr>
      </w:pPr>
    </w:p>
    <w:p w14:paraId="19C09C26" w14:textId="2836E0D9" w:rsidR="00275831" w:rsidRDefault="002F4479" w:rsidP="002F447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P=</w:t>
      </w:r>
      <w:r w:rsidR="00275831" w:rsidRPr="00FA7290">
        <w:rPr>
          <w:rFonts w:cs="Times New Roman"/>
          <w:color w:val="FF0000"/>
          <w:sz w:val="22"/>
          <w:szCs w:val="22"/>
        </w:rPr>
        <w:t xml:space="preserve">50-0.5Q </w:t>
      </w:r>
    </w:p>
    <w:p w14:paraId="5DCCAD84" w14:textId="75C8647E" w:rsidR="009C394E" w:rsidRPr="009C394E" w:rsidRDefault="009C394E" w:rsidP="002F4479">
      <w:pPr>
        <w:pStyle w:val="BodyText"/>
        <w:tabs>
          <w:tab w:val="left" w:pos="1733"/>
        </w:tabs>
        <w:spacing w:line="252" w:lineRule="auto"/>
        <w:ind w:left="1732" w:right="486"/>
        <w:rPr>
          <w:rFonts w:cs="Times New Roman"/>
          <w:color w:val="FF0000"/>
          <w:sz w:val="22"/>
          <w:szCs w:val="22"/>
          <w:vertAlign w:val="superscript"/>
        </w:rPr>
      </w:pPr>
      <w:r>
        <w:rPr>
          <w:rFonts w:cs="Times New Roman"/>
          <w:color w:val="FF0000"/>
          <w:sz w:val="22"/>
          <w:szCs w:val="22"/>
        </w:rPr>
        <w:t>Revenue=50Q-0.5Q</w:t>
      </w:r>
      <w:r>
        <w:rPr>
          <w:rFonts w:cs="Times New Roman"/>
          <w:color w:val="FF0000"/>
          <w:sz w:val="22"/>
          <w:szCs w:val="22"/>
          <w:vertAlign w:val="superscript"/>
        </w:rPr>
        <w:t>2</w:t>
      </w:r>
    </w:p>
    <w:p w14:paraId="3027359D" w14:textId="23C43348" w:rsidR="009C394E" w:rsidRPr="00FA7290" w:rsidRDefault="009C394E" w:rsidP="002F447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MR=50-Q</w:t>
      </w:r>
    </w:p>
    <w:p w14:paraId="6930C82F" w14:textId="1BF20E9C" w:rsidR="00275831" w:rsidRPr="00FA7290" w:rsidRDefault="00275831" w:rsidP="002F447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 xml:space="preserve">So </w:t>
      </w:r>
      <w:r w:rsidR="002F4479" w:rsidRPr="00FA7290">
        <w:rPr>
          <w:rFonts w:cs="Times New Roman"/>
          <w:color w:val="FF0000"/>
          <w:sz w:val="22"/>
          <w:szCs w:val="22"/>
        </w:rPr>
        <w:t xml:space="preserve">MR=MC </w:t>
      </w:r>
      <w:r w:rsidRPr="00FA7290">
        <w:rPr>
          <w:rFonts w:cs="Times New Roman"/>
          <w:color w:val="FF0000"/>
          <w:sz w:val="22"/>
          <w:szCs w:val="22"/>
        </w:rPr>
        <w:t>gives 50-Q=5 or Q=45 and P=27.5</w:t>
      </w:r>
    </w:p>
    <w:p w14:paraId="07433B75" w14:textId="77777777" w:rsidR="00296744" w:rsidRPr="00FA7290" w:rsidRDefault="00296744" w:rsidP="003E2BFD">
      <w:pPr>
        <w:pStyle w:val="BodyText"/>
        <w:tabs>
          <w:tab w:val="left" w:pos="1733"/>
        </w:tabs>
        <w:spacing w:line="252" w:lineRule="auto"/>
        <w:ind w:left="1228" w:right="486"/>
        <w:rPr>
          <w:rFonts w:cs="Times New Roman"/>
          <w:color w:val="FF0000"/>
          <w:sz w:val="22"/>
          <w:szCs w:val="22"/>
        </w:rPr>
      </w:pPr>
    </w:p>
    <w:p w14:paraId="6634AAC0" w14:textId="04F28956" w:rsidR="00275831" w:rsidRPr="00FA7290" w:rsidRDefault="00275831"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[3 points] What is the elasticity of demand at this price?</w:t>
      </w:r>
      <w:r w:rsidR="009C394E">
        <w:rPr>
          <w:rFonts w:ascii="Times New Roman" w:hAnsi="Times New Roman" w:cs="Times New Roman"/>
        </w:rPr>
        <w:t xml:space="preserve"> Does this elasticity make sense to you? Why or why not?</w:t>
      </w:r>
    </w:p>
    <w:p w14:paraId="1F3E9DF1" w14:textId="77777777" w:rsidR="00275831" w:rsidRPr="00FA7290" w:rsidRDefault="00275831" w:rsidP="00275831">
      <w:pPr>
        <w:pStyle w:val="BodyText"/>
        <w:tabs>
          <w:tab w:val="left" w:pos="1733"/>
        </w:tabs>
        <w:spacing w:line="252" w:lineRule="auto"/>
        <w:ind w:left="1732" w:right="486"/>
        <w:rPr>
          <w:rFonts w:cs="Times New Roman"/>
          <w:sz w:val="22"/>
          <w:szCs w:val="22"/>
        </w:rPr>
      </w:pPr>
      <w:r w:rsidRPr="00FA7290">
        <w:rPr>
          <w:rFonts w:cs="Times New Roman"/>
          <w:sz w:val="22"/>
          <w:szCs w:val="22"/>
        </w:rPr>
        <w:t xml:space="preserve"> </w:t>
      </w:r>
    </w:p>
    <w:p w14:paraId="220FB721" w14:textId="77777777" w:rsidR="00275831" w:rsidRPr="00FA7290" w:rsidRDefault="00275831" w:rsidP="00275831">
      <w:pPr>
        <w:pStyle w:val="BodyText"/>
        <w:tabs>
          <w:tab w:val="left" w:pos="1733"/>
        </w:tabs>
        <w:spacing w:line="252" w:lineRule="auto"/>
        <w:ind w:left="1732" w:right="486"/>
        <w:rPr>
          <w:rFonts w:cs="Times New Roman"/>
          <w:sz w:val="22"/>
          <w:szCs w:val="22"/>
        </w:rPr>
      </w:pPr>
    </w:p>
    <w:p w14:paraId="67CF54FF" w14:textId="429B29B6" w:rsidR="00275831" w:rsidRPr="00FA7290" w:rsidRDefault="00535689" w:rsidP="00275831">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Elasticity = -2*(27.5/45)=</w:t>
      </w:r>
      <w:r w:rsidR="00147599" w:rsidRPr="00FA7290">
        <w:rPr>
          <w:rFonts w:cs="Times New Roman"/>
          <w:color w:val="FF0000"/>
          <w:sz w:val="22"/>
          <w:szCs w:val="22"/>
        </w:rPr>
        <w:t>-1.2</w:t>
      </w:r>
      <w:r w:rsidR="00275831" w:rsidRPr="00FA7290">
        <w:rPr>
          <w:rFonts w:cs="Times New Roman"/>
          <w:color w:val="FF0000"/>
          <w:sz w:val="22"/>
          <w:szCs w:val="22"/>
        </w:rPr>
        <w:t xml:space="preserve"> </w:t>
      </w:r>
    </w:p>
    <w:p w14:paraId="7151BD12" w14:textId="77777777" w:rsidR="00275831" w:rsidRPr="00FA7290" w:rsidRDefault="00275831" w:rsidP="00275831">
      <w:pPr>
        <w:pStyle w:val="BodyText"/>
        <w:tabs>
          <w:tab w:val="left" w:pos="1733"/>
        </w:tabs>
        <w:spacing w:line="252" w:lineRule="auto"/>
        <w:ind w:left="1732" w:right="486"/>
        <w:rPr>
          <w:rFonts w:cs="Times New Roman"/>
          <w:sz w:val="22"/>
          <w:szCs w:val="22"/>
        </w:rPr>
      </w:pPr>
    </w:p>
    <w:p w14:paraId="17FCA56A" w14:textId="77777777" w:rsidR="00275831" w:rsidRPr="00FA7290" w:rsidRDefault="00275831" w:rsidP="00FA7290">
      <w:pPr>
        <w:pStyle w:val="BodyText"/>
        <w:tabs>
          <w:tab w:val="left" w:pos="720"/>
        </w:tabs>
        <w:spacing w:line="252" w:lineRule="auto"/>
        <w:ind w:left="0" w:right="486"/>
        <w:rPr>
          <w:rFonts w:cs="Times New Roman"/>
          <w:sz w:val="22"/>
          <w:szCs w:val="22"/>
        </w:rPr>
      </w:pPr>
    </w:p>
    <w:p w14:paraId="7EB9944F" w14:textId="28987846" w:rsidR="0075260E" w:rsidRPr="00FA7290" w:rsidRDefault="00147599"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[2</w:t>
      </w:r>
      <w:r w:rsidR="0075260E" w:rsidRPr="00FA7290">
        <w:rPr>
          <w:rFonts w:ascii="Times New Roman" w:hAnsi="Times New Roman" w:cs="Times New Roman"/>
        </w:rPr>
        <w:t xml:space="preserve"> points] </w:t>
      </w:r>
      <w:r w:rsidR="00275831" w:rsidRPr="00FA7290">
        <w:rPr>
          <w:rFonts w:ascii="Times New Roman" w:hAnsi="Times New Roman" w:cs="Times New Roman"/>
        </w:rPr>
        <w:t>What is the total profit of Transition-Mix at the optimal price and quantity choice</w:t>
      </w:r>
      <w:r w:rsidR="00FC63A1" w:rsidRPr="00FA7290">
        <w:rPr>
          <w:rFonts w:ascii="Times New Roman" w:hAnsi="Times New Roman" w:cs="Times New Roman"/>
        </w:rPr>
        <w:t>?</w:t>
      </w:r>
    </w:p>
    <w:p w14:paraId="307B8C84" w14:textId="787B07A1" w:rsidR="0075260E" w:rsidRPr="00FA7290" w:rsidRDefault="0075260E" w:rsidP="00296744">
      <w:pPr>
        <w:pStyle w:val="BodyText"/>
        <w:tabs>
          <w:tab w:val="left" w:pos="1733"/>
        </w:tabs>
        <w:spacing w:line="252" w:lineRule="auto"/>
        <w:ind w:left="1732" w:right="486"/>
        <w:rPr>
          <w:rFonts w:cs="Times New Roman"/>
          <w:sz w:val="22"/>
          <w:szCs w:val="22"/>
        </w:rPr>
      </w:pPr>
    </w:p>
    <w:p w14:paraId="4BBADCF4" w14:textId="67E7E5DE" w:rsidR="007346A9" w:rsidRPr="00FA7290" w:rsidRDefault="00275831" w:rsidP="00275831">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Profit = (27.5-5)*45-12=1000.5</w:t>
      </w:r>
      <w:r w:rsidR="00DC5E27" w:rsidRPr="00FA7290">
        <w:rPr>
          <w:rFonts w:cs="Times New Roman"/>
          <w:color w:val="FF0000"/>
          <w:sz w:val="22"/>
          <w:szCs w:val="22"/>
        </w:rPr>
        <w:t xml:space="preserve"> </w:t>
      </w:r>
    </w:p>
    <w:p w14:paraId="33EB17DB" w14:textId="77777777" w:rsidR="00DC5E27" w:rsidRPr="00FA7290" w:rsidRDefault="00DC5E27" w:rsidP="00296744">
      <w:pPr>
        <w:pStyle w:val="BodyText"/>
        <w:tabs>
          <w:tab w:val="left" w:pos="1733"/>
        </w:tabs>
        <w:spacing w:line="252" w:lineRule="auto"/>
        <w:ind w:left="1228" w:right="486"/>
        <w:rPr>
          <w:ins w:id="5" w:author="Sinkinson, Michael" w:date="2017-10-09T15:47:00Z"/>
          <w:rFonts w:cs="Times New Roman"/>
          <w:color w:val="FF0000"/>
          <w:sz w:val="22"/>
          <w:szCs w:val="22"/>
        </w:rPr>
      </w:pPr>
    </w:p>
    <w:p w14:paraId="0B5B4FE5" w14:textId="77777777" w:rsidR="00275831" w:rsidRPr="00FA7290" w:rsidRDefault="00275831" w:rsidP="00275831">
      <w:pPr>
        <w:pStyle w:val="BodyText"/>
        <w:tabs>
          <w:tab w:val="left" w:pos="1733"/>
        </w:tabs>
        <w:spacing w:line="252" w:lineRule="auto"/>
        <w:ind w:left="1732" w:right="486"/>
        <w:rPr>
          <w:rFonts w:cs="Times New Roman"/>
          <w:sz w:val="22"/>
          <w:szCs w:val="22"/>
        </w:rPr>
      </w:pPr>
    </w:p>
    <w:p w14:paraId="6A1BE728" w14:textId="7A300211" w:rsidR="00147599" w:rsidRPr="00FA7290" w:rsidRDefault="00175563"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[4</w:t>
      </w:r>
      <w:r w:rsidR="00147599" w:rsidRPr="00FA7290">
        <w:rPr>
          <w:rFonts w:ascii="Times New Roman" w:hAnsi="Times New Roman" w:cs="Times New Roman"/>
        </w:rPr>
        <w:t xml:space="preserve"> points] If the market were instead perfectly competitive (with many ready-mix concrete providers (all with identical marginal costs as the monopolist), what would you predict to the price of ready-mix concrete? What would be the quantity sold?</w:t>
      </w:r>
    </w:p>
    <w:p w14:paraId="4E546750" w14:textId="77777777" w:rsidR="00147599" w:rsidRPr="00FA7290" w:rsidRDefault="00147599" w:rsidP="00147599">
      <w:pPr>
        <w:pStyle w:val="BodyText"/>
        <w:tabs>
          <w:tab w:val="left" w:pos="1733"/>
        </w:tabs>
        <w:spacing w:line="252" w:lineRule="auto"/>
        <w:ind w:left="0" w:right="486"/>
        <w:rPr>
          <w:rFonts w:cs="Times New Roman"/>
          <w:sz w:val="22"/>
          <w:szCs w:val="22"/>
        </w:rPr>
      </w:pPr>
    </w:p>
    <w:p w14:paraId="34CE4169" w14:textId="77777777" w:rsidR="00147599" w:rsidRPr="00FA7290" w:rsidRDefault="00147599" w:rsidP="0014759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For competitive market, you can think of supply curve as MC curve at P=5.</w:t>
      </w:r>
    </w:p>
    <w:p w14:paraId="6A4B05A0" w14:textId="108B5D50" w:rsidR="00147599" w:rsidRPr="00FA7290" w:rsidRDefault="00147599" w:rsidP="0014759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So market equilibrium would be 50-0.5Q=5, which gives Q=90, P=5.</w:t>
      </w:r>
    </w:p>
    <w:p w14:paraId="170C5114" w14:textId="77777777" w:rsidR="00147599" w:rsidRPr="00FA7290" w:rsidRDefault="00147599" w:rsidP="00147599">
      <w:pPr>
        <w:pStyle w:val="BodyText"/>
        <w:tabs>
          <w:tab w:val="left" w:pos="1733"/>
        </w:tabs>
        <w:spacing w:line="252" w:lineRule="auto"/>
        <w:ind w:left="1732" w:right="486"/>
        <w:rPr>
          <w:rFonts w:cs="Times New Roman"/>
          <w:sz w:val="22"/>
          <w:szCs w:val="22"/>
        </w:rPr>
      </w:pPr>
    </w:p>
    <w:p w14:paraId="1ED78D4C" w14:textId="77777777" w:rsidR="00147599" w:rsidRPr="00FA7290" w:rsidRDefault="00147599" w:rsidP="00147599">
      <w:pPr>
        <w:pStyle w:val="BodyText"/>
        <w:tabs>
          <w:tab w:val="left" w:pos="1733"/>
        </w:tabs>
        <w:spacing w:line="252" w:lineRule="auto"/>
        <w:ind w:left="1732" w:right="486"/>
        <w:rPr>
          <w:rFonts w:cs="Times New Roman"/>
          <w:sz w:val="22"/>
          <w:szCs w:val="22"/>
        </w:rPr>
      </w:pPr>
    </w:p>
    <w:p w14:paraId="5B7F6DA2" w14:textId="70F5A063" w:rsidR="00275831" w:rsidRPr="00FA7290" w:rsidRDefault="00275831"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w:t>
      </w:r>
      <w:r w:rsidR="00175563" w:rsidRPr="00FA7290">
        <w:rPr>
          <w:rFonts w:ascii="Times New Roman" w:hAnsi="Times New Roman" w:cs="Times New Roman"/>
        </w:rPr>
        <w:t>4</w:t>
      </w:r>
      <w:r w:rsidR="0075260E" w:rsidRPr="00FA7290">
        <w:rPr>
          <w:rFonts w:ascii="Times New Roman" w:hAnsi="Times New Roman" w:cs="Times New Roman"/>
        </w:rPr>
        <w:t xml:space="preserve"> points] </w:t>
      </w:r>
      <w:r w:rsidR="00E50FE3">
        <w:rPr>
          <w:rFonts w:ascii="Times New Roman" w:hAnsi="Times New Roman" w:cs="Times New Roman"/>
        </w:rPr>
        <w:t xml:space="preserve">Let’s go back to the setting with Transition-Mix being a monopoly (i.e., part (d) no longer applies.) </w:t>
      </w:r>
      <w:r w:rsidRPr="00FA7290">
        <w:rPr>
          <w:rFonts w:ascii="Times New Roman" w:hAnsi="Times New Roman" w:cs="Times New Roman"/>
        </w:rPr>
        <w:t>The NY City government believes that local bu</w:t>
      </w:r>
      <w:r w:rsidR="00294A0F" w:rsidRPr="00FA7290">
        <w:rPr>
          <w:rFonts w:ascii="Times New Roman" w:hAnsi="Times New Roman" w:cs="Times New Roman"/>
        </w:rPr>
        <w:t xml:space="preserve">ilders are suffering because of </w:t>
      </w:r>
      <w:r w:rsidRPr="00FA7290">
        <w:rPr>
          <w:rFonts w:ascii="Times New Roman" w:hAnsi="Times New Roman" w:cs="Times New Roman"/>
        </w:rPr>
        <w:t>Transition-Mix’s monopoly power and consequent high prices. To extract some surplus from the monopoly, the Government levies a $1 tax (to be paid by Transition-Mix) for every cubic yard of concrete mix sold.</w:t>
      </w:r>
      <w:r w:rsidR="00535689" w:rsidRPr="00FA7290">
        <w:rPr>
          <w:rFonts w:ascii="Times New Roman" w:hAnsi="Times New Roman" w:cs="Times New Roman"/>
        </w:rPr>
        <w:t xml:space="preserve"> Compute the new price and quantity that you expect in the market.</w:t>
      </w:r>
    </w:p>
    <w:p w14:paraId="5F2F8363" w14:textId="77777777" w:rsidR="007346A9" w:rsidRPr="00FA7290" w:rsidRDefault="007346A9" w:rsidP="00476F0C">
      <w:pPr>
        <w:pStyle w:val="BodyText"/>
        <w:tabs>
          <w:tab w:val="left" w:pos="1733"/>
        </w:tabs>
        <w:spacing w:line="252" w:lineRule="auto"/>
        <w:ind w:left="292" w:right="486"/>
        <w:jc w:val="right"/>
        <w:rPr>
          <w:rFonts w:cs="Times New Roman"/>
          <w:sz w:val="22"/>
          <w:szCs w:val="22"/>
        </w:rPr>
      </w:pPr>
    </w:p>
    <w:p w14:paraId="57E4180B" w14:textId="49008E94" w:rsidR="007346A9" w:rsidRPr="00FA7290" w:rsidRDefault="00535689" w:rsidP="00FA7290">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The tax will be like increasing the per unit cost of the monopolist by 1.</w:t>
      </w:r>
    </w:p>
    <w:p w14:paraId="4FDE2AD4" w14:textId="2C2AF8F8" w:rsidR="00535689" w:rsidRPr="00FA7290" w:rsidRDefault="00535689" w:rsidP="007346A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To find profit maximizing price and quantity, we now have</w:t>
      </w:r>
    </w:p>
    <w:p w14:paraId="3430827A" w14:textId="440A63A7" w:rsidR="00535689" w:rsidRPr="00FA7290" w:rsidRDefault="00535689" w:rsidP="0053568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50-Q=6 which gives Q=44 and P = 28.</w:t>
      </w:r>
    </w:p>
    <w:p w14:paraId="079E11AC" w14:textId="77777777" w:rsidR="00535689" w:rsidRPr="00FA7290" w:rsidRDefault="00535689" w:rsidP="007346A9">
      <w:pPr>
        <w:pStyle w:val="BodyText"/>
        <w:tabs>
          <w:tab w:val="left" w:pos="1733"/>
        </w:tabs>
        <w:spacing w:line="252" w:lineRule="auto"/>
        <w:ind w:left="1732" w:right="486"/>
        <w:rPr>
          <w:rFonts w:cs="Times New Roman"/>
          <w:color w:val="FF0000"/>
          <w:sz w:val="22"/>
          <w:szCs w:val="22"/>
        </w:rPr>
      </w:pPr>
    </w:p>
    <w:p w14:paraId="03AECA00" w14:textId="647B51E9" w:rsidR="00FC63A1" w:rsidRPr="00FA7290" w:rsidRDefault="007346A9" w:rsidP="00FC63A1">
      <w:pPr>
        <w:pStyle w:val="BodyText"/>
        <w:tabs>
          <w:tab w:val="left" w:pos="1733"/>
        </w:tabs>
        <w:spacing w:line="252" w:lineRule="auto"/>
        <w:ind w:left="0" w:right="486"/>
        <w:rPr>
          <w:rFonts w:cs="Times New Roman"/>
          <w:sz w:val="22"/>
          <w:szCs w:val="22"/>
        </w:rPr>
      </w:pPr>
      <w:r w:rsidRPr="00FA7290">
        <w:rPr>
          <w:rFonts w:cs="Times New Roman"/>
          <w:color w:val="FF0000"/>
          <w:sz w:val="22"/>
          <w:szCs w:val="22"/>
        </w:rPr>
        <w:lastRenderedPageBreak/>
        <w:tab/>
      </w:r>
    </w:p>
    <w:p w14:paraId="63880F41" w14:textId="2EE5D9E3" w:rsidR="00FC63A1" w:rsidRPr="00FA7290" w:rsidRDefault="00E10E96" w:rsidP="000A6D11">
      <w:pPr>
        <w:pStyle w:val="ListParagraph"/>
        <w:numPr>
          <w:ilvl w:val="0"/>
          <w:numId w:val="4"/>
        </w:numPr>
        <w:spacing w:after="0" w:line="240" w:lineRule="auto"/>
        <w:rPr>
          <w:rFonts w:ascii="Times New Roman" w:hAnsi="Times New Roman" w:cs="Times New Roman"/>
        </w:rPr>
      </w:pPr>
      <w:r w:rsidRPr="00FA7290">
        <w:rPr>
          <w:rFonts w:ascii="Times New Roman" w:hAnsi="Times New Roman" w:cs="Times New Roman"/>
        </w:rPr>
        <w:t>[</w:t>
      </w:r>
      <w:r w:rsidR="00175563" w:rsidRPr="00FA7290">
        <w:rPr>
          <w:rFonts w:ascii="Times New Roman" w:hAnsi="Times New Roman" w:cs="Times New Roman"/>
        </w:rPr>
        <w:t>4</w:t>
      </w:r>
      <w:r w:rsidR="00367C85" w:rsidRPr="00FA7290">
        <w:rPr>
          <w:rFonts w:ascii="Times New Roman" w:hAnsi="Times New Roman" w:cs="Times New Roman"/>
        </w:rPr>
        <w:t xml:space="preserve"> points] </w:t>
      </w:r>
      <w:r w:rsidR="00275831" w:rsidRPr="00FA7290">
        <w:rPr>
          <w:rFonts w:ascii="Times New Roman" w:hAnsi="Times New Roman" w:cs="Times New Roman"/>
        </w:rPr>
        <w:t>Do you think the above tax is effective</w:t>
      </w:r>
      <w:r w:rsidR="00E50FE3">
        <w:rPr>
          <w:rFonts w:ascii="Times New Roman" w:hAnsi="Times New Roman" w:cs="Times New Roman"/>
        </w:rPr>
        <w:t xml:space="preserve"> in helping the local builders</w:t>
      </w:r>
      <w:r w:rsidR="00275831" w:rsidRPr="00FA7290">
        <w:rPr>
          <w:rFonts w:ascii="Times New Roman" w:hAnsi="Times New Roman" w:cs="Times New Roman"/>
        </w:rPr>
        <w:t>? Explain</w:t>
      </w:r>
      <w:r w:rsidR="00535689" w:rsidRPr="00FA7290">
        <w:rPr>
          <w:rFonts w:ascii="Times New Roman" w:hAnsi="Times New Roman" w:cs="Times New Roman"/>
        </w:rPr>
        <w:t xml:space="preserve"> </w:t>
      </w:r>
      <w:r w:rsidR="00535689" w:rsidRPr="00D162B8">
        <w:rPr>
          <w:rFonts w:ascii="Times New Roman" w:hAnsi="Times New Roman" w:cs="Times New Roman"/>
          <w:b/>
          <w:u w:val="single"/>
        </w:rPr>
        <w:t>quantitatively</w:t>
      </w:r>
      <w:r w:rsidR="00275831" w:rsidRPr="00FA7290">
        <w:rPr>
          <w:rFonts w:ascii="Times New Roman" w:hAnsi="Times New Roman" w:cs="Times New Roman"/>
        </w:rPr>
        <w:t xml:space="preserve"> why or why not?</w:t>
      </w:r>
    </w:p>
    <w:p w14:paraId="05D543AF" w14:textId="77777777" w:rsidR="007346A9" w:rsidRPr="00FA7290" w:rsidRDefault="007346A9" w:rsidP="007346A9">
      <w:pPr>
        <w:pStyle w:val="BodyText"/>
        <w:tabs>
          <w:tab w:val="left" w:pos="1733"/>
        </w:tabs>
        <w:spacing w:line="252" w:lineRule="auto"/>
        <w:ind w:left="1732" w:right="486"/>
        <w:rPr>
          <w:rFonts w:cs="Times New Roman"/>
          <w:sz w:val="22"/>
          <w:szCs w:val="22"/>
        </w:rPr>
      </w:pPr>
    </w:p>
    <w:p w14:paraId="586CA401" w14:textId="77777777" w:rsidR="00175563" w:rsidRDefault="00175563" w:rsidP="00147599">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Not effective.</w:t>
      </w:r>
    </w:p>
    <w:p w14:paraId="716A31A0" w14:textId="737002F9" w:rsidR="00D162B8" w:rsidRDefault="00D162B8" w:rsidP="00D162B8">
      <w:pPr>
        <w:pStyle w:val="BodyText"/>
        <w:tabs>
          <w:tab w:val="left" w:pos="1733"/>
        </w:tabs>
        <w:spacing w:line="252" w:lineRule="auto"/>
        <w:ind w:left="1732" w:right="486"/>
        <w:rPr>
          <w:rFonts w:cs="Times New Roman"/>
          <w:color w:val="FF0000"/>
          <w:sz w:val="22"/>
          <w:szCs w:val="22"/>
        </w:rPr>
      </w:pPr>
      <w:r w:rsidRPr="00FA7290">
        <w:rPr>
          <w:rFonts w:cs="Times New Roman"/>
          <w:color w:val="FF0000"/>
          <w:sz w:val="22"/>
          <w:szCs w:val="22"/>
        </w:rPr>
        <w:t>Price is now higher for consumer and less quantity being sold. So consumers worse off.</w:t>
      </w:r>
      <w:r w:rsidRPr="00FA7290">
        <w:rPr>
          <w:rFonts w:cs="Times New Roman"/>
          <w:sz w:val="22"/>
          <w:szCs w:val="22"/>
        </w:rPr>
        <w:tab/>
      </w:r>
    </w:p>
    <w:p w14:paraId="7FEEF3F1" w14:textId="4F02CC44" w:rsidR="00D162B8" w:rsidRDefault="00D162B8" w:rsidP="0014759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Earlier, the CS of the local builders was 0.5*(50-27.5)*45=506.25</w:t>
      </w:r>
    </w:p>
    <w:p w14:paraId="061782D5" w14:textId="2CB04501" w:rsidR="00D162B8" w:rsidRDefault="00D162B8" w:rsidP="0014759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New CS = 0.5*(50-28)*44 =484</w:t>
      </w:r>
    </w:p>
    <w:p w14:paraId="43910B8F" w14:textId="10B23B64" w:rsidR="00D162B8" w:rsidRDefault="00D162B8" w:rsidP="0014759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So CS went down by 22.25</w:t>
      </w:r>
    </w:p>
    <w:p w14:paraId="48E6FD29" w14:textId="77777777" w:rsidR="00D162B8" w:rsidRDefault="00D162B8" w:rsidP="00147599">
      <w:pPr>
        <w:pStyle w:val="BodyText"/>
        <w:tabs>
          <w:tab w:val="left" w:pos="1733"/>
        </w:tabs>
        <w:spacing w:line="252" w:lineRule="auto"/>
        <w:ind w:left="1732" w:right="486"/>
        <w:rPr>
          <w:rFonts w:cs="Times New Roman"/>
          <w:color w:val="FF0000"/>
          <w:sz w:val="22"/>
          <w:szCs w:val="22"/>
        </w:rPr>
      </w:pPr>
    </w:p>
    <w:p w14:paraId="608AE52F" w14:textId="17E84BE2" w:rsidR="00D162B8" w:rsidRDefault="00D162B8" w:rsidP="0014759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1 point for saying not effective.</w:t>
      </w:r>
    </w:p>
    <w:p w14:paraId="1BE43B34" w14:textId="1F1906A5" w:rsidR="00D162B8" w:rsidRDefault="008D2A74" w:rsidP="0014759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3</w:t>
      </w:r>
      <w:r w:rsidR="00D162B8">
        <w:rPr>
          <w:rFonts w:cs="Times New Roman"/>
          <w:color w:val="FF0000"/>
          <w:sz w:val="22"/>
          <w:szCs w:val="22"/>
        </w:rPr>
        <w:t xml:space="preserve"> points for computing old and new CS correctly</w:t>
      </w:r>
    </w:p>
    <w:p w14:paraId="5196E45A" w14:textId="77777777" w:rsidR="00D162B8" w:rsidRDefault="00D162B8" w:rsidP="00147599">
      <w:pPr>
        <w:pStyle w:val="BodyText"/>
        <w:tabs>
          <w:tab w:val="left" w:pos="1733"/>
        </w:tabs>
        <w:spacing w:line="252" w:lineRule="auto"/>
        <w:ind w:left="1732" w:right="486"/>
        <w:rPr>
          <w:rFonts w:cs="Times New Roman"/>
          <w:color w:val="FF0000"/>
          <w:sz w:val="22"/>
          <w:szCs w:val="22"/>
        </w:rPr>
      </w:pPr>
    </w:p>
    <w:p w14:paraId="1E20B5A5" w14:textId="5A815D58" w:rsidR="008D2A74" w:rsidRPr="00FA7290" w:rsidRDefault="008D2A74" w:rsidP="00147599">
      <w:pPr>
        <w:pStyle w:val="BodyText"/>
        <w:tabs>
          <w:tab w:val="left" w:pos="1733"/>
        </w:tabs>
        <w:spacing w:line="252" w:lineRule="auto"/>
        <w:ind w:left="1732" w:right="486"/>
        <w:rPr>
          <w:rFonts w:cs="Times New Roman"/>
          <w:color w:val="FF0000"/>
          <w:sz w:val="22"/>
          <w:szCs w:val="22"/>
        </w:rPr>
      </w:pPr>
      <w:r>
        <w:rPr>
          <w:rFonts w:cs="Times New Roman"/>
          <w:color w:val="FF0000"/>
          <w:sz w:val="22"/>
          <w:szCs w:val="22"/>
        </w:rPr>
        <w:t>If student says not effective, and gives qualitative reason i.e., price increases and quantities go down, without computing the numbers, then take off 2 points.</w:t>
      </w:r>
    </w:p>
    <w:p w14:paraId="1C9301D5" w14:textId="77777777" w:rsidR="00E20D3B" w:rsidRDefault="00E20D3B" w:rsidP="00F1390C">
      <w:pPr>
        <w:rPr>
          <w:rFonts w:ascii="Times New Roman" w:hAnsi="Times New Roman" w:cs="Times New Roman"/>
          <w:color w:val="FF0000"/>
        </w:rPr>
      </w:pPr>
    </w:p>
    <w:p w14:paraId="51246079" w14:textId="77777777" w:rsidR="00E6526D" w:rsidRPr="00FA7290" w:rsidRDefault="00E6526D" w:rsidP="00E6526D">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 xml:space="preserve">[15 points] Market for Raw Cookie Dough  </w:t>
      </w:r>
    </w:p>
    <w:p w14:paraId="7B95E59C" w14:textId="77777777" w:rsidR="00E6526D" w:rsidRPr="00FA7290" w:rsidRDefault="00E6526D" w:rsidP="00E6526D">
      <w:pPr>
        <w:widowControl w:val="0"/>
        <w:tabs>
          <w:tab w:val="left" w:pos="653"/>
        </w:tabs>
        <w:spacing w:before="77" w:after="0" w:line="240" w:lineRule="auto"/>
        <w:ind w:left="292"/>
        <w:rPr>
          <w:rFonts w:ascii="Times New Roman" w:hAnsi="Times New Roman" w:cs="Times New Roman"/>
          <w:b/>
          <w:u w:val="single" w:color="000000"/>
        </w:rPr>
      </w:pPr>
      <w:r w:rsidRPr="00FA7290">
        <w:rPr>
          <w:rFonts w:ascii="Times New Roman" w:hAnsi="Times New Roman" w:cs="Times New Roman"/>
          <w:b/>
          <w:u w:val="single" w:color="000000"/>
        </w:rPr>
        <w:t xml:space="preserve"> </w:t>
      </w:r>
    </w:p>
    <w:p w14:paraId="409681D7" w14:textId="055C4691" w:rsidR="00E6526D" w:rsidRPr="00FA7290" w:rsidRDefault="00E6526D" w:rsidP="00E6526D">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Congratulations, you discovered a hot new trend: New York citizens are willing to pay $5 for a serving of raw cookie dough. </w:t>
      </w:r>
      <w:r>
        <w:rPr>
          <w:rFonts w:ascii="Times New Roman" w:hAnsi="Times New Roman" w:cs="Times New Roman"/>
        </w:rPr>
        <w:t xml:space="preserve">The market for cookie dough is perfectly competitive. </w:t>
      </w:r>
      <w:r w:rsidRPr="00FA7290">
        <w:rPr>
          <w:rFonts w:ascii="Times New Roman" w:hAnsi="Times New Roman" w:cs="Times New Roman"/>
        </w:rPr>
        <w:t>The weekly total cost function for a typical firm that can sell raw cookie dough, as a function of the number of servings (measured by q), is:</w:t>
      </w:r>
    </w:p>
    <w:p w14:paraId="68FFEBCC" w14:textId="77777777" w:rsidR="00E6526D" w:rsidRPr="00FA7290" w:rsidRDefault="00E6526D" w:rsidP="00E6526D">
      <w:pPr>
        <w:pStyle w:val="ListParagraph"/>
        <w:ind w:left="360"/>
        <w:contextualSpacing w:val="0"/>
        <w:jc w:val="both"/>
        <w:rPr>
          <w:rFonts w:ascii="Times New Roman" w:hAnsi="Times New Roman" w:cs="Times New Roman"/>
        </w:rPr>
      </w:pPr>
      <m:oMathPara>
        <m:oMath>
          <m:r>
            <w:rPr>
              <w:rFonts w:ascii="Cambria Math" w:hAnsi="Cambria Math" w:cs="Times New Roman"/>
            </w:rPr>
            <m:t>TC</m:t>
          </m:r>
          <m:d>
            <m:dPr>
              <m:ctrlPr>
                <w:rPr>
                  <w:rFonts w:ascii="Cambria Math" w:hAnsi="Cambria Math" w:cs="Times New Roman"/>
                  <w:i/>
                </w:rPr>
              </m:ctrlPr>
            </m:dPr>
            <m:e>
              <m:r>
                <w:rPr>
                  <w:rFonts w:ascii="Cambria Math" w:hAnsi="Cambria Math" w:cs="Times New Roman"/>
                </w:rPr>
                <m:t>q</m:t>
              </m:r>
            </m:e>
          </m:d>
          <m:r>
            <w:rPr>
              <w:rFonts w:ascii="Cambria Math" w:hAnsi="Cambria Math" w:cs="Times New Roman"/>
            </w:rPr>
            <m:t>=225+q+0.01</m:t>
          </m:r>
          <m:sSup>
            <m:sSupPr>
              <m:ctrlPr>
                <w:rPr>
                  <w:rFonts w:ascii="Cambria Math" w:hAnsi="Cambria Math" w:cs="Times New Roman"/>
                  <w:i/>
                </w:rPr>
              </m:ctrlPr>
            </m:sSupPr>
            <m:e>
              <m:r>
                <w:rPr>
                  <w:rFonts w:ascii="Cambria Math" w:hAnsi="Cambria Math" w:cs="Times New Roman"/>
                </w:rPr>
                <m:t>q</m:t>
              </m:r>
            </m:e>
            <m:sup>
              <m:r>
                <w:rPr>
                  <w:rFonts w:ascii="Cambria Math" w:hAnsi="Cambria Math" w:cs="Times New Roman"/>
                </w:rPr>
                <m:t>2</m:t>
              </m:r>
            </m:sup>
          </m:sSup>
        </m:oMath>
      </m:oMathPara>
    </w:p>
    <w:p w14:paraId="3D05D105" w14:textId="77777777" w:rsidR="00E6526D" w:rsidRPr="00FA7290" w:rsidRDefault="00E6526D" w:rsidP="00E6526D">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Fixed costs represent the costs of renting in trendy areas, and are due </w:t>
      </w:r>
      <w:r w:rsidRPr="00FA7290">
        <w:rPr>
          <w:rFonts w:ascii="Times New Roman" w:hAnsi="Times New Roman" w:cs="Times New Roman"/>
          <w:b/>
          <w:u w:val="single"/>
        </w:rPr>
        <w:t>at the beginning of every week</w:t>
      </w:r>
      <w:r w:rsidRPr="00FA7290">
        <w:rPr>
          <w:rFonts w:ascii="Times New Roman" w:hAnsi="Times New Roman" w:cs="Times New Roman"/>
        </w:rPr>
        <w:t xml:space="preserve">. </w:t>
      </w:r>
    </w:p>
    <w:p w14:paraId="2330737A" w14:textId="77777777" w:rsidR="00E6526D" w:rsidRPr="00FA7290" w:rsidRDefault="00E6526D" w:rsidP="00E6526D">
      <w:pPr>
        <w:pStyle w:val="BodyText"/>
        <w:spacing w:line="248" w:lineRule="auto"/>
        <w:ind w:left="652" w:right="486"/>
        <w:rPr>
          <w:rFonts w:cs="Times New Roman"/>
          <w:sz w:val="22"/>
          <w:szCs w:val="22"/>
        </w:rPr>
      </w:pPr>
    </w:p>
    <w:p w14:paraId="14CACDD0" w14:textId="77777777"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[6 points] Solve for your firm’s marginal cost, average total cost and supply functions (supply function should be in the form of q=…)</w:t>
      </w:r>
    </w:p>
    <w:p w14:paraId="43466AC5" w14:textId="77777777" w:rsidR="00E6526D" w:rsidRDefault="00E6526D" w:rsidP="00E6526D">
      <w:pPr>
        <w:pStyle w:val="ListParagraph"/>
        <w:tabs>
          <w:tab w:val="right" w:pos="6480"/>
        </w:tabs>
        <w:ind w:left="360"/>
        <w:contextualSpacing w:val="0"/>
        <w:jc w:val="both"/>
        <w:rPr>
          <w:rFonts w:ascii="Times New Roman" w:hAnsi="Times New Roman" w:cs="Times New Roman"/>
          <w:color w:val="FF0000"/>
        </w:rPr>
      </w:pPr>
    </w:p>
    <w:p w14:paraId="400BE12C" w14:textId="249A7929"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Pr>
          <w:rFonts w:ascii="Times New Roman" w:hAnsi="Times New Roman" w:cs="Times New Roman"/>
          <w:color w:val="FF0000"/>
        </w:rPr>
        <w:t>2 points each for MC, AC and supply curve</w:t>
      </w:r>
    </w:p>
    <w:p w14:paraId="7F7AE8F8"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To get the marginal cost, take the derivative of total cost with respect to q:</w:t>
      </w:r>
    </w:p>
    <w:p w14:paraId="29487765" w14:textId="77777777" w:rsidR="00E6526D" w:rsidRPr="00FA7290" w:rsidRDefault="00E6526D" w:rsidP="00E6526D">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mc=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=1+.02q</m:t>
          </m:r>
        </m:oMath>
      </m:oMathPara>
    </w:p>
    <w:p w14:paraId="5C191690"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Average total cost is given by:</w:t>
      </w:r>
    </w:p>
    <w:p w14:paraId="498366FB"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m:t>ac=</m:t>
          </m:r>
          <m:f>
            <m:fPr>
              <m:ctrlPr>
                <w:rPr>
                  <w:rFonts w:ascii="Cambria Math" w:hAnsi="Cambria Math" w:cs="Times New Roman"/>
                  <w:i/>
                  <w:color w:val="FF0000"/>
                </w:rPr>
              </m:ctrlPr>
            </m:fPr>
            <m:num>
              <m:r>
                <w:rPr>
                  <w:rFonts w:ascii="Cambria Math" w:hAnsi="Cambria Math" w:cs="Times New Roman"/>
                  <w:color w:val="FF0000"/>
                </w:rPr>
                <m:t>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r>
                <w:rPr>
                  <w:rFonts w:ascii="Cambria Math" w:hAnsi="Cambria Math" w:cs="Times New Roman"/>
                  <w:color w:val="FF0000"/>
                </w:rPr>
                <m:t>q</m:t>
              </m:r>
            </m:den>
          </m:f>
          <m:r>
            <w:rPr>
              <w:rFonts w:ascii="Cambria Math" w:hAnsi="Cambria Math" w:cs="Times New Roman"/>
              <w:color w:val="FF0000"/>
            </w:rPr>
            <m:t>+1+.01q</m:t>
          </m:r>
        </m:oMath>
      </m:oMathPara>
    </w:p>
    <w:p w14:paraId="51128EC3"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As the firms take the price as given, the supply function can be found by equating price and marginal cost, then solving for q:</w:t>
      </w:r>
    </w:p>
    <w:p w14:paraId="4FFBB80A"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m:oMathPara>
        <m:oMath>
          <m:r>
            <w:rPr>
              <w:rFonts w:ascii="Cambria Math" w:hAnsi="Cambria Math" w:cs="Times New Roman"/>
              <w:color w:val="FF0000"/>
            </w:rPr>
            <w:lastRenderedPageBreak/>
            <m:t>p=1+0.02</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oMath>
      </m:oMathPara>
    </w:p>
    <w:p w14:paraId="06D03260" w14:textId="77777777" w:rsidR="00E6526D" w:rsidRPr="00FA7290" w:rsidRDefault="00E6526D" w:rsidP="00E6526D">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sSub>
            <m:sSubPr>
              <m:ctrlPr>
                <w:rPr>
                  <w:rFonts w:ascii="Cambria Math" w:hAnsi="Cambria Math" w:cs="Times New Roman"/>
                  <w:i/>
                  <w:color w:val="FF0000"/>
                </w:rPr>
              </m:ctrlPr>
            </m:sSubPr>
            <m:e>
              <m:r>
                <w:rPr>
                  <w:rFonts w:ascii="Cambria Math" w:hAnsi="Cambria Math" w:cs="Times New Roman"/>
                  <w:color w:val="FF0000"/>
                </w:rPr>
                <m:t>q</m:t>
              </m:r>
            </m:e>
            <m:sub>
              <m:r>
                <w:rPr>
                  <w:rFonts w:ascii="Cambria Math" w:hAnsi="Cambria Math" w:cs="Times New Roman"/>
                  <w:color w:val="FF0000"/>
                </w:rPr>
                <m:t>s</m:t>
              </m:r>
            </m:sub>
          </m:sSub>
          <m:r>
            <w:rPr>
              <w:rFonts w:ascii="Cambria Math" w:hAnsi="Cambria Math" w:cs="Times New Roman"/>
              <w:color w:val="FF0000"/>
            </w:rPr>
            <m:t>=50(p-1)</m:t>
          </m:r>
        </m:oMath>
      </m:oMathPara>
    </w:p>
    <w:p w14:paraId="7C293F13" w14:textId="77777777" w:rsidR="00E6526D" w:rsidRPr="00FA7290" w:rsidRDefault="00E6526D" w:rsidP="00E6526D">
      <w:pPr>
        <w:pStyle w:val="BodyText"/>
        <w:tabs>
          <w:tab w:val="left" w:pos="1733"/>
        </w:tabs>
        <w:spacing w:line="252" w:lineRule="auto"/>
        <w:ind w:left="1732" w:right="486"/>
        <w:rPr>
          <w:rFonts w:cs="Times New Roman"/>
          <w:sz w:val="22"/>
          <w:szCs w:val="22"/>
        </w:rPr>
      </w:pPr>
    </w:p>
    <w:p w14:paraId="5565B091" w14:textId="51F9C9A0"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[4 points] What is your firm’s output and profit</w:t>
      </w:r>
      <w:r>
        <w:rPr>
          <w:rFonts w:ascii="Times New Roman" w:hAnsi="Times New Roman" w:cs="Times New Roman"/>
        </w:rPr>
        <w:t xml:space="preserve"> in the short-run</w:t>
      </w:r>
      <w:r w:rsidRPr="00FA7290">
        <w:rPr>
          <w:rFonts w:ascii="Times New Roman" w:hAnsi="Times New Roman" w:cs="Times New Roman"/>
        </w:rPr>
        <w:t xml:space="preserve">? </w:t>
      </w:r>
    </w:p>
    <w:p w14:paraId="39337D79"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rPr>
      </w:pPr>
    </w:p>
    <w:p w14:paraId="076159C9" w14:textId="77777777" w:rsidR="00E6526D" w:rsidRPr="00FA7290" w:rsidRDefault="00E6526D" w:rsidP="00E6526D">
      <w:pPr>
        <w:tabs>
          <w:tab w:val="right" w:pos="6480"/>
        </w:tabs>
        <w:jc w:val="both"/>
        <w:rPr>
          <w:rFonts w:ascii="Times New Roman" w:hAnsi="Times New Roman" w:cs="Times New Roman"/>
          <w:color w:val="FF0000"/>
        </w:rPr>
      </w:pPr>
      <w:r w:rsidRPr="00FA7290">
        <w:rPr>
          <w:rFonts w:ascii="Times New Roman" w:hAnsi="Times New Roman" w:cs="Times New Roman"/>
          <w:color w:val="FF0000"/>
        </w:rPr>
        <w:tab/>
        <w:t>In the short run, the current prevailing wholesale market price is $5 per serving.</w:t>
      </w:r>
    </w:p>
    <w:p w14:paraId="3CBE2ACB"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Plug  in the market price into the supply function, yielding:</w:t>
      </w:r>
    </w:p>
    <w:p w14:paraId="667C7F1E" w14:textId="77777777" w:rsidR="00E6526D" w:rsidRPr="00FA7290" w:rsidRDefault="00E6526D" w:rsidP="00E6526D">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q=200</m:t>
          </m:r>
        </m:oMath>
      </m:oMathPara>
    </w:p>
    <w:p w14:paraId="512585C7"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With this, we can solve for a firm’s total profit:</w:t>
      </w:r>
    </w:p>
    <w:p w14:paraId="278A0201" w14:textId="77777777" w:rsidR="00E6526D" w:rsidRPr="00FA7290" w:rsidRDefault="00E6526D" w:rsidP="00E6526D">
      <w:pPr>
        <w:pStyle w:val="ListParagraph"/>
        <w:tabs>
          <w:tab w:val="right" w:pos="6480"/>
        </w:tabs>
        <w:ind w:left="360"/>
        <w:contextualSpacing w:val="0"/>
        <w:jc w:val="center"/>
        <w:rPr>
          <w:rFonts w:ascii="Times New Roman" w:hAnsi="Times New Roman" w:cs="Times New Roman"/>
          <w:color w:val="FF0000"/>
        </w:rPr>
      </w:pPr>
      <m:oMathPara>
        <m:oMath>
          <m:r>
            <w:rPr>
              <w:rFonts w:ascii="Cambria Math" w:hAnsi="Cambria Math" w:cs="Times New Roman"/>
              <w:color w:val="FF0000"/>
            </w:rPr>
            <m:t>π=TR-TC</m:t>
          </m:r>
        </m:oMath>
      </m:oMathPara>
    </w:p>
    <w:p w14:paraId="747BAA9D" w14:textId="77777777" w:rsidR="00E6526D" w:rsidRPr="00E6526D" w:rsidRDefault="00E6526D" w:rsidP="00E6526D">
      <w:pPr>
        <w:pStyle w:val="ListParagraph"/>
        <w:tabs>
          <w:tab w:val="right" w:pos="6480"/>
        </w:tabs>
        <w:ind w:left="360"/>
        <w:contextualSpacing w:val="0"/>
        <w:jc w:val="both"/>
        <w:rPr>
          <w:rFonts w:ascii="Times New Roman" w:eastAsiaTheme="minorEastAsia" w:hAnsi="Times New Roman" w:cs="Times New Roman"/>
          <w:color w:val="FF0000"/>
        </w:rPr>
      </w:pPr>
      <m:oMathPara>
        <m:oMath>
          <m:r>
            <w:rPr>
              <w:rFonts w:ascii="Cambria Math" w:hAnsi="Cambria Math" w:cs="Times New Roman"/>
              <w:color w:val="FF0000"/>
            </w:rPr>
            <m:t>=</m:t>
          </m:r>
          <m:d>
            <m:dPr>
              <m:ctrlPr>
                <w:rPr>
                  <w:rFonts w:ascii="Cambria Math" w:hAnsi="Cambria Math" w:cs="Times New Roman"/>
                  <w:i/>
                  <w:color w:val="FF0000"/>
                </w:rPr>
              </m:ctrlPr>
            </m:dPr>
            <m:e>
              <m:r>
                <w:rPr>
                  <w:rFonts w:ascii="Cambria Math" w:hAnsi="Cambria Math" w:cs="Times New Roman"/>
                  <w:color w:val="FF0000"/>
                </w:rPr>
                <m:t>200*5</m:t>
              </m:r>
            </m:e>
          </m:d>
          <m:r>
            <w:rPr>
              <w:rFonts w:ascii="Cambria Math" w:hAnsi="Cambria Math" w:cs="Times New Roman"/>
              <w:color w:val="FF0000"/>
            </w:rPr>
            <m:t>-225-1</m:t>
          </m:r>
          <m:d>
            <m:dPr>
              <m:ctrlPr>
                <w:rPr>
                  <w:rFonts w:ascii="Cambria Math" w:hAnsi="Cambria Math" w:cs="Times New Roman"/>
                  <w:i/>
                  <w:color w:val="FF0000"/>
                </w:rPr>
              </m:ctrlPr>
            </m:dPr>
            <m:e>
              <m:r>
                <w:rPr>
                  <w:rFonts w:ascii="Cambria Math" w:hAnsi="Cambria Math" w:cs="Times New Roman"/>
                  <w:color w:val="FF0000"/>
                </w:rPr>
                <m:t>200</m:t>
              </m:r>
            </m:e>
          </m:d>
          <m:r>
            <w:rPr>
              <w:rFonts w:ascii="Cambria Math" w:hAnsi="Cambria Math" w:cs="Times New Roman"/>
              <w:color w:val="FF0000"/>
            </w:rPr>
            <m:t>-0.01</m:t>
          </m:r>
          <m:d>
            <m:dPr>
              <m:ctrlPr>
                <w:rPr>
                  <w:rFonts w:ascii="Cambria Math" w:hAnsi="Cambria Math" w:cs="Times New Roman"/>
                  <w:i/>
                  <w:color w:val="FF0000"/>
                </w:rPr>
              </m:ctrlPr>
            </m:dPr>
            <m:e>
              <m:sSup>
                <m:sSupPr>
                  <m:ctrlPr>
                    <w:rPr>
                      <w:rFonts w:ascii="Cambria Math" w:hAnsi="Cambria Math" w:cs="Times New Roman"/>
                      <w:i/>
                      <w:color w:val="FF0000"/>
                    </w:rPr>
                  </m:ctrlPr>
                </m:sSupPr>
                <m:e>
                  <m:r>
                    <w:rPr>
                      <w:rFonts w:ascii="Cambria Math" w:hAnsi="Cambria Math" w:cs="Times New Roman"/>
                      <w:color w:val="FF0000"/>
                    </w:rPr>
                    <m:t>200</m:t>
                  </m:r>
                </m:e>
                <m:sup>
                  <m:r>
                    <w:rPr>
                      <w:rFonts w:ascii="Cambria Math" w:hAnsi="Cambria Math" w:cs="Times New Roman"/>
                      <w:color w:val="FF0000"/>
                    </w:rPr>
                    <m:t>2</m:t>
                  </m:r>
                </m:sup>
              </m:sSup>
            </m:e>
          </m:d>
          <m:r>
            <w:rPr>
              <w:rFonts w:ascii="Cambria Math" w:hAnsi="Cambria Math" w:cs="Times New Roman"/>
              <w:color w:val="FF0000"/>
            </w:rPr>
            <m:t>=$175</m:t>
          </m:r>
        </m:oMath>
      </m:oMathPara>
    </w:p>
    <w:p w14:paraId="2B9396F9" w14:textId="146E5AF1" w:rsidR="00E6526D" w:rsidRDefault="00E6526D" w:rsidP="00E6526D">
      <w:pPr>
        <w:pStyle w:val="ListParagraph"/>
        <w:tabs>
          <w:tab w:val="right" w:pos="6480"/>
        </w:tabs>
        <w:ind w:left="360"/>
        <w:contextualSpacing w:val="0"/>
        <w:jc w:val="both"/>
        <w:rPr>
          <w:rFonts w:ascii="Times New Roman" w:hAnsi="Times New Roman" w:cs="Times New Roman"/>
          <w:color w:val="FF0000"/>
        </w:rPr>
      </w:pPr>
      <w:r>
        <w:rPr>
          <w:rFonts w:ascii="Times New Roman" w:hAnsi="Times New Roman" w:cs="Times New Roman"/>
          <w:color w:val="FF0000"/>
        </w:rPr>
        <w:t xml:space="preserve">2 points for getting quantity </w:t>
      </w:r>
    </w:p>
    <w:p w14:paraId="4724DE99" w14:textId="5B6032E0"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Pr>
          <w:rFonts w:ascii="Times New Roman" w:hAnsi="Times New Roman" w:cs="Times New Roman"/>
          <w:color w:val="FF0000"/>
        </w:rPr>
        <w:t xml:space="preserve">2 points for getting profits </w:t>
      </w:r>
    </w:p>
    <w:p w14:paraId="474D4976" w14:textId="77777777" w:rsidR="00E6526D" w:rsidRPr="00FA7290" w:rsidRDefault="00E6526D" w:rsidP="00E6526D">
      <w:pPr>
        <w:pStyle w:val="ListParagraph"/>
        <w:numPr>
          <w:ilvl w:val="0"/>
          <w:numId w:val="10"/>
        </w:numPr>
        <w:spacing w:after="0" w:line="240" w:lineRule="auto"/>
        <w:rPr>
          <w:rFonts w:ascii="Times New Roman" w:hAnsi="Times New Roman" w:cs="Times New Roman"/>
        </w:rPr>
      </w:pPr>
      <w:r w:rsidRPr="00FA7290">
        <w:rPr>
          <w:rFonts w:ascii="Times New Roman" w:hAnsi="Times New Roman" w:cs="Times New Roman"/>
        </w:rPr>
        <w:t xml:space="preserve"> [5 points] It turns out that Cookie Dough is not much of a “differentiated” product. If there were truly free entry and no constraint on the number of firms that could enter, what would we expect the long-run price of raw cookie dough in New York to become?</w:t>
      </w:r>
    </w:p>
    <w:p w14:paraId="7B081A97" w14:textId="77777777" w:rsidR="00E6526D" w:rsidRPr="00FA7290" w:rsidRDefault="00E6526D" w:rsidP="00E6526D">
      <w:pPr>
        <w:tabs>
          <w:tab w:val="right" w:pos="6480"/>
        </w:tabs>
        <w:jc w:val="both"/>
        <w:rPr>
          <w:rFonts w:ascii="Times New Roman" w:hAnsi="Times New Roman" w:cs="Times New Roman"/>
        </w:rPr>
      </w:pPr>
    </w:p>
    <w:p w14:paraId="00F11430" w14:textId="77777777" w:rsidR="00E6526D" w:rsidRPr="00FA7290" w:rsidRDefault="00E6526D" w:rsidP="00E6526D">
      <w:pPr>
        <w:pStyle w:val="ListParagraph"/>
        <w:tabs>
          <w:tab w:val="right" w:pos="6480"/>
        </w:tabs>
        <w:ind w:left="360"/>
        <w:contextualSpacing w:val="0"/>
        <w:jc w:val="both"/>
        <w:rPr>
          <w:rFonts w:ascii="Times New Roman" w:hAnsi="Times New Roman" w:cs="Times New Roman"/>
          <w:color w:val="FF0000"/>
        </w:rPr>
      </w:pPr>
      <w:r w:rsidRPr="00FA7290">
        <w:rPr>
          <w:rFonts w:ascii="Times New Roman" w:hAnsi="Times New Roman" w:cs="Times New Roman"/>
          <w:color w:val="FF0000"/>
        </w:rPr>
        <w:t>Approach 1: We know that in the presence of free entry that in the long-run firms will make zero economic profit. This implies that the long-run price of dough will be the price such that the average total cost is at its minimum.</w:t>
      </w:r>
    </w:p>
    <w:p w14:paraId="3BA01655" w14:textId="77777777" w:rsidR="00E6526D" w:rsidRPr="00FA7290" w:rsidRDefault="00ED1D8D" w:rsidP="00E6526D">
      <w:pPr>
        <w:pStyle w:val="ListParagraph"/>
        <w:tabs>
          <w:tab w:val="right" w:pos="6480"/>
        </w:tabs>
        <w:ind w:left="360"/>
        <w:contextualSpacing w:val="0"/>
        <w:jc w:val="center"/>
        <w:rPr>
          <w:rFonts w:ascii="Times New Roman" w:hAnsi="Times New Roman" w:cs="Times New Roman"/>
          <w:color w:val="FF0000"/>
        </w:rPr>
      </w:pPr>
      <m:oMathPara>
        <m:oMath>
          <m:f>
            <m:fPr>
              <m:ctrlPr>
                <w:rPr>
                  <w:rFonts w:ascii="Cambria Math" w:hAnsi="Cambria Math" w:cs="Times New Roman"/>
                  <w:i/>
                  <w:color w:val="FF0000"/>
                </w:rPr>
              </m:ctrlPr>
            </m:fPr>
            <m:num>
              <m:r>
                <w:rPr>
                  <w:rFonts w:ascii="Cambria Math" w:hAnsi="Cambria Math" w:cs="Times New Roman"/>
                  <w:color w:val="FF0000"/>
                </w:rPr>
                <m:t>∂ATC</m:t>
              </m:r>
            </m:num>
            <m:den>
              <m:r>
                <w:rPr>
                  <w:rFonts w:ascii="Cambria Math" w:hAnsi="Cambria Math" w:cs="Times New Roman"/>
                  <w:color w:val="FF0000"/>
                </w:rPr>
                <m:t>∂q</m:t>
              </m:r>
            </m:den>
          </m:f>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225</m:t>
              </m:r>
            </m:num>
            <m:den>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den>
          </m:f>
          <m:r>
            <w:rPr>
              <w:rFonts w:ascii="Cambria Math" w:hAnsi="Cambria Math" w:cs="Times New Roman"/>
              <w:color w:val="FF0000"/>
            </w:rPr>
            <m:t xml:space="preserve">+.01 </m:t>
          </m:r>
        </m:oMath>
      </m:oMathPara>
    </w:p>
    <w:p w14:paraId="07858AC2"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Setting this equation equal to zero and solving for q, yields:</w:t>
      </w:r>
    </w:p>
    <w:p w14:paraId="2928E52F" w14:textId="77777777" w:rsidR="00E6526D" w:rsidRPr="00FA7290" w:rsidRDefault="00ED1D8D" w:rsidP="00E6526D">
      <w:pPr>
        <w:pStyle w:val="ListParagraph"/>
        <w:tabs>
          <w:tab w:val="right" w:pos="6480"/>
        </w:tabs>
        <w:ind w:left="360"/>
        <w:contextualSpacing w:val="0"/>
        <w:jc w:val="center"/>
        <w:rPr>
          <w:rFonts w:ascii="Times New Roman" w:hAnsi="Times New Roman" w:cs="Times New Roman"/>
          <w:color w:val="FF0000"/>
        </w:rPr>
      </w:pPr>
      <m:oMath>
        <m:sSup>
          <m:sSupPr>
            <m:ctrlPr>
              <w:rPr>
                <w:rFonts w:ascii="Cambria Math" w:hAnsi="Cambria Math" w:cs="Times New Roman"/>
                <w:i/>
                <w:color w:val="FF0000"/>
              </w:rPr>
            </m:ctrlPr>
          </m:sSupPr>
          <m:e>
            <m:r>
              <w:rPr>
                <w:rFonts w:ascii="Cambria Math" w:hAnsi="Cambria Math" w:cs="Times New Roman"/>
                <w:color w:val="FF0000"/>
              </w:rPr>
              <m:t>q</m:t>
            </m:r>
          </m:e>
          <m:sup>
            <m:r>
              <w:rPr>
                <w:rFonts w:ascii="Cambria Math" w:hAnsi="Cambria Math" w:cs="Times New Roman"/>
                <w:color w:val="FF0000"/>
              </w:rPr>
              <m:t>2</m:t>
            </m:r>
          </m:sup>
        </m:sSup>
        <m:r>
          <w:rPr>
            <w:rFonts w:ascii="Cambria Math" w:hAnsi="Cambria Math" w:cs="Times New Roman"/>
            <w:color w:val="FF0000"/>
          </w:rPr>
          <m:t>=22500 ⇒q=150</m:t>
        </m:r>
      </m:oMath>
      <w:r w:rsidR="00E6526D" w:rsidRPr="00FA7290">
        <w:rPr>
          <w:rFonts w:ascii="Times New Roman" w:eastAsiaTheme="minorEastAsia" w:hAnsi="Times New Roman" w:cs="Times New Roman"/>
          <w:color w:val="FF0000"/>
        </w:rPr>
        <w:t xml:space="preserve"> </w:t>
      </w:r>
    </w:p>
    <w:p w14:paraId="20ECF21A"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The long-run price can then be found by evaluating the average total cost function at q = 150:</w:t>
      </w:r>
    </w:p>
    <w:p w14:paraId="3D10817F" w14:textId="77777777" w:rsidR="00E6526D" w:rsidRPr="00FA7290" w:rsidRDefault="00E6526D" w:rsidP="00E6526D">
      <w:pPr>
        <w:pStyle w:val="ListParagraph"/>
        <w:tabs>
          <w:tab w:val="right" w:pos="6480"/>
        </w:tabs>
        <w:ind w:left="360"/>
        <w:contextualSpacing w:val="0"/>
        <w:jc w:val="center"/>
        <w:rPr>
          <w:rFonts w:ascii="Times New Roman" w:eastAsiaTheme="minorEastAsia" w:hAnsi="Times New Roman" w:cs="Times New Roman"/>
          <w:color w:val="FF0000"/>
        </w:rPr>
      </w:pPr>
      <m:oMathPara>
        <m:oMath>
          <m:r>
            <w:rPr>
              <w:rFonts w:ascii="Cambria Math" w:hAnsi="Cambria Math" w:cs="Times New Roman"/>
              <w:color w:val="FF0000"/>
            </w:rPr>
            <m:t>ATC</m:t>
          </m:r>
          <m:d>
            <m:dPr>
              <m:ctrlPr>
                <w:rPr>
                  <w:rFonts w:ascii="Cambria Math" w:hAnsi="Cambria Math" w:cs="Times New Roman"/>
                  <w:i/>
                  <w:color w:val="FF0000"/>
                </w:rPr>
              </m:ctrlPr>
            </m:dPr>
            <m:e>
              <m:r>
                <w:rPr>
                  <w:rFonts w:ascii="Cambria Math" w:hAnsi="Cambria Math" w:cs="Times New Roman"/>
                  <w:color w:val="FF0000"/>
                </w:rPr>
                <m:t>150</m:t>
              </m:r>
            </m:e>
          </m:d>
          <m:r>
            <w:rPr>
              <w:rFonts w:ascii="Cambria Math" w:hAnsi="Cambria Math" w:cs="Times New Roman"/>
              <w:color w:val="FF0000"/>
            </w:rPr>
            <m:t>=4</m:t>
          </m:r>
        </m:oMath>
      </m:oMathPara>
    </w:p>
    <w:p w14:paraId="3D44CBDD" w14:textId="77777777" w:rsidR="00E6526D" w:rsidRPr="00FA7290" w:rsidRDefault="00E6526D" w:rsidP="00E6526D">
      <w:pPr>
        <w:pStyle w:val="BodyText"/>
        <w:tabs>
          <w:tab w:val="left" w:pos="1733"/>
        </w:tabs>
        <w:spacing w:line="252" w:lineRule="auto"/>
        <w:ind w:left="0" w:right="486"/>
        <w:rPr>
          <w:rFonts w:cs="Times New Roman"/>
          <w:sz w:val="22"/>
          <w:szCs w:val="22"/>
        </w:rPr>
      </w:pPr>
    </w:p>
    <w:p w14:paraId="134DB840"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Approach 2: You could set MC=AC to get min AC level.</w:t>
      </w:r>
    </w:p>
    <w:p w14:paraId="27A2365C" w14:textId="77777777" w:rsidR="00E6526D" w:rsidRPr="00FA7290" w:rsidRDefault="00E6526D" w:rsidP="00E6526D">
      <w:pPr>
        <w:pStyle w:val="BodyText"/>
        <w:tabs>
          <w:tab w:val="left" w:pos="1733"/>
        </w:tabs>
        <w:spacing w:line="252" w:lineRule="auto"/>
        <w:ind w:left="0" w:right="486"/>
        <w:rPr>
          <w:rFonts w:cs="Times New Roman"/>
          <w:sz w:val="22"/>
          <w:szCs w:val="22"/>
        </w:rPr>
      </w:pPr>
      <m:oMathPara>
        <m:oMath>
          <m:r>
            <w:rPr>
              <w:rFonts w:ascii="Cambria Math" w:hAnsi="Cambria Math" w:cs="Times New Roman"/>
              <w:color w:val="FF0000"/>
              <w:sz w:val="22"/>
              <w:szCs w:val="22"/>
            </w:rPr>
            <w:lastRenderedPageBreak/>
            <m:t>1+.02q=</m:t>
          </m:r>
          <m:f>
            <m:fPr>
              <m:ctrlPr>
                <w:rPr>
                  <w:rFonts w:ascii="Cambria Math" w:hAnsi="Cambria Math" w:cs="Times New Roman"/>
                  <w:i/>
                  <w:color w:val="FF0000"/>
                  <w:sz w:val="22"/>
                  <w:szCs w:val="22"/>
                </w:rPr>
              </m:ctrlPr>
            </m:fPr>
            <m:num>
              <m:r>
                <w:rPr>
                  <w:rFonts w:ascii="Cambria Math" w:hAnsi="Cambria Math" w:cs="Times New Roman"/>
                  <w:color w:val="FF0000"/>
                  <w:sz w:val="22"/>
                  <w:szCs w:val="22"/>
                </w:rPr>
                <m:t>225</m:t>
              </m:r>
            </m:num>
            <m:den>
              <m:r>
                <w:rPr>
                  <w:rFonts w:ascii="Cambria Math" w:hAnsi="Cambria Math" w:cs="Times New Roman"/>
                  <w:color w:val="FF0000"/>
                  <w:sz w:val="22"/>
                  <w:szCs w:val="22"/>
                </w:rPr>
                <m:t>q</m:t>
              </m:r>
            </m:den>
          </m:f>
          <m:r>
            <w:rPr>
              <w:rFonts w:ascii="Cambria Math" w:hAnsi="Cambria Math" w:cs="Times New Roman"/>
              <w:color w:val="FF0000"/>
              <w:sz w:val="22"/>
              <w:szCs w:val="22"/>
            </w:rPr>
            <m:t>+1+.01q</m:t>
          </m:r>
          <m:r>
            <m:rPr>
              <m:sty m:val="p"/>
            </m:rPr>
            <w:rPr>
              <w:rFonts w:ascii="Cambria Math" w:hAnsi="Cambria Math" w:cs="Times New Roman"/>
              <w:color w:val="FF0000"/>
              <w:sz w:val="22"/>
              <w:szCs w:val="22"/>
            </w:rPr>
            <w:br/>
          </m:r>
        </m:oMath>
        <m:oMath>
          <m:r>
            <w:rPr>
              <w:rFonts w:ascii="Cambria Math" w:hAnsi="Cambria Math" w:cs="Times New Roman"/>
              <w:sz w:val="22"/>
              <w:szCs w:val="22"/>
            </w:rPr>
            <m:t>.02q=</m:t>
          </m:r>
          <m:f>
            <m:fPr>
              <m:ctrlPr>
                <w:rPr>
                  <w:rFonts w:ascii="Cambria Math" w:hAnsi="Cambria Math" w:cs="Times New Roman"/>
                  <w:i/>
                  <w:sz w:val="22"/>
                  <w:szCs w:val="22"/>
                </w:rPr>
              </m:ctrlPr>
            </m:fPr>
            <m:num>
              <m:r>
                <w:rPr>
                  <w:rFonts w:ascii="Cambria Math" w:hAnsi="Cambria Math" w:cs="Times New Roman"/>
                  <w:sz w:val="22"/>
                  <w:szCs w:val="22"/>
                </w:rPr>
                <m:t>225</m:t>
              </m:r>
            </m:num>
            <m:den>
              <m:r>
                <w:rPr>
                  <w:rFonts w:ascii="Cambria Math" w:hAnsi="Cambria Math" w:cs="Times New Roman"/>
                  <w:sz w:val="22"/>
                  <w:szCs w:val="22"/>
                </w:rPr>
                <m:t>q</m:t>
              </m:r>
            </m:den>
          </m:f>
          <m:r>
            <w:rPr>
              <w:rFonts w:ascii="Cambria Math" w:hAnsi="Cambria Math" w:cs="Times New Roman"/>
              <w:sz w:val="22"/>
              <w:szCs w:val="22"/>
            </w:rPr>
            <m:t>+.01q</m:t>
          </m:r>
          <m:r>
            <m:rPr>
              <m:sty m:val="p"/>
            </m:rPr>
            <w:rPr>
              <w:rFonts w:ascii="Cambria Math" w:hAnsi="Cambria Math" w:cs="Times New Roman"/>
              <w:sz w:val="22"/>
              <w:szCs w:val="22"/>
            </w:rPr>
            <w:br/>
          </m:r>
        </m:oMath>
        <m:oMath>
          <m:r>
            <w:rPr>
              <w:rFonts w:ascii="Cambria Math" w:hAnsi="Cambria Math" w:cs="Times New Roman"/>
              <w:sz w:val="22"/>
              <w:szCs w:val="22"/>
            </w:rPr>
            <m:t>.01</m:t>
          </m:r>
          <m:sSup>
            <m:sSupPr>
              <m:ctrlPr>
                <w:rPr>
                  <w:rFonts w:ascii="Cambria Math" w:hAnsi="Cambria Math" w:cs="Times New Roman"/>
                  <w:i/>
                  <w:sz w:val="22"/>
                  <w:szCs w:val="22"/>
                </w:rPr>
              </m:ctrlPr>
            </m:sSupPr>
            <m:e>
              <m:r>
                <w:rPr>
                  <w:rFonts w:ascii="Cambria Math" w:hAnsi="Cambria Math" w:cs="Times New Roman"/>
                  <w:sz w:val="22"/>
                  <w:szCs w:val="22"/>
                </w:rPr>
                <m:t>q</m:t>
              </m:r>
            </m:e>
            <m:sup>
              <m:r>
                <w:rPr>
                  <w:rFonts w:ascii="Cambria Math" w:hAnsi="Cambria Math" w:cs="Times New Roman"/>
                  <w:sz w:val="22"/>
                  <w:szCs w:val="22"/>
                </w:rPr>
                <m:t>2</m:t>
              </m:r>
            </m:sup>
          </m:sSup>
          <m:r>
            <w:rPr>
              <w:rFonts w:ascii="Cambria Math" w:hAnsi="Cambria Math" w:cs="Times New Roman"/>
              <w:sz w:val="22"/>
              <w:szCs w:val="22"/>
            </w:rPr>
            <m:t>=225</m:t>
          </m:r>
        </m:oMath>
      </m:oMathPara>
    </w:p>
    <w:p w14:paraId="150C295D" w14:textId="77777777" w:rsidR="00E6526D" w:rsidRPr="00FA7290" w:rsidRDefault="00E6526D" w:rsidP="00E6526D">
      <w:pPr>
        <w:pStyle w:val="BodyText"/>
        <w:tabs>
          <w:tab w:val="left" w:pos="1733"/>
        </w:tabs>
        <w:spacing w:line="252" w:lineRule="auto"/>
        <w:ind w:left="0" w:right="486"/>
        <w:rPr>
          <w:rFonts w:cs="Times New Roman"/>
          <w:color w:val="FF0000"/>
          <w:sz w:val="22"/>
          <w:szCs w:val="22"/>
        </w:rPr>
      </w:pPr>
      <w:r w:rsidRPr="00FA7290">
        <w:rPr>
          <w:rFonts w:cs="Times New Roman"/>
          <w:color w:val="FF0000"/>
          <w:sz w:val="22"/>
          <w:szCs w:val="22"/>
        </w:rPr>
        <w:tab/>
        <w:t>which would give</w:t>
      </w:r>
    </w:p>
    <w:p w14:paraId="0E9B8245" w14:textId="77777777" w:rsidR="00E6526D" w:rsidRPr="00FA7290" w:rsidRDefault="00E6526D" w:rsidP="00E6526D">
      <w:pPr>
        <w:pStyle w:val="BodyText"/>
        <w:tabs>
          <w:tab w:val="left" w:pos="1733"/>
        </w:tabs>
        <w:spacing w:line="252" w:lineRule="auto"/>
        <w:ind w:left="0" w:right="486"/>
        <w:rPr>
          <w:rFonts w:cs="Times New Roman"/>
          <w:color w:val="FF0000"/>
          <w:sz w:val="22"/>
          <w:szCs w:val="22"/>
        </w:rPr>
      </w:pPr>
    </w:p>
    <w:p w14:paraId="7EE14E5B" w14:textId="77777777" w:rsidR="00E6526D" w:rsidRPr="00FA7290" w:rsidRDefault="00E6526D" w:rsidP="00E6526D">
      <w:pPr>
        <w:pStyle w:val="BodyText"/>
        <w:tabs>
          <w:tab w:val="left" w:pos="1733"/>
        </w:tabs>
        <w:spacing w:line="252" w:lineRule="auto"/>
        <w:ind w:left="0" w:right="486"/>
        <w:jc w:val="center"/>
        <w:rPr>
          <w:rFonts w:cs="Times New Roman"/>
          <w:sz w:val="22"/>
          <w:szCs w:val="22"/>
        </w:rPr>
      </w:pPr>
      <m:oMath>
        <m:r>
          <w:rPr>
            <w:rFonts w:ascii="Cambria Math" w:hAnsi="Cambria Math" w:cs="Times New Roman"/>
            <w:color w:val="FF0000"/>
            <w:sz w:val="22"/>
            <w:szCs w:val="22"/>
          </w:rPr>
          <m:t xml:space="preserve"> </m:t>
        </m:r>
        <m:sSup>
          <m:sSupPr>
            <m:ctrlPr>
              <w:rPr>
                <w:rFonts w:ascii="Cambria Math" w:hAnsi="Cambria Math" w:cs="Times New Roman"/>
                <w:i/>
                <w:color w:val="FF0000"/>
                <w:sz w:val="22"/>
                <w:szCs w:val="22"/>
              </w:rPr>
            </m:ctrlPr>
          </m:sSupPr>
          <m:e>
            <m:r>
              <w:rPr>
                <w:rFonts w:ascii="Cambria Math" w:hAnsi="Cambria Math" w:cs="Times New Roman"/>
                <w:color w:val="FF0000"/>
                <w:sz w:val="22"/>
                <w:szCs w:val="22"/>
              </w:rPr>
              <m:t>q</m:t>
            </m:r>
          </m:e>
          <m:sup>
            <m:r>
              <w:rPr>
                <w:rFonts w:ascii="Cambria Math" w:hAnsi="Cambria Math" w:cs="Times New Roman"/>
                <w:color w:val="FF0000"/>
                <w:sz w:val="22"/>
                <w:szCs w:val="22"/>
              </w:rPr>
              <m:t>2</m:t>
            </m:r>
          </m:sup>
        </m:sSup>
        <m:r>
          <w:rPr>
            <w:rFonts w:ascii="Cambria Math" w:hAnsi="Cambria Math" w:cs="Times New Roman"/>
            <w:color w:val="FF0000"/>
            <w:sz w:val="22"/>
            <w:szCs w:val="22"/>
          </w:rPr>
          <m:t>=22500</m:t>
        </m:r>
      </m:oMath>
      <w:r w:rsidRPr="00FA7290">
        <w:rPr>
          <w:rFonts w:cs="Times New Roman"/>
          <w:color w:val="FF0000"/>
          <w:sz w:val="22"/>
          <w:szCs w:val="22"/>
        </w:rPr>
        <w:t xml:space="preserve"> </w:t>
      </w:r>
    </w:p>
    <w:p w14:paraId="2487E93A"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ab/>
      </w:r>
    </w:p>
    <w:p w14:paraId="0D0B2CC4" w14:textId="77777777" w:rsidR="00E6526D" w:rsidRPr="00FA7290" w:rsidRDefault="00E6526D" w:rsidP="00E6526D">
      <w:pPr>
        <w:pStyle w:val="ListParagraph"/>
        <w:tabs>
          <w:tab w:val="right" w:pos="6480"/>
        </w:tabs>
        <w:ind w:left="360"/>
        <w:contextualSpacing w:val="0"/>
        <w:rPr>
          <w:rFonts w:ascii="Times New Roman" w:hAnsi="Times New Roman" w:cs="Times New Roman"/>
          <w:color w:val="FF0000"/>
        </w:rPr>
      </w:pPr>
      <w:r w:rsidRPr="00FA7290">
        <w:rPr>
          <w:rFonts w:ascii="Times New Roman" w:hAnsi="Times New Roman" w:cs="Times New Roman"/>
          <w:color w:val="FF0000"/>
        </w:rPr>
        <w:t>The long-run price can then be found by plugging in q = 150 in ATC function:</w:t>
      </w:r>
    </w:p>
    <w:p w14:paraId="00C114C1" w14:textId="77777777" w:rsidR="00E6526D" w:rsidRPr="00E6526D" w:rsidRDefault="00E6526D" w:rsidP="00E6526D">
      <w:pPr>
        <w:pStyle w:val="BodyText"/>
        <w:tabs>
          <w:tab w:val="left" w:pos="1733"/>
        </w:tabs>
        <w:spacing w:line="252" w:lineRule="auto"/>
        <w:ind w:left="0" w:right="486"/>
        <w:jc w:val="center"/>
        <w:rPr>
          <w:rFonts w:cs="Times New Roman"/>
          <w:color w:val="FF0000"/>
          <w:sz w:val="22"/>
          <w:szCs w:val="22"/>
        </w:rPr>
      </w:pPr>
      <m:oMathPara>
        <m:oMath>
          <m:r>
            <w:rPr>
              <w:rFonts w:ascii="Cambria Math" w:hAnsi="Cambria Math" w:cs="Times New Roman"/>
              <w:color w:val="FF0000"/>
              <w:sz w:val="22"/>
              <w:szCs w:val="22"/>
            </w:rPr>
            <m:t>ATC</m:t>
          </m:r>
          <m:d>
            <m:dPr>
              <m:ctrlPr>
                <w:rPr>
                  <w:rFonts w:ascii="Cambria Math" w:hAnsi="Cambria Math" w:cs="Times New Roman"/>
                  <w:i/>
                  <w:color w:val="FF0000"/>
                  <w:sz w:val="22"/>
                  <w:szCs w:val="22"/>
                </w:rPr>
              </m:ctrlPr>
            </m:dPr>
            <m:e>
              <m:r>
                <w:rPr>
                  <w:rFonts w:ascii="Cambria Math" w:hAnsi="Cambria Math" w:cs="Times New Roman"/>
                  <w:color w:val="FF0000"/>
                  <w:sz w:val="22"/>
                  <w:szCs w:val="22"/>
                </w:rPr>
                <m:t>150</m:t>
              </m:r>
            </m:e>
          </m:d>
          <m:r>
            <w:rPr>
              <w:rFonts w:ascii="Cambria Math" w:hAnsi="Cambria Math" w:cs="Times New Roman"/>
              <w:color w:val="FF0000"/>
              <w:sz w:val="22"/>
              <w:szCs w:val="22"/>
            </w:rPr>
            <m:t>=4</m:t>
          </m:r>
        </m:oMath>
      </m:oMathPara>
    </w:p>
    <w:p w14:paraId="68A37F0E" w14:textId="77777777" w:rsidR="00E6526D" w:rsidRDefault="00E6526D" w:rsidP="00E6526D">
      <w:pPr>
        <w:pStyle w:val="BodyText"/>
        <w:tabs>
          <w:tab w:val="left" w:pos="1733"/>
        </w:tabs>
        <w:spacing w:line="252" w:lineRule="auto"/>
        <w:ind w:left="0" w:right="486"/>
        <w:jc w:val="center"/>
        <w:rPr>
          <w:rFonts w:cs="Times New Roman"/>
          <w:color w:val="FF0000"/>
          <w:sz w:val="22"/>
          <w:szCs w:val="22"/>
        </w:rPr>
      </w:pPr>
    </w:p>
    <w:p w14:paraId="4697AC2A" w14:textId="77777777" w:rsidR="00E6526D" w:rsidRDefault="00E6526D" w:rsidP="00E6526D">
      <w:pPr>
        <w:pStyle w:val="BodyText"/>
        <w:tabs>
          <w:tab w:val="left" w:pos="1733"/>
        </w:tabs>
        <w:spacing w:line="252" w:lineRule="auto"/>
        <w:ind w:left="0" w:right="486"/>
        <w:jc w:val="center"/>
        <w:rPr>
          <w:rFonts w:cs="Times New Roman"/>
          <w:color w:val="FF0000"/>
          <w:sz w:val="22"/>
          <w:szCs w:val="22"/>
        </w:rPr>
      </w:pPr>
    </w:p>
    <w:p w14:paraId="43B4A7FE" w14:textId="77777777" w:rsidR="00E6526D" w:rsidRDefault="00E6526D" w:rsidP="00E6526D">
      <w:pPr>
        <w:pStyle w:val="BodyText"/>
        <w:tabs>
          <w:tab w:val="left" w:pos="1733"/>
        </w:tabs>
        <w:spacing w:line="252" w:lineRule="auto"/>
        <w:ind w:left="0" w:right="486"/>
        <w:rPr>
          <w:rFonts w:cs="Times New Roman"/>
          <w:color w:val="FF0000"/>
          <w:sz w:val="22"/>
          <w:szCs w:val="22"/>
        </w:rPr>
      </w:pPr>
    </w:p>
    <w:p w14:paraId="6FE12293" w14:textId="4E4277F8" w:rsidR="00E6526D" w:rsidRDefault="00E6526D" w:rsidP="00E6526D">
      <w:pPr>
        <w:pStyle w:val="BodyText"/>
        <w:tabs>
          <w:tab w:val="left" w:pos="1733"/>
        </w:tabs>
        <w:spacing w:line="252" w:lineRule="auto"/>
        <w:ind w:left="0" w:right="486"/>
        <w:rPr>
          <w:rFonts w:cs="Times New Roman"/>
          <w:color w:val="FF0000"/>
          <w:sz w:val="22"/>
          <w:szCs w:val="22"/>
        </w:rPr>
      </w:pPr>
      <w:r>
        <w:rPr>
          <w:rFonts w:cs="Times New Roman"/>
          <w:color w:val="FF0000"/>
          <w:sz w:val="22"/>
          <w:szCs w:val="22"/>
        </w:rPr>
        <w:t>1 point for setting up problem correctly – using either approach</w:t>
      </w:r>
    </w:p>
    <w:p w14:paraId="2C951F5E" w14:textId="735146F3" w:rsidR="00E6526D" w:rsidRPr="00FA7290" w:rsidRDefault="00E6526D" w:rsidP="00E6526D">
      <w:pPr>
        <w:pStyle w:val="BodyText"/>
        <w:tabs>
          <w:tab w:val="left" w:pos="1733"/>
        </w:tabs>
        <w:spacing w:line="252" w:lineRule="auto"/>
        <w:ind w:left="0" w:right="486"/>
        <w:rPr>
          <w:rFonts w:cs="Times New Roman"/>
          <w:color w:val="FF0000"/>
          <w:sz w:val="22"/>
          <w:szCs w:val="22"/>
        </w:rPr>
      </w:pPr>
      <w:r>
        <w:rPr>
          <w:rFonts w:cs="Times New Roman"/>
          <w:color w:val="FF0000"/>
          <w:sz w:val="22"/>
          <w:szCs w:val="22"/>
        </w:rPr>
        <w:t>2 points for correctly computing the quantity at which min ATC is achieved</w:t>
      </w:r>
    </w:p>
    <w:p w14:paraId="4F39B13D" w14:textId="172D19C8" w:rsidR="00E6526D" w:rsidRDefault="00E6526D" w:rsidP="00E6526D">
      <w:pPr>
        <w:pStyle w:val="BodyText"/>
        <w:tabs>
          <w:tab w:val="left" w:pos="1733"/>
        </w:tabs>
        <w:spacing w:line="252" w:lineRule="auto"/>
        <w:ind w:left="0" w:right="486"/>
        <w:rPr>
          <w:rFonts w:cs="Times New Roman"/>
          <w:color w:val="FF0000"/>
          <w:sz w:val="22"/>
          <w:szCs w:val="22"/>
        </w:rPr>
      </w:pPr>
      <w:r>
        <w:rPr>
          <w:rFonts w:cs="Times New Roman"/>
          <w:color w:val="FF0000"/>
          <w:sz w:val="22"/>
          <w:szCs w:val="22"/>
        </w:rPr>
        <w:t>2 points for correctly computing the ATC</w:t>
      </w:r>
    </w:p>
    <w:p w14:paraId="0A45D069" w14:textId="77777777" w:rsidR="00E6526D" w:rsidRPr="00FA7290" w:rsidRDefault="00E6526D" w:rsidP="00E6526D">
      <w:pPr>
        <w:pStyle w:val="BodyText"/>
        <w:tabs>
          <w:tab w:val="left" w:pos="1733"/>
        </w:tabs>
        <w:spacing w:line="252" w:lineRule="auto"/>
        <w:ind w:left="0" w:right="486"/>
        <w:rPr>
          <w:rFonts w:cs="Times New Roman"/>
          <w:color w:val="FF0000"/>
          <w:sz w:val="22"/>
          <w:szCs w:val="22"/>
        </w:rPr>
      </w:pPr>
    </w:p>
    <w:p w14:paraId="65719314" w14:textId="77777777" w:rsidR="00E6526D" w:rsidRDefault="00E6526D" w:rsidP="00F1390C">
      <w:pPr>
        <w:rPr>
          <w:rFonts w:ascii="Times New Roman" w:hAnsi="Times New Roman" w:cs="Times New Roman"/>
          <w:color w:val="FF0000"/>
        </w:rPr>
      </w:pPr>
    </w:p>
    <w:p w14:paraId="2B2EF59B" w14:textId="77777777" w:rsidR="00D162B8" w:rsidRPr="00FA7290" w:rsidRDefault="00D162B8" w:rsidP="00F1390C">
      <w:pPr>
        <w:rPr>
          <w:rFonts w:ascii="Times New Roman" w:hAnsi="Times New Roman" w:cs="Times New Roman"/>
          <w:color w:val="FF0000"/>
        </w:rPr>
      </w:pPr>
    </w:p>
    <w:p w14:paraId="7365B876" w14:textId="22D83988" w:rsidR="00BE651E" w:rsidRDefault="00417A3C" w:rsidP="00BE651E">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[20 points] Price Discrimination at Pear Inc</w:t>
      </w:r>
    </w:p>
    <w:p w14:paraId="5C23E80A" w14:textId="77777777" w:rsidR="00E6526D" w:rsidRPr="00E6526D" w:rsidRDefault="00E6526D" w:rsidP="00E6526D">
      <w:pPr>
        <w:widowControl w:val="0"/>
        <w:tabs>
          <w:tab w:val="left" w:pos="653"/>
        </w:tabs>
        <w:spacing w:before="77" w:after="0" w:line="240" w:lineRule="auto"/>
        <w:ind w:left="652"/>
        <w:rPr>
          <w:rFonts w:ascii="Times New Roman" w:hAnsi="Times New Roman" w:cs="Times New Roman"/>
          <w:b/>
          <w:u w:val="single" w:color="000000"/>
        </w:rPr>
      </w:pPr>
    </w:p>
    <w:p w14:paraId="20626F18" w14:textId="3578DB21" w:rsidR="00BE651E" w:rsidRPr="00FA7290" w:rsidRDefault="00BE651E" w:rsidP="00BE651E">
      <w:pPr>
        <w:widowControl w:val="0"/>
        <w:autoSpaceDE w:val="0"/>
        <w:autoSpaceDN w:val="0"/>
        <w:adjustRightInd w:val="0"/>
        <w:rPr>
          <w:rFonts w:ascii="Times New Roman" w:hAnsi="Times New Roman" w:cs="Times New Roman"/>
        </w:rPr>
      </w:pPr>
      <w:r w:rsidRPr="00FA7290">
        <w:rPr>
          <w:rFonts w:ascii="Times New Roman" w:hAnsi="Times New Roman" w:cs="Times New Roman"/>
        </w:rPr>
        <w:t>The high</w:t>
      </w:r>
      <w:r w:rsidRPr="00FA7290">
        <w:rPr>
          <w:rFonts w:ascii="Cambria Math" w:eastAsia="Calibri" w:hAnsi="Cambria Math" w:cs="Cambria Math"/>
        </w:rPr>
        <w:t>‐</w:t>
      </w:r>
      <w:r w:rsidRPr="00FA7290">
        <w:rPr>
          <w:rFonts w:ascii="Times New Roman" w:hAnsi="Times New Roman" w:cs="Times New Roman"/>
        </w:rPr>
        <w:t>tech company Pear Inc. has developed an exciting new product: Myphone with a large interactive screen and many customizable features. Pear Inc. is considering the introduction of both a regular version which costs $200 to produce and a slightly higher</w:t>
      </w:r>
      <w:r w:rsidRPr="00FA7290">
        <w:rPr>
          <w:rFonts w:ascii="Cambria Math" w:eastAsia="Calibri" w:hAnsi="Cambria Math" w:cs="Cambria Math"/>
        </w:rPr>
        <w:t>‐</w:t>
      </w:r>
      <w:r w:rsidRPr="00FA7290">
        <w:rPr>
          <w:rFonts w:ascii="Times New Roman" w:hAnsi="Times New Roman" w:cs="Times New Roman"/>
        </w:rPr>
        <w:t>end version with more features called “Myphone Super” which costs $350 to produce. Pear’s marketing departments suggests that consumers can be categorized as loyalists and casual users. Each consumer would consider at most one phone.</w:t>
      </w:r>
    </w:p>
    <w:p w14:paraId="7B4CB8AB" w14:textId="77777777" w:rsidR="00BE651E" w:rsidRPr="00FA7290" w:rsidRDefault="00BE651E" w:rsidP="00BE651E">
      <w:pPr>
        <w:widowControl w:val="0"/>
        <w:autoSpaceDE w:val="0"/>
        <w:autoSpaceDN w:val="0"/>
        <w:adjustRightInd w:val="0"/>
        <w:rPr>
          <w:rFonts w:ascii="Times New Roman" w:hAnsi="Times New Roman" w:cs="Times New Roman"/>
        </w:rPr>
      </w:pPr>
    </w:p>
    <w:tbl>
      <w:tblPr>
        <w:tblStyle w:val="TableGrid"/>
        <w:tblW w:w="0" w:type="auto"/>
        <w:tblLook w:val="00A0" w:firstRow="1" w:lastRow="0" w:firstColumn="1" w:lastColumn="0" w:noHBand="0" w:noVBand="0"/>
      </w:tblPr>
      <w:tblGrid>
        <w:gridCol w:w="2214"/>
        <w:gridCol w:w="2214"/>
        <w:gridCol w:w="2214"/>
        <w:gridCol w:w="2214"/>
      </w:tblGrid>
      <w:tr w:rsidR="00BE651E" w:rsidRPr="00FA7290" w14:paraId="5C9F4AA1" w14:textId="77777777" w:rsidTr="001B0C50">
        <w:tc>
          <w:tcPr>
            <w:tcW w:w="2214" w:type="dxa"/>
          </w:tcPr>
          <w:p w14:paraId="495566DD"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Consumer Type</w:t>
            </w:r>
          </w:p>
        </w:tc>
        <w:tc>
          <w:tcPr>
            <w:tcW w:w="2214" w:type="dxa"/>
          </w:tcPr>
          <w:p w14:paraId="6C58181B"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Number of consumers</w:t>
            </w:r>
          </w:p>
        </w:tc>
        <w:tc>
          <w:tcPr>
            <w:tcW w:w="2214" w:type="dxa"/>
          </w:tcPr>
          <w:p w14:paraId="0AA1AC43"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Willingness to pay for </w:t>
            </w:r>
            <w:r w:rsidRPr="00FA7290">
              <w:rPr>
                <w:rFonts w:ascii="Times New Roman" w:hAnsi="Times New Roman" w:cs="Times New Roman"/>
                <w:b/>
              </w:rPr>
              <w:t>Myphone</w:t>
            </w:r>
          </w:p>
        </w:tc>
        <w:tc>
          <w:tcPr>
            <w:tcW w:w="2214" w:type="dxa"/>
          </w:tcPr>
          <w:p w14:paraId="775A41E8"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Willingness to pay for </w:t>
            </w:r>
            <w:r w:rsidRPr="00FA7290">
              <w:rPr>
                <w:rFonts w:ascii="Times New Roman" w:hAnsi="Times New Roman" w:cs="Times New Roman"/>
                <w:b/>
              </w:rPr>
              <w:t>Myphone Super</w:t>
            </w:r>
          </w:p>
        </w:tc>
      </w:tr>
      <w:tr w:rsidR="00BE651E" w:rsidRPr="00FA7290" w14:paraId="32371CF2" w14:textId="77777777" w:rsidTr="001B0C50">
        <w:tc>
          <w:tcPr>
            <w:tcW w:w="2214" w:type="dxa"/>
          </w:tcPr>
          <w:p w14:paraId="65FEEB50"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Casual</w:t>
            </w:r>
          </w:p>
        </w:tc>
        <w:tc>
          <w:tcPr>
            <w:tcW w:w="2214" w:type="dxa"/>
          </w:tcPr>
          <w:p w14:paraId="7F963A52"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10 million</w:t>
            </w:r>
          </w:p>
        </w:tc>
        <w:tc>
          <w:tcPr>
            <w:tcW w:w="2214" w:type="dxa"/>
          </w:tcPr>
          <w:p w14:paraId="414848F6"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500</w:t>
            </w:r>
          </w:p>
        </w:tc>
        <w:tc>
          <w:tcPr>
            <w:tcW w:w="2214" w:type="dxa"/>
          </w:tcPr>
          <w:p w14:paraId="0D23D1DF"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600</w:t>
            </w:r>
          </w:p>
        </w:tc>
      </w:tr>
      <w:tr w:rsidR="00BE651E" w:rsidRPr="00FA7290" w14:paraId="37CA48EE" w14:textId="77777777" w:rsidTr="001B0C50">
        <w:tc>
          <w:tcPr>
            <w:tcW w:w="2214" w:type="dxa"/>
          </w:tcPr>
          <w:p w14:paraId="075E4DF4"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Loyalist</w:t>
            </w:r>
          </w:p>
        </w:tc>
        <w:tc>
          <w:tcPr>
            <w:tcW w:w="2214" w:type="dxa"/>
          </w:tcPr>
          <w:p w14:paraId="47E13B8B"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 million</w:t>
            </w:r>
          </w:p>
        </w:tc>
        <w:tc>
          <w:tcPr>
            <w:tcW w:w="2214" w:type="dxa"/>
          </w:tcPr>
          <w:p w14:paraId="26B61C4A"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800</w:t>
            </w:r>
          </w:p>
        </w:tc>
        <w:tc>
          <w:tcPr>
            <w:tcW w:w="2214" w:type="dxa"/>
          </w:tcPr>
          <w:p w14:paraId="3367FFBA" w14:textId="77777777" w:rsidR="00BE651E" w:rsidRPr="00FA7290" w:rsidRDefault="00BE651E" w:rsidP="001B0C50">
            <w:pPr>
              <w:widowControl w:val="0"/>
              <w:autoSpaceDE w:val="0"/>
              <w:autoSpaceDN w:val="0"/>
              <w:adjustRightInd w:val="0"/>
              <w:rPr>
                <w:rFonts w:ascii="Times New Roman" w:hAnsi="Times New Roman" w:cs="Times New Roman"/>
              </w:rPr>
            </w:pPr>
            <w:r w:rsidRPr="00FA7290">
              <w:rPr>
                <w:rFonts w:ascii="Times New Roman" w:hAnsi="Times New Roman" w:cs="Times New Roman"/>
              </w:rPr>
              <w:t>1100</w:t>
            </w:r>
          </w:p>
        </w:tc>
      </w:tr>
    </w:tbl>
    <w:p w14:paraId="665C9B70" w14:textId="77777777" w:rsidR="00BE651E" w:rsidRPr="00FA7290" w:rsidRDefault="00BE651E" w:rsidP="00BE651E">
      <w:pPr>
        <w:widowControl w:val="0"/>
        <w:autoSpaceDE w:val="0"/>
        <w:autoSpaceDN w:val="0"/>
        <w:adjustRightInd w:val="0"/>
        <w:rPr>
          <w:rFonts w:ascii="Times New Roman" w:hAnsi="Times New Roman" w:cs="Times New Roman"/>
        </w:rPr>
      </w:pPr>
    </w:p>
    <w:p w14:paraId="425C9CEF" w14:textId="37E437C9" w:rsidR="00BE651E" w:rsidRPr="00FA7290" w:rsidRDefault="00BE651E" w:rsidP="00BE651E">
      <w:pPr>
        <w:widowControl w:val="0"/>
        <w:autoSpaceDE w:val="0"/>
        <w:autoSpaceDN w:val="0"/>
        <w:adjustRightInd w:val="0"/>
        <w:rPr>
          <w:rFonts w:ascii="Times New Roman" w:hAnsi="Times New Roman" w:cs="Times New Roman"/>
          <w:bCs/>
        </w:rPr>
      </w:pPr>
      <w:r w:rsidRPr="00FA7290">
        <w:rPr>
          <w:rFonts w:ascii="Times New Roman" w:hAnsi="Times New Roman" w:cs="Times New Roman"/>
          <w:bCs/>
        </w:rPr>
        <w:t>You have been hired to advise Pear on its pricing strategy.</w:t>
      </w:r>
    </w:p>
    <w:p w14:paraId="09EFC38C" w14:textId="424D1254" w:rsidR="00BE651E" w:rsidRPr="00FA7290" w:rsidRDefault="00BE651E" w:rsidP="000A6D11">
      <w:pPr>
        <w:pStyle w:val="ListParagraph"/>
        <w:numPr>
          <w:ilvl w:val="0"/>
          <w:numId w:val="8"/>
        </w:numPr>
        <w:spacing w:after="0" w:line="240" w:lineRule="auto"/>
        <w:rPr>
          <w:rFonts w:ascii="Times New Roman" w:hAnsi="Times New Roman" w:cs="Times New Roman"/>
        </w:rPr>
      </w:pPr>
      <w:r w:rsidRPr="00FA7290">
        <w:rPr>
          <w:rFonts w:ascii="Times New Roman" w:hAnsi="Times New Roman" w:cs="Times New Roman"/>
        </w:rPr>
        <w:t xml:space="preserve">[15 points] Would you recommend that Pear Inc sell one particular model or both? </w:t>
      </w:r>
      <w:r w:rsidRPr="00FA7290">
        <w:rPr>
          <w:rFonts w:ascii="Times New Roman" w:hAnsi="Times New Roman" w:cs="Times New Roman"/>
          <w:bCs/>
        </w:rPr>
        <w:t>What is the optimal pricing strategy that you would recommend to Pear Inc.? Consider all possible strategies and explain your reasoning systematically and completely.</w:t>
      </w:r>
    </w:p>
    <w:p w14:paraId="1012AA8A" w14:textId="77777777" w:rsidR="00BE651E" w:rsidRPr="00FA7290" w:rsidRDefault="00BE651E" w:rsidP="00BE651E">
      <w:pPr>
        <w:pStyle w:val="ListParagraph"/>
        <w:rPr>
          <w:rFonts w:ascii="Times New Roman" w:hAnsi="Times New Roman" w:cs="Times New Roman"/>
        </w:rPr>
      </w:pPr>
    </w:p>
    <w:p w14:paraId="7282BD62" w14:textId="1F395D4A" w:rsidR="00E6526D" w:rsidRPr="00FA7290" w:rsidRDefault="00E6526D" w:rsidP="00E6526D">
      <w:pPr>
        <w:ind w:left="720"/>
        <w:rPr>
          <w:rFonts w:ascii="Times New Roman" w:hAnsi="Times New Roman" w:cs="Times New Roman"/>
          <w:color w:val="FF0000"/>
          <w:u w:val="single"/>
        </w:rPr>
      </w:pPr>
      <w:r w:rsidRPr="00FA7290">
        <w:rPr>
          <w:rFonts w:ascii="Times New Roman" w:hAnsi="Times New Roman" w:cs="Times New Roman"/>
          <w:color w:val="FF0000"/>
          <w:u w:val="single"/>
        </w:rPr>
        <w:t>Strategy 2: Pear Inc. can choose to sell only Myphone.</w:t>
      </w:r>
    </w:p>
    <w:p w14:paraId="1CA85403" w14:textId="77777777" w:rsidR="00E6526D" w:rsidRPr="00FA7290" w:rsidRDefault="00E6526D" w:rsidP="00E6526D">
      <w:pPr>
        <w:ind w:left="720"/>
        <w:rPr>
          <w:rFonts w:ascii="Times New Roman" w:hAnsi="Times New Roman" w:cs="Times New Roman"/>
          <w:color w:val="FF0000"/>
        </w:rPr>
      </w:pPr>
      <w:r w:rsidRPr="00FA7290">
        <w:rPr>
          <w:rFonts w:ascii="Times New Roman" w:hAnsi="Times New Roman" w:cs="Times New Roman"/>
          <w:color w:val="FF0000"/>
        </w:rPr>
        <w:t>Then should sell at $500. This gives profit of (500-200)x11 million= 3.3 billion.</w:t>
      </w:r>
    </w:p>
    <w:p w14:paraId="55ACC37C" w14:textId="77777777" w:rsidR="00E6526D" w:rsidRDefault="00E6526D" w:rsidP="00BE651E">
      <w:pPr>
        <w:ind w:left="720"/>
        <w:rPr>
          <w:rFonts w:ascii="Times New Roman" w:hAnsi="Times New Roman" w:cs="Times New Roman"/>
          <w:color w:val="FF0000"/>
          <w:u w:val="single"/>
        </w:rPr>
      </w:pPr>
    </w:p>
    <w:p w14:paraId="3725367E" w14:textId="5FD44489" w:rsidR="00BE651E" w:rsidRPr="00FA7290" w:rsidRDefault="00E6526D" w:rsidP="00BE651E">
      <w:pPr>
        <w:ind w:left="720"/>
        <w:rPr>
          <w:rFonts w:ascii="Times New Roman" w:hAnsi="Times New Roman" w:cs="Times New Roman"/>
          <w:color w:val="FF0000"/>
          <w:u w:val="single"/>
        </w:rPr>
      </w:pPr>
      <w:r>
        <w:rPr>
          <w:rFonts w:ascii="Times New Roman" w:hAnsi="Times New Roman" w:cs="Times New Roman"/>
          <w:color w:val="FF0000"/>
          <w:u w:val="single"/>
        </w:rPr>
        <w:t>S</w:t>
      </w:r>
      <w:r w:rsidR="00BE651E" w:rsidRPr="00FA7290">
        <w:rPr>
          <w:rFonts w:ascii="Times New Roman" w:hAnsi="Times New Roman" w:cs="Times New Roman"/>
          <w:color w:val="FF0000"/>
          <w:u w:val="single"/>
        </w:rPr>
        <w:t>trategy 1: Pear Inc. can choose to sell only Myphone Super</w:t>
      </w:r>
    </w:p>
    <w:p w14:paraId="29A848C1"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Then, should sell at $600. This gives profit of (600-350)x11 million= 2.75 billion.</w:t>
      </w:r>
    </w:p>
    <w:p w14:paraId="459658D9" w14:textId="77777777" w:rsidR="00BE651E" w:rsidRPr="00FA7290" w:rsidRDefault="00BE651E" w:rsidP="00E6526D">
      <w:pPr>
        <w:rPr>
          <w:rFonts w:ascii="Times New Roman" w:hAnsi="Times New Roman" w:cs="Times New Roman"/>
          <w:color w:val="FF0000"/>
        </w:rPr>
      </w:pPr>
    </w:p>
    <w:p w14:paraId="33DB698E" w14:textId="5737BF9E" w:rsidR="00BE651E" w:rsidRPr="00FA7290" w:rsidRDefault="00BE651E" w:rsidP="00BE651E">
      <w:pPr>
        <w:ind w:left="720"/>
        <w:rPr>
          <w:rFonts w:ascii="Times New Roman" w:hAnsi="Times New Roman" w:cs="Times New Roman"/>
          <w:color w:val="FF0000"/>
          <w:u w:val="single"/>
        </w:rPr>
      </w:pPr>
      <w:r w:rsidRPr="00FA7290">
        <w:rPr>
          <w:rFonts w:ascii="Times New Roman" w:hAnsi="Times New Roman" w:cs="Times New Roman"/>
          <w:color w:val="FF0000"/>
          <w:u w:val="single"/>
        </w:rPr>
        <w:t>Strategy 3: Pe</w:t>
      </w:r>
      <w:r w:rsidR="00E6526D">
        <w:rPr>
          <w:rFonts w:ascii="Times New Roman" w:hAnsi="Times New Roman" w:cs="Times New Roman"/>
          <w:color w:val="FF0000"/>
          <w:u w:val="single"/>
        </w:rPr>
        <w:t xml:space="preserve">ar Inc. can choose to sell </w:t>
      </w:r>
      <w:r w:rsidRPr="00FA7290">
        <w:rPr>
          <w:rFonts w:ascii="Times New Roman" w:hAnsi="Times New Roman" w:cs="Times New Roman"/>
          <w:color w:val="FF0000"/>
          <w:u w:val="single"/>
        </w:rPr>
        <w:t xml:space="preserve">both products. </w:t>
      </w:r>
    </w:p>
    <w:p w14:paraId="036D3592"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In this case, optimal strategy will be to sell Myphone at $500 and Myphone Super at 800.</w:t>
      </w:r>
    </w:p>
    <w:p w14:paraId="0FACD25F"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(To get the price of 800, notice that we need to set price of Myphone Super such that 1100-p&gt;=800-500, i.e. p&lt;=800.)</w:t>
      </w:r>
    </w:p>
    <w:p w14:paraId="740F400E"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This gives profit of (500-200)x10 million+(800-350)x1million= 3.45 billion.</w:t>
      </w:r>
    </w:p>
    <w:p w14:paraId="4CA35EBD" w14:textId="495EC05B" w:rsidR="00BE651E" w:rsidRPr="00FA7290" w:rsidRDefault="00BE651E" w:rsidP="00FA7290">
      <w:pPr>
        <w:ind w:left="720"/>
        <w:rPr>
          <w:rFonts w:ascii="Times New Roman" w:hAnsi="Times New Roman" w:cs="Times New Roman"/>
          <w:color w:val="FF0000"/>
        </w:rPr>
      </w:pPr>
      <w:r w:rsidRPr="00FA7290">
        <w:rPr>
          <w:rFonts w:ascii="Times New Roman" w:hAnsi="Times New Roman" w:cs="Times New Roman"/>
          <w:color w:val="FF0000"/>
        </w:rPr>
        <w:t>So this is the best.</w:t>
      </w:r>
    </w:p>
    <w:p w14:paraId="327645D6" w14:textId="77777777" w:rsidR="00BE651E" w:rsidRPr="00FA7290" w:rsidRDefault="00BE651E" w:rsidP="00BE651E">
      <w:pPr>
        <w:pStyle w:val="ListParagraph"/>
        <w:rPr>
          <w:rFonts w:ascii="Times New Roman" w:hAnsi="Times New Roman" w:cs="Times New Roman"/>
          <w:color w:val="FF0000"/>
        </w:rPr>
      </w:pPr>
      <w:r w:rsidRPr="00FA7290">
        <w:rPr>
          <w:rFonts w:ascii="Times New Roman" w:hAnsi="Times New Roman" w:cs="Times New Roman"/>
          <w:color w:val="FF0000"/>
        </w:rPr>
        <w:t>Partial credit:</w:t>
      </w:r>
    </w:p>
    <w:p w14:paraId="7E620006" w14:textId="77777777" w:rsidR="00BE651E" w:rsidRPr="00FA7290" w:rsidRDefault="00BE651E" w:rsidP="00BE651E">
      <w:pPr>
        <w:pStyle w:val="ListParagraph"/>
        <w:rPr>
          <w:rFonts w:ascii="Times New Roman" w:hAnsi="Times New Roman" w:cs="Times New Roman"/>
          <w:color w:val="FF0000"/>
        </w:rPr>
      </w:pPr>
      <w:r w:rsidRPr="00FA7290">
        <w:rPr>
          <w:rFonts w:ascii="Times New Roman" w:hAnsi="Times New Roman" w:cs="Times New Roman"/>
          <w:color w:val="FF0000"/>
        </w:rPr>
        <w:t>4 points for getting strategy 1 correct (2 points for right price, 2 points for profit)</w:t>
      </w:r>
    </w:p>
    <w:p w14:paraId="10A7EBDB" w14:textId="77777777" w:rsidR="00BE651E" w:rsidRPr="00FA7290" w:rsidRDefault="00BE651E" w:rsidP="00BE651E">
      <w:pPr>
        <w:pStyle w:val="ListParagraph"/>
        <w:rPr>
          <w:rFonts w:ascii="Times New Roman" w:hAnsi="Times New Roman" w:cs="Times New Roman"/>
          <w:color w:val="FF0000"/>
        </w:rPr>
      </w:pPr>
      <w:r w:rsidRPr="00FA7290">
        <w:rPr>
          <w:rFonts w:ascii="Times New Roman" w:hAnsi="Times New Roman" w:cs="Times New Roman"/>
          <w:color w:val="FF0000"/>
        </w:rPr>
        <w:t>4 points for strategy 2 correct (2 points for right price, 2 points for profit)</w:t>
      </w:r>
    </w:p>
    <w:p w14:paraId="150FE5D6" w14:textId="77777777" w:rsidR="00BE651E" w:rsidRPr="00FA7290" w:rsidRDefault="00BE651E" w:rsidP="00BE651E">
      <w:pPr>
        <w:pStyle w:val="ListParagraph"/>
        <w:rPr>
          <w:rFonts w:ascii="Times New Roman" w:hAnsi="Times New Roman" w:cs="Times New Roman"/>
          <w:color w:val="FF0000"/>
        </w:rPr>
      </w:pPr>
      <w:r w:rsidRPr="00FA7290">
        <w:rPr>
          <w:rFonts w:ascii="Times New Roman" w:hAnsi="Times New Roman" w:cs="Times New Roman"/>
          <w:color w:val="FF0000"/>
        </w:rPr>
        <w:t>3 points for getting right prices in strategy 3</w:t>
      </w:r>
    </w:p>
    <w:p w14:paraId="1DF0FBD7" w14:textId="77777777" w:rsidR="00BE651E" w:rsidRPr="00FA7290" w:rsidRDefault="00BE651E" w:rsidP="00BE651E">
      <w:pPr>
        <w:pStyle w:val="ListParagraph"/>
        <w:rPr>
          <w:rFonts w:ascii="Times New Roman" w:hAnsi="Times New Roman" w:cs="Times New Roman"/>
          <w:color w:val="FF0000"/>
        </w:rPr>
      </w:pPr>
      <w:r w:rsidRPr="00FA7290">
        <w:rPr>
          <w:rFonts w:ascii="Times New Roman" w:hAnsi="Times New Roman" w:cs="Times New Roman"/>
          <w:color w:val="FF0000"/>
        </w:rPr>
        <w:t>3 points for calculating correct profits</w:t>
      </w:r>
    </w:p>
    <w:p w14:paraId="6D2AF64C" w14:textId="0D4FCC56" w:rsidR="00BE651E" w:rsidRPr="00FA7290" w:rsidRDefault="00BE651E" w:rsidP="00FA7290">
      <w:pPr>
        <w:pStyle w:val="ListParagraph"/>
        <w:rPr>
          <w:rFonts w:ascii="Times New Roman" w:hAnsi="Times New Roman" w:cs="Times New Roman"/>
          <w:color w:val="FF0000"/>
        </w:rPr>
      </w:pPr>
      <w:r w:rsidRPr="00FA7290">
        <w:rPr>
          <w:rFonts w:ascii="Times New Roman" w:hAnsi="Times New Roman" w:cs="Times New Roman"/>
          <w:color w:val="FF0000"/>
        </w:rPr>
        <w:t>1 points for choosing right strategy</w:t>
      </w:r>
    </w:p>
    <w:p w14:paraId="2437B6F3" w14:textId="77777777" w:rsidR="00BE651E" w:rsidRPr="00FA7290" w:rsidRDefault="00BE651E" w:rsidP="00BE651E">
      <w:pPr>
        <w:pStyle w:val="ListParagraph"/>
        <w:rPr>
          <w:rFonts w:ascii="Times New Roman" w:hAnsi="Times New Roman" w:cs="Times New Roman"/>
        </w:rPr>
      </w:pPr>
    </w:p>
    <w:p w14:paraId="0852DD6A" w14:textId="42BEEDAD" w:rsidR="00BE651E" w:rsidRPr="003203ED" w:rsidRDefault="00BE651E" w:rsidP="00BE651E">
      <w:pPr>
        <w:pStyle w:val="ListParagraph"/>
        <w:numPr>
          <w:ilvl w:val="0"/>
          <w:numId w:val="8"/>
        </w:numPr>
        <w:spacing w:after="0" w:line="240" w:lineRule="auto"/>
        <w:rPr>
          <w:rFonts w:ascii="Times New Roman" w:hAnsi="Times New Roman" w:cs="Times New Roman"/>
        </w:rPr>
      </w:pPr>
      <w:r w:rsidRPr="00FA7290">
        <w:rPr>
          <w:rFonts w:ascii="Times New Roman" w:hAnsi="Times New Roman" w:cs="Times New Roman"/>
        </w:rPr>
        <w:t>[5 points]  How would your answer change, if at all, if the causal segment were willing to pay $675 for the Myphone Super?</w:t>
      </w:r>
    </w:p>
    <w:p w14:paraId="6E04EBDE" w14:textId="77777777" w:rsidR="00BE651E" w:rsidRPr="00FA7290" w:rsidRDefault="00BE651E" w:rsidP="00FA7290">
      <w:pPr>
        <w:rPr>
          <w:rFonts w:ascii="Times New Roman" w:hAnsi="Times New Roman" w:cs="Times New Roman"/>
        </w:rPr>
      </w:pPr>
    </w:p>
    <w:p w14:paraId="4DD9A4F9"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 xml:space="preserve">Notice nothing changes in Strategy 2 &amp; 3 above. </w:t>
      </w:r>
    </w:p>
    <w:p w14:paraId="319AD214"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But now Strategy 1 gives a higher profit. So Pear Inc should just sell Myphone Super at $675. This gives profit of (675-350)x11 million= 3.575 billion.</w:t>
      </w:r>
    </w:p>
    <w:p w14:paraId="1B7A1924" w14:textId="77777777" w:rsidR="00BE651E" w:rsidRPr="00FA7290" w:rsidRDefault="00BE651E" w:rsidP="00FA7290">
      <w:pPr>
        <w:rPr>
          <w:rFonts w:ascii="Times New Roman" w:hAnsi="Times New Roman" w:cs="Times New Roman"/>
          <w:color w:val="FF0000"/>
        </w:rPr>
      </w:pPr>
    </w:p>
    <w:p w14:paraId="362345AF"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Partial credit:</w:t>
      </w:r>
    </w:p>
    <w:p w14:paraId="0235089E"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2 points for recognizing that Strat 2 and 3 don’t change</w:t>
      </w:r>
    </w:p>
    <w:p w14:paraId="47985829"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1 point for getting price right on Strategy 1</w:t>
      </w:r>
    </w:p>
    <w:p w14:paraId="3A7AF0AB" w14:textId="77777777" w:rsidR="00BE651E" w:rsidRPr="00FA7290" w:rsidRDefault="00BE651E" w:rsidP="00BE651E">
      <w:pPr>
        <w:ind w:left="720"/>
        <w:rPr>
          <w:rFonts w:ascii="Times New Roman" w:hAnsi="Times New Roman" w:cs="Times New Roman"/>
          <w:color w:val="FF0000"/>
        </w:rPr>
      </w:pPr>
      <w:r w:rsidRPr="00FA7290">
        <w:rPr>
          <w:rFonts w:ascii="Times New Roman" w:hAnsi="Times New Roman" w:cs="Times New Roman"/>
          <w:color w:val="FF0000"/>
        </w:rPr>
        <w:t>1 point for getting profits right on Strategy 1</w:t>
      </w:r>
    </w:p>
    <w:p w14:paraId="186E3E11" w14:textId="31B0DDE4" w:rsidR="00294A0F" w:rsidRPr="00FA7290" w:rsidRDefault="00BE651E" w:rsidP="00FA7290">
      <w:pPr>
        <w:ind w:left="720"/>
        <w:rPr>
          <w:rFonts w:ascii="Times New Roman" w:hAnsi="Times New Roman" w:cs="Times New Roman"/>
          <w:color w:val="FF0000"/>
        </w:rPr>
      </w:pPr>
      <w:r w:rsidRPr="00FA7290">
        <w:rPr>
          <w:rFonts w:ascii="Times New Roman" w:hAnsi="Times New Roman" w:cs="Times New Roman"/>
          <w:color w:val="FF0000"/>
        </w:rPr>
        <w:t xml:space="preserve">1 point for choosing right strategy </w:t>
      </w:r>
    </w:p>
    <w:p w14:paraId="584FCCC5" w14:textId="77777777" w:rsidR="00294A0F" w:rsidRPr="00FA7290" w:rsidRDefault="00294A0F" w:rsidP="00BE651E">
      <w:pPr>
        <w:ind w:left="720"/>
        <w:rPr>
          <w:rFonts w:ascii="Times New Roman" w:hAnsi="Times New Roman" w:cs="Times New Roman"/>
          <w:color w:val="FF0000"/>
        </w:rPr>
      </w:pPr>
    </w:p>
    <w:p w14:paraId="4F25D618" w14:textId="77777777" w:rsidR="00175563" w:rsidRPr="00FA7290" w:rsidRDefault="00175563" w:rsidP="00175563">
      <w:pPr>
        <w:widowControl w:val="0"/>
        <w:tabs>
          <w:tab w:val="left" w:pos="653"/>
        </w:tabs>
        <w:spacing w:before="77" w:after="0" w:line="240" w:lineRule="auto"/>
        <w:ind w:left="652"/>
        <w:rPr>
          <w:rFonts w:ascii="Times New Roman" w:hAnsi="Times New Roman" w:cs="Times New Roman"/>
          <w:b/>
        </w:rPr>
      </w:pPr>
    </w:p>
    <w:p w14:paraId="250016FD" w14:textId="65FAB1B5" w:rsidR="000107A4" w:rsidRPr="00FA7290" w:rsidRDefault="00175563" w:rsidP="000A6D11">
      <w:pPr>
        <w:widowControl w:val="0"/>
        <w:numPr>
          <w:ilvl w:val="1"/>
          <w:numId w:val="2"/>
        </w:numPr>
        <w:tabs>
          <w:tab w:val="left" w:pos="653"/>
        </w:tabs>
        <w:spacing w:before="77" w:after="0" w:line="240" w:lineRule="auto"/>
        <w:jc w:val="left"/>
        <w:rPr>
          <w:rFonts w:ascii="Times New Roman" w:hAnsi="Times New Roman" w:cs="Times New Roman"/>
          <w:b/>
        </w:rPr>
      </w:pPr>
      <w:r w:rsidRPr="00FA7290">
        <w:rPr>
          <w:rFonts w:ascii="Times New Roman" w:hAnsi="Times New Roman" w:cs="Times New Roman"/>
          <w:b/>
          <w:u w:val="single" w:color="000000"/>
        </w:rPr>
        <w:lastRenderedPageBreak/>
        <w:t xml:space="preserve">[15 points] </w:t>
      </w:r>
      <w:r w:rsidR="000107A4" w:rsidRPr="00FA7290">
        <w:rPr>
          <w:rFonts w:ascii="Times New Roman" w:hAnsi="Times New Roman" w:cs="Times New Roman"/>
          <w:b/>
          <w:u w:val="single" w:color="000000"/>
        </w:rPr>
        <w:t>Vehicle Insurance.</w:t>
      </w:r>
      <w:r w:rsidR="000107A4" w:rsidRPr="00FA7290">
        <w:rPr>
          <w:rFonts w:ascii="Times New Roman" w:hAnsi="Times New Roman" w:cs="Times New Roman"/>
          <w:i/>
        </w:rPr>
        <w:t xml:space="preserve"> </w:t>
      </w:r>
    </w:p>
    <w:p w14:paraId="0AD08BF6" w14:textId="77777777" w:rsidR="000107A4" w:rsidRPr="00FA7290" w:rsidRDefault="000107A4" w:rsidP="000107A4">
      <w:pPr>
        <w:widowControl w:val="0"/>
        <w:tabs>
          <w:tab w:val="left" w:pos="653"/>
        </w:tabs>
        <w:spacing w:before="77" w:after="0" w:line="240" w:lineRule="auto"/>
        <w:ind w:left="652"/>
        <w:rPr>
          <w:rFonts w:ascii="Times New Roman" w:hAnsi="Times New Roman" w:cs="Times New Roman"/>
          <w:b/>
        </w:rPr>
      </w:pPr>
    </w:p>
    <w:p w14:paraId="17BDC11C" w14:textId="0F7EB41E" w:rsidR="000107A4" w:rsidRPr="00FA7290" w:rsidRDefault="000107A4" w:rsidP="000107A4">
      <w:pPr>
        <w:widowControl w:val="0"/>
        <w:autoSpaceDE w:val="0"/>
        <w:autoSpaceDN w:val="0"/>
        <w:adjustRightInd w:val="0"/>
        <w:rPr>
          <w:rFonts w:ascii="Times New Roman" w:hAnsi="Times New Roman" w:cs="Times New Roman"/>
        </w:rPr>
      </w:pPr>
      <w:r w:rsidRPr="00FA7290">
        <w:rPr>
          <w:rFonts w:ascii="Times New Roman" w:hAnsi="Times New Roman" w:cs="Times New Roman"/>
        </w:rPr>
        <w:t>Vehicle insurance markets are a classic example of adverse selection. One feature of most states is a requirement to have vehicle insurance. Did you know that in New Hampshire, you are not required to carry insurance as a driver? Let us examine how the market performs in New Hampshire. The state has considered mandating insurance. We will examine the market for this vehicle insurance for drivers in the 30-35 age group.</w:t>
      </w:r>
    </w:p>
    <w:p w14:paraId="31B6D9A3" w14:textId="777F18D8" w:rsidR="00175563" w:rsidRPr="00FA7290" w:rsidRDefault="000107A4" w:rsidP="000107A4">
      <w:pPr>
        <w:widowControl w:val="0"/>
        <w:autoSpaceDE w:val="0"/>
        <w:autoSpaceDN w:val="0"/>
        <w:adjustRightInd w:val="0"/>
        <w:rPr>
          <w:rFonts w:ascii="Times New Roman" w:hAnsi="Times New Roman" w:cs="Times New Roman"/>
        </w:rPr>
      </w:pPr>
      <w:r w:rsidRPr="00FA7290">
        <w:rPr>
          <w:rFonts w:ascii="Times New Roman" w:hAnsi="Times New Roman" w:cs="Times New Roman"/>
        </w:rPr>
        <w:t>In this age group, there are two types of drivers: “Safe” types, who make up 80% of this population, and “Risky” types, who make up the other 20%. The Safe types have expected annual accident expenses that are uniformly distributed between $0 and $1000. The Risky types are guaranteed to have $1600 in annual expenses. All customers know their expected annual accident expenses, but insurers do not.</w:t>
      </w:r>
    </w:p>
    <w:p w14:paraId="4EC81D1A" w14:textId="0AA68C88" w:rsidR="00175563" w:rsidRPr="00FA7290" w:rsidRDefault="003203ED" w:rsidP="000107A4">
      <w:pPr>
        <w:widowControl w:val="0"/>
        <w:autoSpaceDE w:val="0"/>
        <w:autoSpaceDN w:val="0"/>
        <w:adjustRightInd w:val="0"/>
        <w:rPr>
          <w:rFonts w:ascii="Times New Roman" w:hAnsi="Times New Roman" w:cs="Times New Roman"/>
          <w:i/>
        </w:rPr>
      </w:pPr>
      <w:r>
        <w:rPr>
          <w:rFonts w:ascii="Times New Roman" w:hAnsi="Times New Roman" w:cs="Times New Roman"/>
          <w:i/>
        </w:rPr>
        <w:t>Math reminder: the mean of the</w:t>
      </w:r>
      <w:r w:rsidR="00175563" w:rsidRPr="00FA7290">
        <w:rPr>
          <w:rFonts w:ascii="Times New Roman" w:hAnsi="Times New Roman" w:cs="Times New Roman"/>
          <w:i/>
        </w:rPr>
        <w:t xml:space="preserve"> uniform distribution between a and b is (a+b)/2, and the probability that a draw from such a distribution is at or above p is (b-p)/(b-a).</w:t>
      </w:r>
    </w:p>
    <w:p w14:paraId="2E52D9DF" w14:textId="77777777" w:rsidR="000107A4" w:rsidRPr="00FA7290" w:rsidRDefault="000107A4" w:rsidP="000107A4">
      <w:pPr>
        <w:pStyle w:val="ListParagraph"/>
        <w:spacing w:line="240" w:lineRule="auto"/>
        <w:ind w:left="360"/>
        <w:jc w:val="both"/>
        <w:rPr>
          <w:rFonts w:ascii="Times New Roman" w:hAnsi="Times New Roman" w:cs="Times New Roman"/>
        </w:rPr>
      </w:pPr>
    </w:p>
    <w:p w14:paraId="3B7D17E7" w14:textId="70A30390" w:rsidR="000107A4" w:rsidRPr="00FA7290" w:rsidRDefault="00175563" w:rsidP="000A6D11">
      <w:pPr>
        <w:pStyle w:val="ListParagraph"/>
        <w:numPr>
          <w:ilvl w:val="0"/>
          <w:numId w:val="9"/>
        </w:numPr>
        <w:spacing w:after="0" w:line="240" w:lineRule="auto"/>
        <w:rPr>
          <w:rFonts w:ascii="Times New Roman" w:hAnsi="Times New Roman" w:cs="Times New Roman"/>
        </w:rPr>
      </w:pPr>
      <w:r w:rsidRPr="00FA7290">
        <w:rPr>
          <w:rFonts w:ascii="Times New Roman" w:hAnsi="Times New Roman" w:cs="Times New Roman"/>
        </w:rPr>
        <w:t xml:space="preserve">[5 points] </w:t>
      </w:r>
      <w:r w:rsidR="000107A4" w:rsidRPr="00FA7290">
        <w:rPr>
          <w:rFonts w:ascii="Times New Roman" w:hAnsi="Times New Roman" w:cs="Times New Roman"/>
        </w:rPr>
        <w:t>First, suppose hypothetically that all individuals in this market (drivers between 30 and 35 in age) will purchase insurance plans because they are required to. We will assume the market is competitive, and that insurers have no cost advantages, so that premiums equal average costs. What will be the resulting policy premiums with all individuals covered?</w:t>
      </w:r>
    </w:p>
    <w:p w14:paraId="490AD53B" w14:textId="77777777" w:rsidR="000107A4" w:rsidRPr="00FA7290" w:rsidRDefault="000107A4" w:rsidP="00175563">
      <w:pPr>
        <w:pStyle w:val="ListParagraph"/>
        <w:spacing w:after="0" w:line="240" w:lineRule="auto"/>
        <w:rPr>
          <w:rFonts w:ascii="Times New Roman" w:hAnsi="Times New Roman" w:cs="Times New Roman"/>
        </w:rPr>
      </w:pPr>
    </w:p>
    <w:p w14:paraId="0CEE8001" w14:textId="77777777" w:rsidR="00175563" w:rsidRPr="00FA7290" w:rsidRDefault="00175563" w:rsidP="00175563">
      <w:pPr>
        <w:pStyle w:val="ListParagraph"/>
        <w:spacing w:after="0" w:line="240" w:lineRule="auto"/>
        <w:rPr>
          <w:rFonts w:ascii="Times New Roman" w:hAnsi="Times New Roman" w:cs="Times New Roman"/>
        </w:rPr>
      </w:pPr>
    </w:p>
    <w:p w14:paraId="5CABB367" w14:textId="77777777" w:rsidR="00175563" w:rsidRPr="00FA7290" w:rsidRDefault="00175563" w:rsidP="00175563">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Solution:</w:t>
      </w:r>
    </w:p>
    <w:p w14:paraId="13DE92A0" w14:textId="77777777" w:rsidR="00175563" w:rsidRPr="00FA7290" w:rsidRDefault="00175563" w:rsidP="00175563">
      <w:pPr>
        <w:pStyle w:val="ListParagraph"/>
        <w:spacing w:after="0" w:line="240" w:lineRule="auto"/>
        <w:rPr>
          <w:rFonts w:ascii="Times New Roman" w:hAnsi="Times New Roman" w:cs="Times New Roman"/>
          <w:color w:val="FF0000"/>
        </w:rPr>
      </w:pPr>
    </w:p>
    <w:p w14:paraId="3FA309E2" w14:textId="77777777" w:rsidR="000107A4" w:rsidRPr="00FA7290" w:rsidRDefault="000107A4" w:rsidP="000107A4">
      <w:pPr>
        <w:pStyle w:val="ListParagraph"/>
        <w:tabs>
          <w:tab w:val="left" w:pos="536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Policy premiums = </w:t>
      </w:r>
      <w:r w:rsidRPr="00FA7290">
        <w:rPr>
          <w:rFonts w:ascii="Times New Roman" w:hAnsi="Times New Roman" w:cs="Times New Roman"/>
          <w:color w:val="FF0000"/>
          <w:u w:val="single"/>
        </w:rPr>
        <w:t xml:space="preserve">            $720________</w:t>
      </w:r>
    </w:p>
    <w:p w14:paraId="72C74014" w14:textId="77777777" w:rsidR="000107A4" w:rsidRPr="00FA7290" w:rsidRDefault="000107A4" w:rsidP="000107A4">
      <w:pPr>
        <w:tabs>
          <w:tab w:val="left" w:pos="5360"/>
          <w:tab w:val="right" w:pos="8640"/>
        </w:tabs>
        <w:jc w:val="both"/>
        <w:rPr>
          <w:rFonts w:ascii="Times New Roman" w:hAnsi="Times New Roman" w:cs="Times New Roman"/>
          <w:color w:val="FF0000"/>
        </w:rPr>
      </w:pPr>
    </w:p>
    <w:p w14:paraId="60F23055" w14:textId="64902E87" w:rsidR="000107A4" w:rsidRPr="00FA7290" w:rsidRDefault="000107A4" w:rsidP="000107A4">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 xml:space="preserve">First note that the average expense of a safe driver is </w:t>
      </w:r>
      <m:oMath>
        <m:f>
          <m:fPr>
            <m:ctrlPr>
              <w:rPr>
                <w:rFonts w:ascii="Cambria Math" w:hAnsi="Cambria Math" w:cs="Times New Roman"/>
                <w:i/>
                <w:color w:val="FF0000"/>
              </w:rPr>
            </m:ctrlPr>
          </m:fPr>
          <m:num>
            <m:r>
              <w:rPr>
                <w:rFonts w:ascii="Cambria Math" w:hAnsi="Cambria Math" w:cs="Times New Roman"/>
                <w:color w:val="FF0000"/>
              </w:rPr>
              <m:t>$1000+$0</m:t>
            </m:r>
          </m:num>
          <m:den>
            <m:r>
              <w:rPr>
                <w:rFonts w:ascii="Cambria Math" w:hAnsi="Cambria Math" w:cs="Times New Roman"/>
                <w:color w:val="FF0000"/>
              </w:rPr>
              <m:t>2</m:t>
            </m:r>
          </m:den>
        </m:f>
      </m:oMath>
      <w:r w:rsidRPr="00FA7290">
        <w:rPr>
          <w:rFonts w:ascii="Times New Roman" w:hAnsi="Times New Roman" w:cs="Times New Roman"/>
          <w:color w:val="FF0000"/>
        </w:rPr>
        <w:t xml:space="preserve"> = $500. The average cost is therefore:</w:t>
      </w:r>
    </w:p>
    <w:p w14:paraId="46350A77" w14:textId="77777777" w:rsidR="000107A4" w:rsidRPr="00FA7290" w:rsidRDefault="000107A4" w:rsidP="000107A4">
      <w:pPr>
        <w:tabs>
          <w:tab w:val="left" w:pos="5360"/>
          <w:tab w:val="right" w:pos="8640"/>
        </w:tabs>
        <w:jc w:val="both"/>
        <w:rPr>
          <w:rFonts w:ascii="Times New Roman" w:hAnsi="Times New Roman" w:cs="Times New Roman"/>
          <w:color w:val="FF0000"/>
        </w:rPr>
      </w:pPr>
    </w:p>
    <w:p w14:paraId="7BDF4C0C" w14:textId="14935122" w:rsidR="000107A4" w:rsidRPr="00FA7290" w:rsidRDefault="00175563" w:rsidP="000107A4">
      <w:pPr>
        <w:tabs>
          <w:tab w:val="left" w:pos="5360"/>
          <w:tab w:val="right" w:pos="8640"/>
        </w:tabs>
        <w:jc w:val="both"/>
        <w:rPr>
          <w:rFonts w:ascii="Times New Roman" w:eastAsiaTheme="minorEastAsia" w:hAnsi="Times New Roman" w:cs="Times New Roman"/>
          <w:color w:val="FF0000"/>
        </w:rPr>
      </w:pPr>
      <m:oMathPara>
        <m:oMath>
          <m:r>
            <w:rPr>
              <w:rFonts w:ascii="Cambria Math" w:hAnsi="Cambria Math" w:cs="Times New Roman"/>
              <w:color w:val="FF0000"/>
            </w:rPr>
            <m:t>AC</m:t>
          </m:r>
          <m:d>
            <m:dPr>
              <m:ctrlPr>
                <w:rPr>
                  <w:rFonts w:ascii="Cambria Math" w:hAnsi="Cambria Math" w:cs="Times New Roman"/>
                  <w:i/>
                  <w:color w:val="FF0000"/>
                </w:rPr>
              </m:ctrlPr>
            </m:dPr>
            <m:e>
              <m:r>
                <w:rPr>
                  <w:rFonts w:ascii="Cambria Math" w:hAnsi="Cambria Math" w:cs="Times New Roman"/>
                  <w:color w:val="FF0000"/>
                </w:rPr>
                <m:t>p</m:t>
              </m:r>
            </m:e>
          </m:d>
          <m:r>
            <w:rPr>
              <w:rFonts w:ascii="Cambria Math" w:hAnsi="Cambria Math" w:cs="Times New Roman"/>
              <w:color w:val="FF0000"/>
            </w:rPr>
            <m:t>=80%×$500+20%×$1600=$720</m:t>
          </m:r>
        </m:oMath>
      </m:oMathPara>
    </w:p>
    <w:p w14:paraId="407559E0" w14:textId="77777777" w:rsidR="000107A4" w:rsidRPr="00FA7290" w:rsidRDefault="000107A4" w:rsidP="000107A4">
      <w:pPr>
        <w:tabs>
          <w:tab w:val="left" w:pos="5360"/>
          <w:tab w:val="right" w:pos="8640"/>
        </w:tabs>
        <w:jc w:val="both"/>
        <w:rPr>
          <w:rFonts w:ascii="Times New Roman" w:eastAsiaTheme="minorEastAsia" w:hAnsi="Times New Roman" w:cs="Times New Roman"/>
          <w:color w:val="FF0000"/>
        </w:rPr>
      </w:pPr>
    </w:p>
    <w:p w14:paraId="7105C768" w14:textId="77777777" w:rsidR="000107A4" w:rsidRDefault="000107A4" w:rsidP="000107A4">
      <w:pPr>
        <w:tabs>
          <w:tab w:val="left" w:pos="5360"/>
          <w:tab w:val="right" w:pos="8640"/>
        </w:tabs>
        <w:jc w:val="both"/>
        <w:rPr>
          <w:rFonts w:ascii="Times New Roman" w:eastAsiaTheme="minorEastAsia" w:hAnsi="Times New Roman" w:cs="Times New Roman"/>
          <w:color w:val="FF0000"/>
        </w:rPr>
      </w:pPr>
      <w:r w:rsidRPr="00FA7290">
        <w:rPr>
          <w:rFonts w:ascii="Times New Roman" w:eastAsiaTheme="minorEastAsia" w:hAnsi="Times New Roman" w:cs="Times New Roman"/>
          <w:color w:val="FF0000"/>
        </w:rPr>
        <w:t>In a competitive market, the premiums will equal the average cost of $720.</w:t>
      </w:r>
    </w:p>
    <w:p w14:paraId="3842C7A7" w14:textId="2A0091BF" w:rsidR="00E6526D" w:rsidRDefault="00E6526D" w:rsidP="000107A4">
      <w:pPr>
        <w:tabs>
          <w:tab w:val="left" w:pos="5360"/>
          <w:tab w:val="right" w:pos="8640"/>
        </w:tabs>
        <w:jc w:val="both"/>
        <w:rPr>
          <w:rFonts w:ascii="Times New Roman" w:eastAsiaTheme="minorEastAsia" w:hAnsi="Times New Roman" w:cs="Times New Roman"/>
          <w:color w:val="FF0000"/>
        </w:rPr>
      </w:pPr>
      <w:r>
        <w:rPr>
          <w:rFonts w:ascii="Times New Roman" w:eastAsiaTheme="minorEastAsia" w:hAnsi="Times New Roman" w:cs="Times New Roman"/>
          <w:color w:val="FF0000"/>
        </w:rPr>
        <w:t>2 points for computing average expense of safe driver correctly</w:t>
      </w:r>
    </w:p>
    <w:p w14:paraId="7ADA767D" w14:textId="05FCE0B2" w:rsidR="00E6526D" w:rsidRPr="00FA7290" w:rsidRDefault="00563D9C" w:rsidP="000107A4">
      <w:pPr>
        <w:tabs>
          <w:tab w:val="left" w:pos="5360"/>
          <w:tab w:val="right" w:pos="8640"/>
        </w:tabs>
        <w:jc w:val="both"/>
        <w:rPr>
          <w:rFonts w:ascii="Times New Roman" w:hAnsi="Times New Roman" w:cs="Times New Roman"/>
          <w:color w:val="FF0000"/>
        </w:rPr>
      </w:pPr>
      <w:r>
        <w:rPr>
          <w:rFonts w:ascii="Times New Roman" w:eastAsiaTheme="minorEastAsia" w:hAnsi="Times New Roman" w:cs="Times New Roman"/>
          <w:color w:val="FF0000"/>
        </w:rPr>
        <w:t>3 points for computing average cost across segments correctly</w:t>
      </w:r>
    </w:p>
    <w:p w14:paraId="05BFC33E" w14:textId="77777777" w:rsidR="000107A4" w:rsidRPr="00FA7290" w:rsidRDefault="000107A4" w:rsidP="000107A4">
      <w:pPr>
        <w:tabs>
          <w:tab w:val="left" w:pos="5360"/>
          <w:tab w:val="right" w:pos="8640"/>
        </w:tabs>
        <w:jc w:val="both"/>
        <w:rPr>
          <w:rFonts w:ascii="Times New Roman" w:hAnsi="Times New Roman" w:cs="Times New Roman"/>
          <w:b/>
        </w:rPr>
      </w:pPr>
    </w:p>
    <w:p w14:paraId="28B1C8B6" w14:textId="1FB72EE0" w:rsidR="000107A4" w:rsidRPr="00FA7290" w:rsidRDefault="00175563" w:rsidP="000A6D11">
      <w:pPr>
        <w:pStyle w:val="ListParagraph"/>
        <w:numPr>
          <w:ilvl w:val="0"/>
          <w:numId w:val="9"/>
        </w:numPr>
        <w:spacing w:after="0" w:line="240" w:lineRule="auto"/>
        <w:rPr>
          <w:rFonts w:ascii="Times New Roman" w:hAnsi="Times New Roman" w:cs="Times New Roman"/>
        </w:rPr>
      </w:pPr>
      <w:r w:rsidRPr="00FA7290">
        <w:rPr>
          <w:rFonts w:ascii="Times New Roman" w:hAnsi="Times New Roman" w:cs="Times New Roman"/>
        </w:rPr>
        <w:t xml:space="preserve">[5 points] </w:t>
      </w:r>
      <w:r w:rsidR="000107A4" w:rsidRPr="00FA7290">
        <w:rPr>
          <w:rFonts w:ascii="Times New Roman" w:hAnsi="Times New Roman" w:cs="Times New Roman"/>
        </w:rPr>
        <w:t>In reality, consumers will purchase an insurance plan only if the premium is less than their expected expenses (i.e. they are risk-neutral; making them risk-averse would complicate the math without changing the intuition). At the price you just found, what proportion of the Safe types would choose to purchase vehicle insurance if the requirement to purchase were lifted?</w:t>
      </w:r>
    </w:p>
    <w:p w14:paraId="476DC7E2" w14:textId="77777777" w:rsidR="000107A4" w:rsidRPr="00FA7290" w:rsidRDefault="000107A4" w:rsidP="000107A4">
      <w:pPr>
        <w:pStyle w:val="ListParagraph"/>
        <w:spacing w:line="240" w:lineRule="auto"/>
        <w:ind w:left="1080"/>
        <w:jc w:val="both"/>
        <w:rPr>
          <w:rFonts w:ascii="Times New Roman" w:hAnsi="Times New Roman" w:cs="Times New Roman"/>
          <w:i/>
        </w:rPr>
      </w:pPr>
    </w:p>
    <w:p w14:paraId="5B4CEB38" w14:textId="51E3C526" w:rsidR="00175563" w:rsidRPr="00FA7290" w:rsidRDefault="00175563" w:rsidP="00175563">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Solution:</w:t>
      </w:r>
    </w:p>
    <w:p w14:paraId="5999F3CE" w14:textId="77777777" w:rsidR="000107A4" w:rsidRPr="00FA7290" w:rsidRDefault="000107A4" w:rsidP="000107A4">
      <w:pPr>
        <w:pStyle w:val="ListParagraph"/>
        <w:tabs>
          <w:tab w:val="left" w:pos="536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 of Safe Types = </w:t>
      </w:r>
      <w:r w:rsidRPr="00FA7290">
        <w:rPr>
          <w:rFonts w:ascii="Times New Roman" w:hAnsi="Times New Roman" w:cs="Times New Roman"/>
          <w:color w:val="FF0000"/>
          <w:u w:val="single"/>
        </w:rPr>
        <w:t xml:space="preserve">             28 %_________</w:t>
      </w:r>
    </w:p>
    <w:p w14:paraId="472C3B2F" w14:textId="77777777" w:rsidR="000107A4" w:rsidRPr="00FA7290" w:rsidRDefault="000107A4" w:rsidP="000107A4">
      <w:pPr>
        <w:tabs>
          <w:tab w:val="left" w:pos="5360"/>
          <w:tab w:val="right" w:pos="8640"/>
        </w:tabs>
        <w:jc w:val="both"/>
        <w:rPr>
          <w:rFonts w:ascii="Times New Roman" w:hAnsi="Times New Roman" w:cs="Times New Roman"/>
          <w:color w:val="FF0000"/>
        </w:rPr>
      </w:pPr>
    </w:p>
    <w:p w14:paraId="06E7495B" w14:textId="77777777" w:rsidR="000107A4" w:rsidRPr="00FA7290" w:rsidRDefault="000107A4" w:rsidP="000107A4">
      <w:pPr>
        <w:tabs>
          <w:tab w:val="left" w:pos="5360"/>
          <w:tab w:val="right" w:pos="8640"/>
        </w:tabs>
        <w:jc w:val="both"/>
        <w:rPr>
          <w:rFonts w:ascii="Times New Roman" w:hAnsi="Times New Roman" w:cs="Times New Roman"/>
          <w:color w:val="FF0000"/>
        </w:rPr>
      </w:pPr>
      <w:r w:rsidRPr="00FA7290">
        <w:rPr>
          <w:rFonts w:ascii="Times New Roman" w:hAnsi="Times New Roman" w:cs="Times New Roman"/>
          <w:color w:val="FF0000"/>
        </w:rPr>
        <w:t>We know that a consumer will buy the policy if their expected expense is greater than the premium. For safe drivers, the proportion that will buy the policy at $320 is:</w:t>
      </w:r>
    </w:p>
    <w:p w14:paraId="71F5D2EA" w14:textId="77777777" w:rsidR="000107A4" w:rsidRPr="00FA7290" w:rsidRDefault="000107A4" w:rsidP="000107A4">
      <w:pPr>
        <w:tabs>
          <w:tab w:val="left" w:pos="5360"/>
          <w:tab w:val="right" w:pos="8640"/>
        </w:tabs>
        <w:jc w:val="both"/>
        <w:rPr>
          <w:rFonts w:ascii="Times New Roman" w:hAnsi="Times New Roman" w:cs="Times New Roman"/>
          <w:color w:val="FF0000"/>
        </w:rPr>
      </w:pPr>
    </w:p>
    <w:p w14:paraId="7EA9574F" w14:textId="7964A07A" w:rsidR="000107A4" w:rsidRPr="00FA7290" w:rsidRDefault="00175563" w:rsidP="000107A4">
      <w:pPr>
        <w:tabs>
          <w:tab w:val="left" w:pos="5360"/>
          <w:tab w:val="right" w:pos="8640"/>
        </w:tabs>
        <w:jc w:val="both"/>
        <w:rPr>
          <w:rFonts w:ascii="Times New Roman" w:eastAsiaTheme="minorEastAsia" w:hAnsi="Times New Roman" w:cs="Times New Roman"/>
          <w:color w:val="FF0000"/>
        </w:rPr>
      </w:pPr>
      <m:oMathPara>
        <m:oMath>
          <m:r>
            <w:rPr>
              <w:rFonts w:ascii="Cambria Math" w:hAnsi="Cambria Math" w:cs="Times New Roman"/>
              <w:color w:val="FF0000"/>
            </w:rPr>
            <m:t>=</m:t>
          </m:r>
          <m:f>
            <m:fPr>
              <m:ctrlPr>
                <w:rPr>
                  <w:rFonts w:ascii="Cambria Math" w:hAnsi="Cambria Math" w:cs="Times New Roman"/>
                  <w:i/>
                  <w:color w:val="FF0000"/>
                </w:rPr>
              </m:ctrlPr>
            </m:fPr>
            <m:num>
              <m:r>
                <w:rPr>
                  <w:rFonts w:ascii="Cambria Math" w:hAnsi="Cambria Math" w:cs="Times New Roman"/>
                  <w:color w:val="FF0000"/>
                </w:rPr>
                <m:t>$1000-$720</m:t>
              </m:r>
            </m:num>
            <m:den>
              <m:r>
                <w:rPr>
                  <w:rFonts w:ascii="Cambria Math" w:hAnsi="Cambria Math" w:cs="Times New Roman"/>
                  <w:color w:val="FF0000"/>
                </w:rPr>
                <m:t>$1000</m:t>
              </m:r>
            </m:den>
          </m:f>
          <m:r>
            <w:rPr>
              <w:rFonts w:ascii="Cambria Math" w:hAnsi="Cambria Math" w:cs="Times New Roman"/>
              <w:color w:val="FF0000"/>
            </w:rPr>
            <m:t>=0.28</m:t>
          </m:r>
        </m:oMath>
      </m:oMathPara>
    </w:p>
    <w:p w14:paraId="41877F17" w14:textId="77777777" w:rsidR="000107A4" w:rsidRPr="00FA7290" w:rsidRDefault="000107A4" w:rsidP="000107A4">
      <w:pPr>
        <w:tabs>
          <w:tab w:val="left" w:pos="5360"/>
          <w:tab w:val="right" w:pos="8640"/>
        </w:tabs>
        <w:jc w:val="both"/>
        <w:rPr>
          <w:rFonts w:ascii="Times New Roman" w:eastAsiaTheme="minorEastAsia" w:hAnsi="Times New Roman" w:cs="Times New Roman"/>
          <w:color w:val="FF0000"/>
        </w:rPr>
      </w:pPr>
    </w:p>
    <w:p w14:paraId="170932E0" w14:textId="6094FF32" w:rsidR="000107A4" w:rsidRPr="00FA7290" w:rsidRDefault="000107A4" w:rsidP="000107A4">
      <w:pPr>
        <w:tabs>
          <w:tab w:val="left" w:pos="5360"/>
          <w:tab w:val="right" w:pos="8640"/>
        </w:tabs>
        <w:jc w:val="both"/>
        <w:rPr>
          <w:rFonts w:ascii="Times New Roman" w:hAnsi="Times New Roman" w:cs="Times New Roman"/>
          <w:color w:val="FF0000"/>
        </w:rPr>
      </w:pPr>
      <w:r w:rsidRPr="00FA7290">
        <w:rPr>
          <w:rFonts w:ascii="Times New Roman" w:eastAsiaTheme="minorEastAsia" w:hAnsi="Times New Roman" w:cs="Times New Roman"/>
          <w:color w:val="FF0000"/>
        </w:rPr>
        <w:t>So only 28% of safe drivers will buy the plan when the premium is $720.</w:t>
      </w:r>
    </w:p>
    <w:p w14:paraId="56F17AB0" w14:textId="77777777" w:rsidR="000107A4" w:rsidRDefault="000107A4" w:rsidP="000107A4">
      <w:pPr>
        <w:tabs>
          <w:tab w:val="left" w:pos="5400"/>
          <w:tab w:val="right" w:pos="8640"/>
        </w:tabs>
        <w:ind w:left="360"/>
        <w:jc w:val="both"/>
        <w:rPr>
          <w:rFonts w:ascii="Times New Roman" w:hAnsi="Times New Roman" w:cs="Times New Roman"/>
          <w:color w:val="FF0000"/>
        </w:rPr>
      </w:pPr>
      <w:r w:rsidRPr="00FA7290">
        <w:rPr>
          <w:rFonts w:ascii="Times New Roman" w:hAnsi="Times New Roman" w:cs="Times New Roman"/>
          <w:color w:val="FF0000"/>
        </w:rPr>
        <w:t xml:space="preserve">Right away, we see the challenge without universal coverage: without some way of forcing individuals to buy insurance, the safest drivers in a market would choose not to participate, which would increase the average cost, which would increase prices, and so on. </w:t>
      </w:r>
    </w:p>
    <w:p w14:paraId="5144C77B" w14:textId="77777777" w:rsidR="00563D9C" w:rsidRDefault="00563D9C" w:rsidP="000107A4">
      <w:pPr>
        <w:tabs>
          <w:tab w:val="left" w:pos="5400"/>
          <w:tab w:val="right" w:pos="8640"/>
        </w:tabs>
        <w:ind w:left="360"/>
        <w:jc w:val="both"/>
        <w:rPr>
          <w:rFonts w:ascii="Times New Roman" w:hAnsi="Times New Roman" w:cs="Times New Roman"/>
          <w:color w:val="FF0000"/>
        </w:rPr>
      </w:pPr>
    </w:p>
    <w:p w14:paraId="56A5AA13" w14:textId="77777777" w:rsidR="00563D9C" w:rsidRPr="00FA7290" w:rsidRDefault="00563D9C" w:rsidP="000107A4">
      <w:pPr>
        <w:tabs>
          <w:tab w:val="left" w:pos="5400"/>
          <w:tab w:val="right" w:pos="8640"/>
        </w:tabs>
        <w:ind w:left="360"/>
        <w:jc w:val="both"/>
        <w:rPr>
          <w:rFonts w:ascii="Times New Roman" w:hAnsi="Times New Roman" w:cs="Times New Roman"/>
          <w:color w:val="FF0000"/>
        </w:rPr>
      </w:pPr>
    </w:p>
    <w:p w14:paraId="5E56E2C3" w14:textId="6DB4F6B3" w:rsidR="000107A4" w:rsidRPr="003203ED" w:rsidRDefault="00175563" w:rsidP="003203ED">
      <w:pPr>
        <w:pStyle w:val="ListParagraph"/>
        <w:numPr>
          <w:ilvl w:val="0"/>
          <w:numId w:val="9"/>
        </w:numPr>
        <w:spacing w:after="0" w:line="240" w:lineRule="auto"/>
        <w:rPr>
          <w:rFonts w:ascii="Times New Roman" w:hAnsi="Times New Roman" w:cs="Times New Roman"/>
        </w:rPr>
      </w:pPr>
      <w:r w:rsidRPr="003203ED">
        <w:rPr>
          <w:rFonts w:ascii="Times New Roman" w:hAnsi="Times New Roman" w:cs="Times New Roman"/>
        </w:rPr>
        <w:t xml:space="preserve">[5 points] </w:t>
      </w:r>
      <w:r w:rsidR="000107A4" w:rsidRPr="003203ED">
        <w:rPr>
          <w:rFonts w:ascii="Times New Roman" w:hAnsi="Times New Roman" w:cs="Times New Roman"/>
        </w:rPr>
        <w:t>The New Hampshire state government has proposed a “mandate,” which is a penalty that uninsured drivers must pay. What is the smallest penalty that will cause the market to arrive at the situation described in Part (a), where all consumers are purchasing the insurance</w:t>
      </w:r>
      <w:r w:rsidR="003203ED">
        <w:rPr>
          <w:rFonts w:ascii="Times New Roman" w:hAnsi="Times New Roman" w:cs="Times New Roman"/>
        </w:rPr>
        <w:t>.</w:t>
      </w:r>
    </w:p>
    <w:p w14:paraId="52691FB2" w14:textId="77777777" w:rsidR="003203ED" w:rsidRDefault="003203ED" w:rsidP="000107A4">
      <w:pPr>
        <w:tabs>
          <w:tab w:val="left" w:pos="5400"/>
          <w:tab w:val="right" w:pos="8640"/>
        </w:tabs>
        <w:spacing w:after="240"/>
        <w:jc w:val="both"/>
        <w:rPr>
          <w:rFonts w:ascii="Times New Roman" w:hAnsi="Times New Roman" w:cs="Times New Roman"/>
          <w:color w:val="FF0000"/>
        </w:rPr>
      </w:pPr>
    </w:p>
    <w:p w14:paraId="0E8E70FB" w14:textId="77777777" w:rsidR="000107A4" w:rsidRPr="00FA7290" w:rsidRDefault="000107A4" w:rsidP="000107A4">
      <w:pPr>
        <w:tabs>
          <w:tab w:val="left" w:pos="5400"/>
          <w:tab w:val="right" w:pos="8640"/>
        </w:tabs>
        <w:spacing w:after="240"/>
        <w:jc w:val="both"/>
        <w:rPr>
          <w:rFonts w:ascii="Times New Roman" w:hAnsi="Times New Roman" w:cs="Times New Roman"/>
          <w:color w:val="FF0000"/>
        </w:rPr>
      </w:pPr>
      <w:r w:rsidRPr="00FA7290">
        <w:rPr>
          <w:rFonts w:ascii="Times New Roman" w:hAnsi="Times New Roman" w:cs="Times New Roman"/>
          <w:color w:val="FF0000"/>
        </w:rPr>
        <w:t>Solution:</w:t>
      </w:r>
    </w:p>
    <w:p w14:paraId="205F66DD" w14:textId="77777777" w:rsidR="00175563" w:rsidRPr="00FA7290" w:rsidRDefault="00175563" w:rsidP="00175563">
      <w:pPr>
        <w:pStyle w:val="ListParagraph"/>
        <w:tabs>
          <w:tab w:val="left" w:pos="5400"/>
          <w:tab w:val="right" w:pos="8640"/>
        </w:tabs>
        <w:spacing w:line="240" w:lineRule="auto"/>
        <w:ind w:left="1080"/>
        <w:contextualSpacing w:val="0"/>
        <w:jc w:val="both"/>
        <w:rPr>
          <w:rFonts w:ascii="Times New Roman" w:hAnsi="Times New Roman" w:cs="Times New Roman"/>
          <w:color w:val="FF0000"/>
          <w:u w:val="single"/>
        </w:rPr>
      </w:pPr>
      <w:r w:rsidRPr="00FA7290">
        <w:rPr>
          <w:rFonts w:ascii="Times New Roman" w:hAnsi="Times New Roman" w:cs="Times New Roman"/>
          <w:color w:val="FF0000"/>
        </w:rPr>
        <w:t xml:space="preserve">Penalty = </w:t>
      </w:r>
      <w:r w:rsidRPr="00FA7290">
        <w:rPr>
          <w:rFonts w:ascii="Times New Roman" w:hAnsi="Times New Roman" w:cs="Times New Roman"/>
          <w:color w:val="FF0000"/>
          <w:u w:val="single"/>
        </w:rPr>
        <w:t xml:space="preserve">                $720___________</w:t>
      </w:r>
    </w:p>
    <w:p w14:paraId="118E6FB0" w14:textId="77777777" w:rsidR="00175563" w:rsidRPr="00FA7290" w:rsidRDefault="00175563" w:rsidP="000107A4">
      <w:pPr>
        <w:tabs>
          <w:tab w:val="left" w:pos="5400"/>
          <w:tab w:val="right" w:pos="8640"/>
        </w:tabs>
        <w:spacing w:after="240"/>
        <w:jc w:val="both"/>
        <w:rPr>
          <w:rFonts w:ascii="Times New Roman" w:hAnsi="Times New Roman" w:cs="Times New Roman"/>
          <w:color w:val="FF0000"/>
        </w:rPr>
      </w:pPr>
    </w:p>
    <w:p w14:paraId="0990F80C" w14:textId="77777777" w:rsidR="000107A4" w:rsidRPr="00FA7290" w:rsidRDefault="000107A4" w:rsidP="000107A4">
      <w:pPr>
        <w:widowControl w:val="0"/>
        <w:autoSpaceDE w:val="0"/>
        <w:autoSpaceDN w:val="0"/>
        <w:adjustRightInd w:val="0"/>
        <w:spacing w:after="240"/>
        <w:jc w:val="both"/>
        <w:rPr>
          <w:rFonts w:ascii="Times New Roman" w:hAnsi="Times New Roman" w:cs="Times New Roman"/>
          <w:color w:val="FF0000"/>
        </w:rPr>
      </w:pPr>
      <w:r w:rsidRPr="00FA7290">
        <w:rPr>
          <w:rFonts w:ascii="Times New Roman" w:hAnsi="Times New Roman" w:cs="Times New Roman"/>
          <w:color w:val="FF0000"/>
        </w:rPr>
        <w:t>This penalty must be set such that safe drivers with no expenses will buy the plan. This is $720.</w:t>
      </w:r>
    </w:p>
    <w:p w14:paraId="086F7D0F" w14:textId="77777777" w:rsidR="00294A0F" w:rsidRPr="00FA7290" w:rsidRDefault="00294A0F" w:rsidP="00BE651E">
      <w:pPr>
        <w:ind w:left="720"/>
        <w:rPr>
          <w:rFonts w:ascii="Times New Roman" w:hAnsi="Times New Roman" w:cs="Times New Roman"/>
          <w:color w:val="FF0000"/>
        </w:rPr>
      </w:pPr>
    </w:p>
    <w:p w14:paraId="266DB225" w14:textId="13453684" w:rsidR="00F1390C" w:rsidRPr="00FA7290" w:rsidRDefault="00F1390C" w:rsidP="000A6D11">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 xml:space="preserve">[20 points] </w:t>
      </w:r>
      <w:r w:rsidR="004B36B3" w:rsidRPr="00FA7290">
        <w:rPr>
          <w:rFonts w:ascii="Times New Roman" w:hAnsi="Times New Roman" w:cs="Times New Roman"/>
          <w:b/>
          <w:u w:val="single" w:color="000000"/>
        </w:rPr>
        <w:t>A Voting Game</w:t>
      </w:r>
    </w:p>
    <w:p w14:paraId="5957F7C0" w14:textId="77777777" w:rsidR="00F1390C" w:rsidRPr="00FA7290" w:rsidRDefault="00F1390C" w:rsidP="00F1390C">
      <w:pPr>
        <w:rPr>
          <w:rFonts w:ascii="Times New Roman" w:hAnsi="Times New Roman" w:cs="Times New Roman"/>
          <w:b/>
        </w:rPr>
      </w:pPr>
    </w:p>
    <w:p w14:paraId="7AD06F6C" w14:textId="4118DC72"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br/>
        <w:t>A three-person committee has to choose a winner for a national painting prize. After some debate, there are three paintings still under consideration: a Cubis</w:t>
      </w:r>
      <w:r w:rsidR="003203ED">
        <w:rPr>
          <w:rFonts w:ascii="Times New Roman" w:hAnsi="Times New Roman" w:cs="Times New Roman"/>
        </w:rPr>
        <w:t>t</w:t>
      </w:r>
      <w:r w:rsidRPr="00FA7290">
        <w:rPr>
          <w:rFonts w:ascii="Times New Roman" w:hAnsi="Times New Roman" w:cs="Times New Roman"/>
        </w:rPr>
        <w:t xml:space="preserve"> painting, an Expressionis</w:t>
      </w:r>
      <w:r w:rsidR="003203ED">
        <w:rPr>
          <w:rFonts w:ascii="Times New Roman" w:hAnsi="Times New Roman" w:cs="Times New Roman"/>
        </w:rPr>
        <w:t>t</w:t>
      </w:r>
      <w:r w:rsidRPr="00FA7290">
        <w:rPr>
          <w:rFonts w:ascii="Times New Roman" w:hAnsi="Times New Roman" w:cs="Times New Roman"/>
        </w:rPr>
        <w:t xml:space="preserve"> painting, and a slightly more traditional Impressionis</w:t>
      </w:r>
      <w:r w:rsidR="003203ED">
        <w:rPr>
          <w:rFonts w:ascii="Times New Roman" w:hAnsi="Times New Roman" w:cs="Times New Roman"/>
        </w:rPr>
        <w:t>t</w:t>
      </w:r>
      <w:r w:rsidRPr="00FA7290">
        <w:rPr>
          <w:rFonts w:ascii="Times New Roman" w:hAnsi="Times New Roman" w:cs="Times New Roman"/>
        </w:rPr>
        <w:t xml:space="preserve"> painting. Let’s call these paintings C, E and I; and call the committee members 1, 2 and 3. The preferences of the committee members are as follows:</w:t>
      </w:r>
    </w:p>
    <w:p w14:paraId="294F8BBB" w14:textId="7886E28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lastRenderedPageBreak/>
        <w:t>1: C&gt;E&gt;I</w:t>
      </w:r>
    </w:p>
    <w:p w14:paraId="6BB04465"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2: I&gt;C&gt;E</w:t>
      </w:r>
    </w:p>
    <w:p w14:paraId="643CD11F"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3: E&gt;I&gt;C</w:t>
      </w:r>
    </w:p>
    <w:p w14:paraId="46D57005" w14:textId="3D621582" w:rsidR="00563D9C" w:rsidRDefault="00563D9C" w:rsidP="004B36B3">
      <w:pPr>
        <w:widowControl w:val="0"/>
        <w:autoSpaceDE w:val="0"/>
        <w:autoSpaceDN w:val="0"/>
        <w:adjustRightInd w:val="0"/>
        <w:rPr>
          <w:rFonts w:ascii="Times New Roman" w:hAnsi="Times New Roman" w:cs="Times New Roman"/>
        </w:rPr>
      </w:pPr>
      <w:r>
        <w:rPr>
          <w:rFonts w:ascii="Times New Roman" w:hAnsi="Times New Roman" w:cs="Times New Roman"/>
        </w:rPr>
        <w:t>For example, Member 1 strictly prefers the C to E and strictly prefers E to I.</w:t>
      </w:r>
    </w:p>
    <w:p w14:paraId="0C2F8AFA" w14:textId="76E0002E"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The rules of the competition say that, if they disagree, they should vote (secret ballot, one member one vote, and the painting </w:t>
      </w:r>
      <w:r w:rsidR="003203ED">
        <w:rPr>
          <w:rFonts w:ascii="Times New Roman" w:hAnsi="Times New Roman" w:cs="Times New Roman"/>
        </w:rPr>
        <w:t>with</w:t>
      </w:r>
      <w:r w:rsidRPr="00FA7290">
        <w:rPr>
          <w:rFonts w:ascii="Times New Roman" w:hAnsi="Times New Roman" w:cs="Times New Roman"/>
        </w:rPr>
        <w:t xml:space="preserve"> the most votes wins). </w:t>
      </w:r>
      <w:r w:rsidRPr="00563D9C">
        <w:rPr>
          <w:rFonts w:ascii="Times New Roman" w:hAnsi="Times New Roman" w:cs="Times New Roman"/>
          <w:u w:val="single"/>
        </w:rPr>
        <w:t>If the vote is tied (which happens when each painting has one vote), the winner will be the painting for which member 1 voted</w:t>
      </w:r>
      <w:r w:rsidRPr="00FA7290">
        <w:rPr>
          <w:rFonts w:ascii="Times New Roman" w:hAnsi="Times New Roman" w:cs="Times New Roman"/>
        </w:rPr>
        <w:t>. So</w:t>
      </w:r>
      <w:r w:rsidR="003203ED">
        <w:rPr>
          <w:rFonts w:ascii="Times New Roman" w:hAnsi="Times New Roman" w:cs="Times New Roman"/>
        </w:rPr>
        <w:t>,</w:t>
      </w:r>
      <w:r w:rsidRPr="00FA7290">
        <w:rPr>
          <w:rFonts w:ascii="Times New Roman" w:hAnsi="Times New Roman" w:cs="Times New Roman"/>
        </w:rPr>
        <w:t xml:space="preserve"> it seems that member 1 might have an advantage. Consider this simultaneous voting game where each member has three strategies: C, E, or I, and answer the following questions:</w:t>
      </w:r>
    </w:p>
    <w:p w14:paraId="16F33DD6" w14:textId="77777777" w:rsidR="004B36B3" w:rsidRPr="00563D9C" w:rsidRDefault="004B36B3" w:rsidP="004B36B3">
      <w:pPr>
        <w:widowControl w:val="0"/>
        <w:autoSpaceDE w:val="0"/>
        <w:autoSpaceDN w:val="0"/>
        <w:adjustRightInd w:val="0"/>
        <w:rPr>
          <w:rFonts w:ascii="Times New Roman" w:hAnsi="Times New Roman" w:cs="Times New Roman"/>
          <w:b/>
        </w:rPr>
      </w:pPr>
      <w:r w:rsidRPr="00FA7290">
        <w:rPr>
          <w:rFonts w:ascii="Times New Roman" w:hAnsi="Times New Roman" w:cs="Times New Roman"/>
        </w:rPr>
        <w:br/>
      </w:r>
      <w:r w:rsidRPr="00563D9C">
        <w:rPr>
          <w:rFonts w:ascii="Times New Roman" w:hAnsi="Times New Roman" w:cs="Times New Roman"/>
          <w:b/>
        </w:rPr>
        <w:t>[Hint: You do NOT need to know the exact payoffs. Any payoffs will be fine provided that they are consistent with the preference orders given above. And you do NOT need to draw a matrix form. Recall the definition of Nash equilibrium (NE) before you start.]</w:t>
      </w:r>
    </w:p>
    <w:p w14:paraId="0C980A3F" w14:textId="77777777" w:rsidR="004B36B3" w:rsidRPr="00FA7290" w:rsidRDefault="004B36B3" w:rsidP="004B36B3">
      <w:pPr>
        <w:pStyle w:val="Default"/>
        <w:rPr>
          <w:rFonts w:ascii="Times New Roman" w:hAnsi="Times New Roman" w:cs="Times New Roman"/>
          <w:sz w:val="22"/>
          <w:szCs w:val="22"/>
        </w:rPr>
      </w:pPr>
    </w:p>
    <w:p w14:paraId="3FCDBBA6" w14:textId="59DDDA2B"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[6 points] Is it a Nash equilibrium that each member votes for their favorite painting (i.e. (C, I, E))? Please explain your answer. </w:t>
      </w:r>
    </w:p>
    <w:p w14:paraId="52A4A1F3" w14:textId="77777777" w:rsidR="004B36B3" w:rsidRPr="00FA7290" w:rsidRDefault="004B36B3" w:rsidP="004B36B3">
      <w:pPr>
        <w:pStyle w:val="Default"/>
        <w:rPr>
          <w:rFonts w:ascii="Times New Roman" w:hAnsi="Times New Roman" w:cs="Times New Roman"/>
          <w:sz w:val="22"/>
          <w:szCs w:val="22"/>
        </w:rPr>
      </w:pPr>
    </w:p>
    <w:p w14:paraId="10E5CE88" w14:textId="77777777" w:rsidR="004B36B3" w:rsidRPr="00FA7290" w:rsidRDefault="004B36B3" w:rsidP="004B36B3">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No. [3 points]</w:t>
      </w:r>
      <w:r w:rsidRPr="00FA7290">
        <w:rPr>
          <w:rFonts w:ascii="Times New Roman" w:hAnsi="Times New Roman" w:cs="Times New Roman"/>
          <w:color w:val="FF0000"/>
          <w:sz w:val="22"/>
          <w:szCs w:val="22"/>
        </w:rPr>
        <w:br/>
      </w:r>
    </w:p>
    <w:p w14:paraId="5B30F66B" w14:textId="77777777" w:rsidR="004B36B3" w:rsidRPr="00FA7290" w:rsidRDefault="004B36B3" w:rsidP="004B36B3">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t>(C, I, E) is not a NE because member 3 would have a unilateral incentive to switch to I so that her/his second favorite painting wins. (No other players want to deviate unilaterally.)</w:t>
      </w:r>
      <w:r w:rsidRPr="00FA7290">
        <w:rPr>
          <w:rFonts w:ascii="Times New Roman" w:hAnsi="Times New Roman" w:cs="Times New Roman"/>
          <w:color w:val="FF0000"/>
          <w:sz w:val="22"/>
          <w:szCs w:val="22"/>
        </w:rPr>
        <w:br/>
        <w:t>[3 points; no credit if the answer is that member 1 or member 2 wants to deviate.]</w:t>
      </w:r>
    </w:p>
    <w:p w14:paraId="006A5DDD" w14:textId="77777777" w:rsidR="004B36B3" w:rsidRPr="00FA7290" w:rsidRDefault="004B36B3" w:rsidP="004B36B3">
      <w:pPr>
        <w:pStyle w:val="Default"/>
        <w:rPr>
          <w:rFonts w:ascii="Times New Roman" w:hAnsi="Times New Roman" w:cs="Times New Roman"/>
          <w:color w:val="FF0000"/>
          <w:sz w:val="22"/>
          <w:szCs w:val="22"/>
        </w:rPr>
      </w:pPr>
    </w:p>
    <w:p w14:paraId="0B9F857C" w14:textId="77777777" w:rsidR="004B36B3" w:rsidRPr="00FA7290" w:rsidRDefault="004B36B3" w:rsidP="004B36B3">
      <w:pPr>
        <w:pStyle w:val="Default"/>
        <w:rPr>
          <w:rFonts w:ascii="Times New Roman" w:hAnsi="Times New Roman" w:cs="Times New Roman"/>
          <w:sz w:val="22"/>
          <w:szCs w:val="22"/>
        </w:rPr>
      </w:pPr>
      <w:r w:rsidRPr="00FA7290">
        <w:rPr>
          <w:rFonts w:ascii="Times New Roman" w:hAnsi="Times New Roman" w:cs="Times New Roman"/>
          <w:sz w:val="22"/>
          <w:szCs w:val="22"/>
        </w:rPr>
        <w:t xml:space="preserve"> </w:t>
      </w:r>
    </w:p>
    <w:p w14:paraId="3BC69988" w14:textId="5E6DF3DB"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[6 points] Is it possible that in a NE </w:t>
      </w:r>
      <w:r w:rsidRPr="00FA7290">
        <w:rPr>
          <w:rFonts w:ascii="Times New Roman" w:hAnsi="Times New Roman" w:cs="Times New Roman"/>
          <w:b/>
          <w:u w:val="single"/>
        </w:rPr>
        <w:t>member 1’s least favorite painting</w:t>
      </w:r>
      <w:r w:rsidRPr="00FA7290">
        <w:rPr>
          <w:rFonts w:ascii="Times New Roman" w:hAnsi="Times New Roman" w:cs="Times New Roman"/>
        </w:rPr>
        <w:t xml:space="preserve"> (i.e., painting I) wins but nobody votes for their least favorite painting (which is anyway a weakly dominated strategy)? If yes, please write down the NE which specifies each member’s vote; if no, please explain. </w:t>
      </w:r>
    </w:p>
    <w:p w14:paraId="3B31044E" w14:textId="77777777" w:rsidR="004B36B3" w:rsidRPr="00FA7290" w:rsidRDefault="004B36B3" w:rsidP="004B36B3">
      <w:pPr>
        <w:pStyle w:val="Default"/>
        <w:ind w:firstLine="360"/>
        <w:rPr>
          <w:rFonts w:ascii="Times New Roman" w:hAnsi="Times New Roman" w:cs="Times New Roman"/>
          <w:color w:val="FF0000"/>
          <w:sz w:val="22"/>
          <w:szCs w:val="22"/>
        </w:rPr>
      </w:pPr>
    </w:p>
    <w:p w14:paraId="4CFCDBF9" w14:textId="77777777" w:rsidR="004B36B3" w:rsidRPr="00FA7290" w:rsidRDefault="004B36B3" w:rsidP="004B36B3">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(C, I, I)</w:t>
      </w:r>
    </w:p>
    <w:p w14:paraId="1B8FC54A" w14:textId="77777777" w:rsidR="004B36B3" w:rsidRPr="00FA7290" w:rsidRDefault="004B36B3" w:rsidP="004B36B3">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[Give 3 points at most if their answer is wrong but explanation makes some sense.]</w:t>
      </w:r>
    </w:p>
    <w:p w14:paraId="75905596" w14:textId="77777777" w:rsidR="004B36B3" w:rsidRPr="00FA7290" w:rsidRDefault="004B36B3" w:rsidP="004B36B3">
      <w:pPr>
        <w:pStyle w:val="Default"/>
        <w:rPr>
          <w:rFonts w:ascii="Times New Roman" w:hAnsi="Times New Roman" w:cs="Times New Roman"/>
          <w:color w:val="FF0000"/>
          <w:sz w:val="22"/>
          <w:szCs w:val="22"/>
        </w:rPr>
      </w:pPr>
    </w:p>
    <w:p w14:paraId="3D30540D" w14:textId="41E30FAA" w:rsidR="004B36B3" w:rsidRPr="00FA7290"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[4 points] This game has multiple NE. You don’t need to figure out all possible NE. But, among the following possible voting outcomes:</w:t>
      </w:r>
    </w:p>
    <w:p w14:paraId="02155A9B" w14:textId="77777777" w:rsidR="004B36B3" w:rsidRPr="00FA7290" w:rsidRDefault="004B36B3" w:rsidP="004B36B3">
      <w:pPr>
        <w:pStyle w:val="ListParagraph"/>
        <w:spacing w:after="0" w:line="240" w:lineRule="auto"/>
        <w:ind w:left="1440" w:firstLine="720"/>
        <w:rPr>
          <w:rFonts w:ascii="Times New Roman" w:hAnsi="Times New Roman" w:cs="Times New Roman"/>
        </w:rPr>
      </w:pPr>
      <w:r w:rsidRPr="00FA7290">
        <w:rPr>
          <w:rFonts w:ascii="Times New Roman" w:hAnsi="Times New Roman" w:cs="Times New Roman"/>
        </w:rPr>
        <w:t>(C, E, I); (C, C, E); (E, I, I),</w:t>
      </w:r>
    </w:p>
    <w:p w14:paraId="0841A4A9" w14:textId="7B1D1731" w:rsidR="004B36B3" w:rsidRPr="00FA7290" w:rsidRDefault="004B36B3" w:rsidP="004B36B3">
      <w:pPr>
        <w:pStyle w:val="ListParagraph"/>
        <w:spacing w:after="0" w:line="240" w:lineRule="auto"/>
        <w:rPr>
          <w:rFonts w:ascii="Times New Roman" w:hAnsi="Times New Roman" w:cs="Times New Roman"/>
        </w:rPr>
      </w:pPr>
      <w:r w:rsidRPr="00FA7290">
        <w:rPr>
          <w:rFonts w:ascii="Times New Roman" w:hAnsi="Times New Roman" w:cs="Times New Roman"/>
        </w:rPr>
        <w:t xml:space="preserve">which one(s) is Nash equilibrium? </w:t>
      </w:r>
    </w:p>
    <w:p w14:paraId="59568B49" w14:textId="77777777" w:rsidR="004B36B3" w:rsidRPr="00FA7290" w:rsidRDefault="004B36B3" w:rsidP="004B36B3">
      <w:pPr>
        <w:pStyle w:val="ListParagraph"/>
        <w:spacing w:after="0" w:line="240" w:lineRule="auto"/>
        <w:rPr>
          <w:rFonts w:ascii="Times New Roman" w:hAnsi="Times New Roman" w:cs="Times New Roman"/>
        </w:rPr>
      </w:pPr>
    </w:p>
    <w:p w14:paraId="682A6093" w14:textId="77777777" w:rsidR="004B36B3" w:rsidRPr="00FA7290" w:rsidRDefault="004B36B3" w:rsidP="004B36B3">
      <w:pPr>
        <w:pStyle w:val="Default"/>
        <w:ind w:firstLine="720"/>
        <w:rPr>
          <w:rFonts w:ascii="Times New Roman" w:hAnsi="Times New Roman" w:cs="Times New Roman"/>
          <w:color w:val="FF0000"/>
          <w:sz w:val="22"/>
          <w:szCs w:val="22"/>
        </w:rPr>
      </w:pPr>
      <w:r w:rsidRPr="00FA7290">
        <w:rPr>
          <w:rFonts w:ascii="Times New Roman" w:hAnsi="Times New Roman" w:cs="Times New Roman"/>
          <w:color w:val="FF0000"/>
          <w:sz w:val="22"/>
          <w:szCs w:val="22"/>
        </w:rPr>
        <w:t>(C, C, E)</w:t>
      </w:r>
    </w:p>
    <w:p w14:paraId="3CC7DBFE" w14:textId="77777777" w:rsidR="004B36B3" w:rsidRPr="00FA7290" w:rsidRDefault="004B36B3" w:rsidP="004B36B3">
      <w:pPr>
        <w:pStyle w:val="Default"/>
        <w:ind w:left="720"/>
        <w:rPr>
          <w:rFonts w:ascii="Times New Roman" w:hAnsi="Times New Roman" w:cs="Times New Roman"/>
          <w:color w:val="FF0000"/>
          <w:sz w:val="22"/>
          <w:szCs w:val="22"/>
        </w:rPr>
      </w:pPr>
      <w:r w:rsidRPr="00FA7290">
        <w:rPr>
          <w:rFonts w:ascii="Times New Roman" w:hAnsi="Times New Roman" w:cs="Times New Roman"/>
          <w:color w:val="FF0000"/>
          <w:sz w:val="22"/>
          <w:szCs w:val="22"/>
        </w:rPr>
        <w:t>[In the first one, member 2 or 3 wants to deviate; in the third one, member 3 wants to deviate. This is not required for the answer.]</w:t>
      </w:r>
    </w:p>
    <w:p w14:paraId="5A4F6B06" w14:textId="77777777" w:rsidR="004B36B3" w:rsidRPr="00FA7290" w:rsidRDefault="004B36B3" w:rsidP="004B36B3">
      <w:pPr>
        <w:pStyle w:val="Default"/>
        <w:ind w:firstLine="720"/>
        <w:rPr>
          <w:rFonts w:ascii="Times New Roman" w:hAnsi="Times New Roman" w:cs="Times New Roman"/>
          <w:color w:val="FF0000"/>
          <w:sz w:val="22"/>
          <w:szCs w:val="22"/>
        </w:rPr>
      </w:pPr>
      <w:r w:rsidRPr="00FA7290">
        <w:rPr>
          <w:rFonts w:ascii="Times New Roman" w:hAnsi="Times New Roman" w:cs="Times New Roman"/>
          <w:color w:val="FF0000"/>
          <w:sz w:val="22"/>
          <w:szCs w:val="22"/>
        </w:rPr>
        <w:t>[Give 2 points at most if they don’t point out the right NE but explanation makes some sense.]</w:t>
      </w:r>
    </w:p>
    <w:p w14:paraId="33C9B785" w14:textId="77777777" w:rsidR="004B36B3" w:rsidRPr="00FA7290" w:rsidRDefault="004B36B3" w:rsidP="004B36B3">
      <w:pPr>
        <w:pStyle w:val="Default"/>
        <w:ind w:firstLine="720"/>
        <w:rPr>
          <w:rFonts w:ascii="Times New Roman" w:hAnsi="Times New Roman" w:cs="Times New Roman"/>
          <w:color w:val="FF0000"/>
          <w:sz w:val="22"/>
          <w:szCs w:val="22"/>
        </w:rPr>
      </w:pPr>
      <w:r w:rsidRPr="00FA7290">
        <w:rPr>
          <w:rFonts w:ascii="Times New Roman" w:hAnsi="Times New Roman" w:cs="Times New Roman"/>
          <w:color w:val="FF0000"/>
          <w:sz w:val="22"/>
          <w:szCs w:val="22"/>
        </w:rPr>
        <w:t>[If they point out the right NE and something else, take 1 point off for each wrong NE.]</w:t>
      </w:r>
    </w:p>
    <w:p w14:paraId="5C924A33" w14:textId="77777777" w:rsidR="004B36B3" w:rsidRPr="00FA7290" w:rsidRDefault="004B36B3" w:rsidP="004B36B3">
      <w:pPr>
        <w:pStyle w:val="Default"/>
        <w:rPr>
          <w:rFonts w:ascii="Times New Roman" w:hAnsi="Times New Roman" w:cs="Times New Roman"/>
          <w:color w:val="auto"/>
          <w:sz w:val="22"/>
          <w:szCs w:val="22"/>
        </w:rPr>
      </w:pPr>
    </w:p>
    <w:p w14:paraId="73355B0B" w14:textId="77777777" w:rsidR="004B36B3" w:rsidRPr="00FA7290" w:rsidRDefault="004B36B3" w:rsidP="004B36B3">
      <w:pPr>
        <w:pStyle w:val="Default"/>
        <w:rPr>
          <w:rFonts w:ascii="Times New Roman" w:hAnsi="Times New Roman" w:cs="Times New Roman"/>
          <w:color w:val="auto"/>
          <w:sz w:val="22"/>
          <w:szCs w:val="22"/>
        </w:rPr>
      </w:pPr>
      <w:r w:rsidRPr="00FA7290">
        <w:rPr>
          <w:rFonts w:ascii="Times New Roman" w:hAnsi="Times New Roman" w:cs="Times New Roman"/>
          <w:color w:val="auto"/>
          <w:sz w:val="22"/>
          <w:szCs w:val="22"/>
        </w:rPr>
        <w:t xml:space="preserve">Now suppose the three members vote in a </w:t>
      </w:r>
      <w:r w:rsidRPr="00FA7290">
        <w:rPr>
          <w:rFonts w:ascii="Times New Roman" w:hAnsi="Times New Roman" w:cs="Times New Roman"/>
          <w:b/>
          <w:color w:val="auto"/>
          <w:sz w:val="22"/>
          <w:szCs w:val="22"/>
          <w:u w:val="single"/>
        </w:rPr>
        <w:t>sequential and public</w:t>
      </w:r>
      <w:r w:rsidRPr="00FA7290">
        <w:rPr>
          <w:rFonts w:ascii="Times New Roman" w:hAnsi="Times New Roman" w:cs="Times New Roman"/>
          <w:color w:val="auto"/>
          <w:sz w:val="22"/>
          <w:szCs w:val="22"/>
        </w:rPr>
        <w:t xml:space="preserve"> way with the order of 1, 2 and 3, so that member 2 can observe member 1’s vote and member 3 can observe both 1 and 2’s votes.</w:t>
      </w:r>
      <w:r w:rsidRPr="00FA7290">
        <w:rPr>
          <w:rFonts w:ascii="Times New Roman" w:hAnsi="Times New Roman" w:cs="Times New Roman"/>
          <w:color w:val="auto"/>
          <w:sz w:val="22"/>
          <w:szCs w:val="22"/>
        </w:rPr>
        <w:br/>
      </w:r>
    </w:p>
    <w:p w14:paraId="6C56AF5B" w14:textId="7CC5D5DB" w:rsidR="00563D9C" w:rsidRDefault="004B36B3" w:rsidP="000A6D11">
      <w:pPr>
        <w:pStyle w:val="ListParagraph"/>
        <w:numPr>
          <w:ilvl w:val="0"/>
          <w:numId w:val="5"/>
        </w:numPr>
        <w:spacing w:after="0" w:line="240" w:lineRule="auto"/>
        <w:rPr>
          <w:rFonts w:ascii="Times New Roman" w:hAnsi="Times New Roman" w:cs="Times New Roman"/>
        </w:rPr>
      </w:pPr>
      <w:r w:rsidRPr="00FA7290">
        <w:rPr>
          <w:rFonts w:ascii="Times New Roman" w:hAnsi="Times New Roman" w:cs="Times New Roman"/>
        </w:rPr>
        <w:t xml:space="preserve">[4 points] Which painting will then win the prize? </w:t>
      </w:r>
      <w:r w:rsidR="00563D9C">
        <w:rPr>
          <w:rFonts w:ascii="Times New Roman" w:hAnsi="Times New Roman" w:cs="Times New Roman"/>
        </w:rPr>
        <w:t>(You are not required to draw the game-tree.)</w:t>
      </w:r>
    </w:p>
    <w:p w14:paraId="597D3E84" w14:textId="77777777" w:rsidR="004B36B3" w:rsidRPr="00FA7290" w:rsidRDefault="004B36B3" w:rsidP="004B36B3">
      <w:pPr>
        <w:pStyle w:val="ListParagraph"/>
        <w:spacing w:after="0" w:line="240" w:lineRule="auto"/>
        <w:rPr>
          <w:rFonts w:ascii="Times New Roman" w:hAnsi="Times New Roman" w:cs="Times New Roman"/>
        </w:rPr>
      </w:pPr>
    </w:p>
    <w:p w14:paraId="34D42EE9" w14:textId="35458A55" w:rsidR="004B36B3" w:rsidRPr="00FA7290" w:rsidRDefault="004B36B3" w:rsidP="004B36B3">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t>If member 1 votes f</w:t>
      </w:r>
      <w:r w:rsidR="00E50FE3">
        <w:rPr>
          <w:rFonts w:ascii="Times New Roman" w:hAnsi="Times New Roman" w:cs="Times New Roman"/>
          <w:color w:val="FF0000"/>
          <w:sz w:val="22"/>
          <w:szCs w:val="22"/>
        </w:rPr>
        <w:t>or C, then member 2</w:t>
      </w:r>
      <w:r w:rsidRPr="00FA7290">
        <w:rPr>
          <w:rFonts w:ascii="Times New Roman" w:hAnsi="Times New Roman" w:cs="Times New Roman"/>
          <w:color w:val="FF0000"/>
          <w:sz w:val="22"/>
          <w:szCs w:val="22"/>
        </w:rPr>
        <w:t xml:space="preserve"> will vote for I and member 3 will vote for I as well. So I will win, but that’s the worst outcome for member 1.</w:t>
      </w:r>
    </w:p>
    <w:p w14:paraId="4B187C22" w14:textId="77777777" w:rsidR="004B36B3" w:rsidRPr="00FA7290" w:rsidRDefault="004B36B3" w:rsidP="004B36B3">
      <w:pPr>
        <w:pStyle w:val="Default"/>
        <w:ind w:left="360"/>
        <w:rPr>
          <w:rFonts w:ascii="Times New Roman" w:hAnsi="Times New Roman" w:cs="Times New Roman"/>
          <w:color w:val="FF0000"/>
          <w:sz w:val="22"/>
          <w:szCs w:val="22"/>
        </w:rPr>
      </w:pPr>
      <w:r w:rsidRPr="00FA7290">
        <w:rPr>
          <w:rFonts w:ascii="Times New Roman" w:hAnsi="Times New Roman" w:cs="Times New Roman"/>
          <w:color w:val="FF0000"/>
          <w:sz w:val="22"/>
          <w:szCs w:val="22"/>
        </w:rPr>
        <w:t>If member 1 votes for E, then no matter what member 2 will vote, member 3 will vote for E. Therefore, E will win.</w:t>
      </w:r>
    </w:p>
    <w:p w14:paraId="055EF5E1" w14:textId="114CE65F" w:rsidR="004B36B3" w:rsidRPr="00FA7290" w:rsidRDefault="004B36B3" w:rsidP="004B36B3">
      <w:pPr>
        <w:pStyle w:val="Default"/>
        <w:ind w:firstLine="360"/>
        <w:rPr>
          <w:rFonts w:ascii="Times New Roman" w:hAnsi="Times New Roman" w:cs="Times New Roman"/>
          <w:color w:val="FF0000"/>
          <w:sz w:val="22"/>
          <w:szCs w:val="22"/>
        </w:rPr>
      </w:pPr>
      <w:r w:rsidRPr="00FA7290">
        <w:rPr>
          <w:rFonts w:ascii="Times New Roman" w:hAnsi="Times New Roman" w:cs="Times New Roman"/>
          <w:color w:val="FF0000"/>
          <w:sz w:val="22"/>
          <w:szCs w:val="22"/>
        </w:rPr>
        <w:t>If member 2 votes for I, I will win as in the first case.</w:t>
      </w:r>
    </w:p>
    <w:p w14:paraId="270B5DD4" w14:textId="77777777" w:rsidR="004B36B3" w:rsidRPr="00FA7290" w:rsidRDefault="004B36B3" w:rsidP="004B36B3">
      <w:pPr>
        <w:pStyle w:val="Default"/>
        <w:ind w:firstLine="360"/>
        <w:rPr>
          <w:rFonts w:ascii="Times New Roman" w:hAnsi="Times New Roman" w:cs="Times New Roman"/>
          <w:color w:val="FF0000"/>
          <w:sz w:val="22"/>
          <w:szCs w:val="22"/>
          <w:u w:val="single"/>
        </w:rPr>
      </w:pPr>
      <w:r w:rsidRPr="00FA7290">
        <w:rPr>
          <w:rFonts w:ascii="Times New Roman" w:hAnsi="Times New Roman" w:cs="Times New Roman"/>
          <w:color w:val="FF0000"/>
          <w:sz w:val="22"/>
          <w:szCs w:val="22"/>
          <w:u w:val="single"/>
        </w:rPr>
        <w:t xml:space="preserve">As a result, in this sequential voting game, painting E will win. </w:t>
      </w:r>
    </w:p>
    <w:p w14:paraId="7A1B647B" w14:textId="77777777" w:rsidR="004B36B3" w:rsidRPr="00FA7290" w:rsidRDefault="004B36B3" w:rsidP="004B36B3">
      <w:pPr>
        <w:pStyle w:val="Default"/>
        <w:ind w:firstLine="720"/>
        <w:rPr>
          <w:rFonts w:ascii="Times New Roman" w:hAnsi="Times New Roman" w:cs="Times New Roman"/>
          <w:color w:val="FF0000"/>
          <w:sz w:val="22"/>
          <w:szCs w:val="22"/>
        </w:rPr>
      </w:pPr>
      <w:r w:rsidRPr="00FA7290">
        <w:rPr>
          <w:rFonts w:ascii="Times New Roman" w:hAnsi="Times New Roman" w:cs="Times New Roman"/>
          <w:color w:val="FF0000"/>
          <w:sz w:val="22"/>
          <w:szCs w:val="22"/>
        </w:rPr>
        <w:t xml:space="preserve">[Give 2 points if the prediction is wrong but the argument makes some sense.]  </w:t>
      </w:r>
    </w:p>
    <w:p w14:paraId="07EAB40E" w14:textId="77777777" w:rsidR="004B36B3" w:rsidRPr="00FA7290" w:rsidRDefault="004B36B3" w:rsidP="004B36B3">
      <w:pPr>
        <w:pStyle w:val="Default"/>
        <w:rPr>
          <w:rFonts w:ascii="Times New Roman" w:hAnsi="Times New Roman" w:cs="Times New Roman"/>
          <w:sz w:val="22"/>
          <w:szCs w:val="22"/>
        </w:rPr>
      </w:pPr>
    </w:p>
    <w:p w14:paraId="520A29D1" w14:textId="77777777" w:rsidR="004B36B3" w:rsidRPr="00FA7290" w:rsidRDefault="004B36B3" w:rsidP="004B36B3">
      <w:pPr>
        <w:pStyle w:val="Default"/>
        <w:rPr>
          <w:rFonts w:ascii="Times New Roman" w:hAnsi="Times New Roman" w:cs="Times New Roman"/>
          <w:sz w:val="22"/>
          <w:szCs w:val="22"/>
        </w:rPr>
      </w:pPr>
    </w:p>
    <w:p w14:paraId="6AF3219F" w14:textId="6CA18A6B" w:rsidR="004B36B3" w:rsidRPr="00FA7290" w:rsidRDefault="004B36B3" w:rsidP="000A6D11">
      <w:pPr>
        <w:widowControl w:val="0"/>
        <w:numPr>
          <w:ilvl w:val="1"/>
          <w:numId w:val="2"/>
        </w:numPr>
        <w:tabs>
          <w:tab w:val="left" w:pos="653"/>
        </w:tabs>
        <w:spacing w:before="77" w:after="0" w:line="240" w:lineRule="auto"/>
        <w:jc w:val="left"/>
        <w:rPr>
          <w:rFonts w:ascii="Times New Roman" w:hAnsi="Times New Roman" w:cs="Times New Roman"/>
          <w:b/>
          <w:u w:val="single" w:color="000000"/>
        </w:rPr>
      </w:pPr>
      <w:r w:rsidRPr="00FA7290">
        <w:rPr>
          <w:rFonts w:ascii="Times New Roman" w:hAnsi="Times New Roman" w:cs="Times New Roman"/>
          <w:b/>
          <w:u w:val="single" w:color="000000"/>
        </w:rPr>
        <w:t>[20 points] A Bargaining Game</w:t>
      </w:r>
    </w:p>
    <w:p w14:paraId="0C5DC3C8"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br/>
        <w:t>Consider two players A and B. They need to divide a prize $50. The game goes as follows:</w:t>
      </w:r>
    </w:p>
    <w:p w14:paraId="042C7C3E" w14:textId="6ACA1EDE"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In the first round, player A proposes a division plan: x for herself and 50-x for player B. After receiving the proposal, player B decides whether to accept it or not. If it gets accepted, they divide the prize accordingly and the game ends. If it gets rejected, the game will continue to the second round, but the prize will be reduced to $40.</w:t>
      </w:r>
    </w:p>
    <w:p w14:paraId="58A78EA0" w14:textId="1EE5183A"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In the </w:t>
      </w:r>
      <w:r w:rsidRPr="00FA7290">
        <w:rPr>
          <w:rFonts w:ascii="Times New Roman" w:hAnsi="Times New Roman" w:cs="Times New Roman"/>
          <w:u w:val="single"/>
        </w:rPr>
        <w:t>second</w:t>
      </w:r>
      <w:r w:rsidRPr="00FA7290">
        <w:rPr>
          <w:rFonts w:ascii="Times New Roman" w:hAnsi="Times New Roman" w:cs="Times New Roman"/>
        </w:rPr>
        <w:t xml:space="preserve"> round, it is player B’s turn to make the proposal: y for himself and 40-y for player A. Then player A decides whether to accept it or not. If it gets accepted, they divide the prize accordingly and the game ends. If it gets rejected, the game ends and </w:t>
      </w:r>
      <w:r w:rsidRPr="00FA7290">
        <w:rPr>
          <w:rFonts w:ascii="Times New Roman" w:hAnsi="Times New Roman" w:cs="Times New Roman"/>
          <w:u w:val="single"/>
        </w:rPr>
        <w:t>both players get nothing</w:t>
      </w:r>
      <w:r w:rsidRPr="00FA7290">
        <w:rPr>
          <w:rFonts w:ascii="Times New Roman" w:hAnsi="Times New Roman" w:cs="Times New Roman"/>
        </w:rPr>
        <w:t>.</w:t>
      </w:r>
    </w:p>
    <w:p w14:paraId="2F17889C"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 xml:space="preserve">Suppose each player just wants to get as much money as possible for themselves, and </w:t>
      </w:r>
      <w:r w:rsidRPr="00FA7290">
        <w:rPr>
          <w:rFonts w:ascii="Times New Roman" w:hAnsi="Times New Roman" w:cs="Times New Roman"/>
          <w:b/>
          <w:u w:val="single"/>
        </w:rPr>
        <w:t>they DO NOT care about anything else (e.g., fairness or the other player’s welfare)</w:t>
      </w:r>
      <w:r w:rsidRPr="00FA7290">
        <w:rPr>
          <w:rFonts w:ascii="Times New Roman" w:hAnsi="Times New Roman" w:cs="Times New Roman"/>
        </w:rPr>
        <w:t>.</w:t>
      </w:r>
      <w:r w:rsidRPr="00FA7290">
        <w:rPr>
          <w:rFonts w:ascii="Times New Roman" w:hAnsi="Times New Roman" w:cs="Times New Roman"/>
        </w:rPr>
        <w:br/>
      </w:r>
    </w:p>
    <w:p w14:paraId="17B84BFB" w14:textId="33C4C5CD"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b/>
        </w:rPr>
        <w:t>A few extra rules (which you should read carefully):</w:t>
      </w:r>
    </w:p>
    <w:p w14:paraId="656E1125" w14:textId="77777777"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Consider integer numbers only.</w:t>
      </w:r>
    </w:p>
    <w:p w14:paraId="0AB23291" w14:textId="77777777"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Zero offer is not allowed (i.e., 1</w:t>
      </w:r>
      <w:r w:rsidRPr="00FA7290">
        <w:rPr>
          <w:rFonts w:ascii="Times New Roman" w:hAnsi="Times New Roman" w:cs="Times New Roman"/>
        </w:rPr>
        <w:sym w:font="Symbol" w:char="F0A3"/>
      </w:r>
      <w:r w:rsidRPr="00FA7290">
        <w:rPr>
          <w:rFonts w:ascii="Times New Roman" w:hAnsi="Times New Roman" w:cs="Times New Roman"/>
        </w:rPr>
        <w:t>x</w:t>
      </w:r>
      <w:r w:rsidRPr="00FA7290">
        <w:rPr>
          <w:rFonts w:ascii="Times New Roman" w:hAnsi="Times New Roman" w:cs="Times New Roman"/>
        </w:rPr>
        <w:sym w:font="Symbol" w:char="F0A3"/>
      </w:r>
      <w:r w:rsidRPr="00FA7290">
        <w:rPr>
          <w:rFonts w:ascii="Times New Roman" w:hAnsi="Times New Roman" w:cs="Times New Roman"/>
        </w:rPr>
        <w:t>49, 1</w:t>
      </w:r>
      <w:r w:rsidRPr="00FA7290">
        <w:rPr>
          <w:rFonts w:ascii="Times New Roman" w:hAnsi="Times New Roman" w:cs="Times New Roman"/>
        </w:rPr>
        <w:sym w:font="Symbol" w:char="F0A3"/>
      </w:r>
      <w:r w:rsidRPr="00FA7290">
        <w:rPr>
          <w:rFonts w:ascii="Times New Roman" w:hAnsi="Times New Roman" w:cs="Times New Roman"/>
        </w:rPr>
        <w:t>y</w:t>
      </w:r>
      <w:r w:rsidRPr="00FA7290">
        <w:rPr>
          <w:rFonts w:ascii="Times New Roman" w:hAnsi="Times New Roman" w:cs="Times New Roman"/>
        </w:rPr>
        <w:sym w:font="Symbol" w:char="F0A3"/>
      </w:r>
      <w:r w:rsidRPr="00FA7290">
        <w:rPr>
          <w:rFonts w:ascii="Times New Roman" w:hAnsi="Times New Roman" w:cs="Times New Roman"/>
        </w:rPr>
        <w:t>39).</w:t>
      </w:r>
    </w:p>
    <w:p w14:paraId="3BEC685B" w14:textId="130C9FA9" w:rsidR="004B36B3" w:rsidRPr="00FA7290" w:rsidRDefault="004B36B3" w:rsidP="000A6D11">
      <w:pPr>
        <w:pStyle w:val="ListParagraph"/>
        <w:widowControl w:val="0"/>
        <w:numPr>
          <w:ilvl w:val="0"/>
          <w:numId w:val="6"/>
        </w:numPr>
        <w:autoSpaceDE w:val="0"/>
        <w:autoSpaceDN w:val="0"/>
        <w:adjustRightInd w:val="0"/>
        <w:rPr>
          <w:rFonts w:ascii="Times New Roman" w:hAnsi="Times New Roman" w:cs="Times New Roman"/>
        </w:rPr>
      </w:pPr>
      <w:r w:rsidRPr="00FA7290">
        <w:rPr>
          <w:rFonts w:ascii="Times New Roman" w:hAnsi="Times New Roman" w:cs="Times New Roman"/>
        </w:rPr>
        <w:t>When a player is indifferent between accepting and rejecting, let us suppose she or he will accept.</w:t>
      </w:r>
    </w:p>
    <w:p w14:paraId="6655DC60" w14:textId="77777777" w:rsidR="004B36B3" w:rsidRPr="00FA7290" w:rsidRDefault="004B36B3" w:rsidP="004B36B3">
      <w:pPr>
        <w:pStyle w:val="ListParagraph"/>
        <w:spacing w:after="0" w:line="240" w:lineRule="auto"/>
        <w:rPr>
          <w:rFonts w:ascii="Times New Roman" w:hAnsi="Times New Roman" w:cs="Times New Roman"/>
        </w:rPr>
      </w:pPr>
    </w:p>
    <w:p w14:paraId="101D5769" w14:textId="121ACC15"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If the game continues to the second round, how much will player B propose for himself? </w:t>
      </w:r>
    </w:p>
    <w:p w14:paraId="29140524" w14:textId="77777777" w:rsidR="004B36B3" w:rsidRPr="00FA7290" w:rsidRDefault="004B36B3" w:rsidP="004B36B3">
      <w:pPr>
        <w:ind w:firstLine="360"/>
        <w:rPr>
          <w:rFonts w:ascii="Times New Roman" w:hAnsi="Times New Roman" w:cs="Times New Roman"/>
          <w:color w:val="FF0000"/>
        </w:rPr>
      </w:pPr>
    </w:p>
    <w:p w14:paraId="50AF109D" w14:textId="77777777" w:rsidR="004B36B3" w:rsidRPr="00FA7290" w:rsidRDefault="004B36B3" w:rsidP="004B36B3">
      <w:pPr>
        <w:ind w:firstLine="360"/>
        <w:rPr>
          <w:rFonts w:ascii="Times New Roman" w:hAnsi="Times New Roman" w:cs="Times New Roman"/>
          <w:color w:val="FF0000"/>
        </w:rPr>
      </w:pPr>
      <w:r w:rsidRPr="00FA7290">
        <w:rPr>
          <w:rFonts w:ascii="Times New Roman" w:hAnsi="Times New Roman" w:cs="Times New Roman"/>
          <w:color w:val="FF0000"/>
        </w:rPr>
        <w:t xml:space="preserve">Since this is the last round, </w:t>
      </w:r>
      <w:r w:rsidRPr="00FA7290">
        <w:rPr>
          <w:rFonts w:ascii="Times New Roman" w:hAnsi="Times New Roman" w:cs="Times New Roman"/>
          <w:color w:val="FF0000"/>
          <w:u w:val="single"/>
        </w:rPr>
        <w:t xml:space="preserve">Player B will propose </w:t>
      </w:r>
      <w:r w:rsidRPr="00FA7290">
        <w:rPr>
          <w:rFonts w:ascii="Times New Roman" w:hAnsi="Times New Roman" w:cs="Times New Roman"/>
          <w:b/>
          <w:color w:val="FF0000"/>
          <w:u w:val="single"/>
        </w:rPr>
        <w:t>39</w:t>
      </w:r>
      <w:r w:rsidRPr="00FA7290">
        <w:rPr>
          <w:rFonts w:ascii="Times New Roman" w:hAnsi="Times New Roman" w:cs="Times New Roman"/>
          <w:color w:val="FF0000"/>
          <w:u w:val="single"/>
        </w:rPr>
        <w:t xml:space="preserve"> for himself</w:t>
      </w:r>
      <w:r w:rsidRPr="00FA7290">
        <w:rPr>
          <w:rFonts w:ascii="Times New Roman" w:hAnsi="Times New Roman" w:cs="Times New Roman"/>
          <w:color w:val="FF0000"/>
        </w:rPr>
        <w:t>.</w:t>
      </w:r>
    </w:p>
    <w:p w14:paraId="671D3D16" w14:textId="77777777" w:rsidR="004B36B3" w:rsidRPr="00FA7290" w:rsidRDefault="004B36B3" w:rsidP="004B36B3">
      <w:pPr>
        <w:ind w:firstLine="360"/>
        <w:rPr>
          <w:rFonts w:ascii="Times New Roman" w:hAnsi="Times New Roman" w:cs="Times New Roman"/>
          <w:color w:val="FF0000"/>
        </w:rPr>
      </w:pPr>
      <w:r w:rsidRPr="00FA7290">
        <w:rPr>
          <w:rFonts w:ascii="Times New Roman" w:hAnsi="Times New Roman" w:cs="Times New Roman"/>
          <w:color w:val="FF0000"/>
        </w:rPr>
        <w:t xml:space="preserve">[No explanation is needed; Give full points too if the answer is </w:t>
      </w:r>
      <w:r w:rsidRPr="00FA7290">
        <w:rPr>
          <w:rFonts w:ascii="Times New Roman" w:hAnsi="Times New Roman" w:cs="Times New Roman"/>
          <w:b/>
          <w:color w:val="FF0000"/>
        </w:rPr>
        <w:t>40</w:t>
      </w:r>
      <w:r w:rsidRPr="00FA7290">
        <w:rPr>
          <w:rFonts w:ascii="Times New Roman" w:hAnsi="Times New Roman" w:cs="Times New Roman"/>
          <w:color w:val="FF0000"/>
        </w:rPr>
        <w:t>.]</w:t>
      </w:r>
    </w:p>
    <w:p w14:paraId="67BD5DF7" w14:textId="77777777" w:rsidR="004B36B3" w:rsidRPr="00FA7290" w:rsidRDefault="004B36B3" w:rsidP="004B36B3">
      <w:pPr>
        <w:pStyle w:val="ListParagraph"/>
        <w:spacing w:after="0" w:line="240" w:lineRule="auto"/>
        <w:rPr>
          <w:rFonts w:ascii="Times New Roman" w:hAnsi="Times New Roman" w:cs="Times New Roman"/>
        </w:rPr>
      </w:pPr>
    </w:p>
    <w:p w14:paraId="66CAB8ED" w14:textId="1E92F44E"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 Anticipating that, how much will player A propose for herself in the first round? </w:t>
      </w:r>
      <w:r w:rsidRPr="00FA7290">
        <w:rPr>
          <w:rFonts w:ascii="Times New Roman" w:hAnsi="Times New Roman" w:cs="Times New Roman"/>
        </w:rPr>
        <w:br/>
      </w:r>
    </w:p>
    <w:p w14:paraId="0A254108" w14:textId="77777777" w:rsidR="004B36B3" w:rsidRPr="00FA7290" w:rsidRDefault="004B36B3" w:rsidP="004B36B3">
      <w:pPr>
        <w:rPr>
          <w:rFonts w:ascii="Times New Roman" w:hAnsi="Times New Roman" w:cs="Times New Roman"/>
          <w:color w:val="FF0000"/>
        </w:rPr>
      </w:pPr>
      <w:r w:rsidRPr="00FA7290">
        <w:rPr>
          <w:rFonts w:ascii="Times New Roman" w:hAnsi="Times New Roman" w:cs="Times New Roman"/>
          <w:color w:val="FF0000"/>
        </w:rPr>
        <w:lastRenderedPageBreak/>
        <w:t xml:space="preserve">Since Player B will reject any offer below 39, </w:t>
      </w:r>
      <w:r w:rsidRPr="00FA7290">
        <w:rPr>
          <w:rFonts w:ascii="Times New Roman" w:hAnsi="Times New Roman" w:cs="Times New Roman"/>
          <w:color w:val="FF0000"/>
          <w:u w:val="single"/>
        </w:rPr>
        <w:t xml:space="preserve">Player A will propose </w:t>
      </w:r>
      <w:r w:rsidRPr="00FA7290">
        <w:rPr>
          <w:rFonts w:ascii="Times New Roman" w:hAnsi="Times New Roman" w:cs="Times New Roman"/>
          <w:b/>
          <w:color w:val="FF0000"/>
          <w:u w:val="single"/>
        </w:rPr>
        <w:t>11</w:t>
      </w:r>
      <w:r w:rsidRPr="00FA7290">
        <w:rPr>
          <w:rFonts w:ascii="Times New Roman" w:hAnsi="Times New Roman" w:cs="Times New Roman"/>
          <w:color w:val="FF0000"/>
          <w:u w:val="single"/>
        </w:rPr>
        <w:t xml:space="preserve"> for herself</w:t>
      </w:r>
      <w:r w:rsidRPr="00FA7290">
        <w:rPr>
          <w:rFonts w:ascii="Times New Roman" w:hAnsi="Times New Roman" w:cs="Times New Roman"/>
          <w:color w:val="FF0000"/>
        </w:rPr>
        <w:t xml:space="preserve"> (and so 39 for Player B in which case Player B will just accept).</w:t>
      </w:r>
      <w:r w:rsidRPr="00FA7290">
        <w:rPr>
          <w:rFonts w:ascii="Times New Roman" w:hAnsi="Times New Roman" w:cs="Times New Roman"/>
          <w:color w:val="FF0000"/>
        </w:rPr>
        <w:br/>
      </w:r>
    </w:p>
    <w:p w14:paraId="523C76B8" w14:textId="77777777" w:rsidR="004B36B3" w:rsidRPr="00FA7290" w:rsidRDefault="004B36B3" w:rsidP="004B36B3">
      <w:pPr>
        <w:rPr>
          <w:rFonts w:ascii="Times New Roman" w:hAnsi="Times New Roman" w:cs="Times New Roman"/>
          <w:color w:val="FF0000"/>
        </w:rPr>
      </w:pPr>
      <w:r w:rsidRPr="00FA7290">
        <w:rPr>
          <w:rFonts w:ascii="Times New Roman" w:hAnsi="Times New Roman" w:cs="Times New Roman"/>
          <w:color w:val="FF0000"/>
        </w:rPr>
        <w:t xml:space="preserve">[No explanation is needed; Give full points too if the answer is </w:t>
      </w:r>
      <w:r w:rsidRPr="00FA7290">
        <w:rPr>
          <w:rFonts w:ascii="Times New Roman" w:hAnsi="Times New Roman" w:cs="Times New Roman"/>
          <w:b/>
          <w:color w:val="FF0000"/>
        </w:rPr>
        <w:t>10</w:t>
      </w:r>
      <w:r w:rsidRPr="00FA7290">
        <w:rPr>
          <w:rFonts w:ascii="Times New Roman" w:hAnsi="Times New Roman" w:cs="Times New Roman"/>
          <w:color w:val="FF0000"/>
        </w:rPr>
        <w:t>.]</w:t>
      </w:r>
    </w:p>
    <w:p w14:paraId="74A34E20" w14:textId="77777777" w:rsidR="004B36B3" w:rsidRPr="00FA7290" w:rsidRDefault="004B36B3" w:rsidP="004B36B3">
      <w:pPr>
        <w:widowControl w:val="0"/>
        <w:autoSpaceDE w:val="0"/>
        <w:autoSpaceDN w:val="0"/>
        <w:adjustRightInd w:val="0"/>
        <w:rPr>
          <w:rFonts w:ascii="Times New Roman" w:hAnsi="Times New Roman" w:cs="Times New Roman"/>
        </w:rPr>
      </w:pPr>
    </w:p>
    <w:p w14:paraId="37F9274C" w14:textId="77777777" w:rsidR="004B36B3" w:rsidRPr="00FA7290" w:rsidRDefault="004B36B3" w:rsidP="004B36B3">
      <w:pPr>
        <w:widowControl w:val="0"/>
        <w:autoSpaceDE w:val="0"/>
        <w:autoSpaceDN w:val="0"/>
        <w:adjustRightInd w:val="0"/>
        <w:rPr>
          <w:rFonts w:ascii="Times New Roman" w:hAnsi="Times New Roman" w:cs="Times New Roman"/>
        </w:rPr>
      </w:pPr>
      <w:r w:rsidRPr="00FA7290">
        <w:rPr>
          <w:rFonts w:ascii="Times New Roman" w:hAnsi="Times New Roman" w:cs="Times New Roman"/>
        </w:rPr>
        <w:t>Suppose now that the game potentially has three rounds. If player B’s offer in the second round is rejected, the game will continue to the third round and the prize will be further reduced to $30. In the third round, it is player A’s turn again to make the proposal: z for herself and 30-z for player B, where 1</w:t>
      </w:r>
      <w:r w:rsidRPr="00FA7290">
        <w:rPr>
          <w:rFonts w:ascii="Times New Roman" w:hAnsi="Times New Roman" w:cs="Times New Roman"/>
        </w:rPr>
        <w:sym w:font="Symbol" w:char="F0A3"/>
      </w:r>
      <w:r w:rsidRPr="00FA7290">
        <w:rPr>
          <w:rFonts w:ascii="Times New Roman" w:hAnsi="Times New Roman" w:cs="Times New Roman"/>
        </w:rPr>
        <w:t>z</w:t>
      </w:r>
      <w:r w:rsidRPr="00FA7290">
        <w:rPr>
          <w:rFonts w:ascii="Times New Roman" w:hAnsi="Times New Roman" w:cs="Times New Roman"/>
        </w:rPr>
        <w:sym w:font="Symbol" w:char="F0A3"/>
      </w:r>
      <w:r w:rsidRPr="00FA7290">
        <w:rPr>
          <w:rFonts w:ascii="Times New Roman" w:hAnsi="Times New Roman" w:cs="Times New Roman"/>
        </w:rPr>
        <w:t>29. Then player B decides whether to accept it or not. If it gets accepted, they divide the prize accordingly; otherwise, the game ends and both players get nothing.</w:t>
      </w:r>
    </w:p>
    <w:p w14:paraId="6C656A3F" w14:textId="77777777" w:rsidR="004B36B3" w:rsidRPr="00FA7290" w:rsidRDefault="004B36B3" w:rsidP="004B36B3">
      <w:pPr>
        <w:spacing w:after="0" w:line="240" w:lineRule="auto"/>
        <w:rPr>
          <w:rFonts w:ascii="Times New Roman" w:hAnsi="Times New Roman" w:cs="Times New Roman"/>
        </w:rPr>
      </w:pPr>
    </w:p>
    <w:p w14:paraId="09A9D259" w14:textId="51D4A317"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How much will player A then propose for herself in the first round? </w:t>
      </w:r>
    </w:p>
    <w:p w14:paraId="52F763B1" w14:textId="77777777" w:rsidR="004B36B3" w:rsidRPr="00FA7290" w:rsidRDefault="004B36B3" w:rsidP="004B36B3">
      <w:pPr>
        <w:rPr>
          <w:rFonts w:ascii="Times New Roman" w:hAnsi="Times New Roman" w:cs="Times New Roman"/>
          <w:color w:val="FF0000"/>
        </w:rPr>
      </w:pPr>
    </w:p>
    <w:p w14:paraId="77B86273" w14:textId="77777777" w:rsidR="004B36B3" w:rsidRPr="00FA7290" w:rsidRDefault="004B36B3" w:rsidP="004B36B3">
      <w:pPr>
        <w:ind w:firstLine="360"/>
        <w:rPr>
          <w:rFonts w:ascii="Times New Roman" w:hAnsi="Times New Roman" w:cs="Times New Roman"/>
          <w:color w:val="FF0000"/>
        </w:rPr>
      </w:pPr>
      <w:r w:rsidRPr="00FA7290">
        <w:rPr>
          <w:rFonts w:ascii="Times New Roman" w:hAnsi="Times New Roman" w:cs="Times New Roman"/>
          <w:color w:val="FF0000"/>
        </w:rPr>
        <w:t>In the last round (if reached), player A will propose 29 for herself.</w:t>
      </w:r>
    </w:p>
    <w:p w14:paraId="77A5DE38" w14:textId="77777777"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Anticipating that, in the second round (if reached), player B will propose 11 for himself (and so 29 for player A so that player A will accept).</w:t>
      </w:r>
    </w:p>
    <w:p w14:paraId="314B01B5" w14:textId="77777777"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 xml:space="preserve">Anticipating that, in the first round, </w:t>
      </w:r>
      <w:r w:rsidRPr="00FA7290">
        <w:rPr>
          <w:rFonts w:ascii="Times New Roman" w:hAnsi="Times New Roman" w:cs="Times New Roman"/>
          <w:color w:val="FF0000"/>
          <w:u w:val="single"/>
        </w:rPr>
        <w:t xml:space="preserve">player A will propose </w:t>
      </w:r>
      <w:r w:rsidRPr="00FA7290">
        <w:rPr>
          <w:rFonts w:ascii="Times New Roman" w:hAnsi="Times New Roman" w:cs="Times New Roman"/>
          <w:b/>
          <w:color w:val="FF0000"/>
          <w:u w:val="single"/>
        </w:rPr>
        <w:t>39</w:t>
      </w:r>
      <w:r w:rsidRPr="00FA7290">
        <w:rPr>
          <w:rFonts w:ascii="Times New Roman" w:hAnsi="Times New Roman" w:cs="Times New Roman"/>
          <w:color w:val="FF0000"/>
          <w:u w:val="single"/>
        </w:rPr>
        <w:t xml:space="preserve"> for herself</w:t>
      </w:r>
      <w:r w:rsidRPr="00FA7290">
        <w:rPr>
          <w:rFonts w:ascii="Times New Roman" w:hAnsi="Times New Roman" w:cs="Times New Roman"/>
          <w:color w:val="FF0000"/>
        </w:rPr>
        <w:t xml:space="preserve"> (and so 11 for player B so that player B will accept).</w:t>
      </w:r>
      <w:r w:rsidRPr="00FA7290">
        <w:rPr>
          <w:rFonts w:ascii="Times New Roman" w:hAnsi="Times New Roman" w:cs="Times New Roman"/>
          <w:color w:val="FF0000"/>
        </w:rPr>
        <w:br/>
      </w:r>
    </w:p>
    <w:p w14:paraId="258D3DDE" w14:textId="77777777" w:rsidR="004B36B3" w:rsidRPr="00FA7290" w:rsidRDefault="004B36B3" w:rsidP="004B36B3">
      <w:pPr>
        <w:ind w:firstLine="360"/>
        <w:rPr>
          <w:rFonts w:ascii="Times New Roman" w:hAnsi="Times New Roman" w:cs="Times New Roman"/>
          <w:color w:val="FF0000"/>
        </w:rPr>
      </w:pPr>
      <w:r w:rsidRPr="00FA7290">
        <w:rPr>
          <w:rFonts w:ascii="Times New Roman" w:hAnsi="Times New Roman" w:cs="Times New Roman"/>
          <w:color w:val="FF0000"/>
        </w:rPr>
        <w:t xml:space="preserve">[No explanation is needed; Give full points too if the answer is </w:t>
      </w:r>
      <w:r w:rsidRPr="00FA7290">
        <w:rPr>
          <w:rFonts w:ascii="Times New Roman" w:hAnsi="Times New Roman" w:cs="Times New Roman"/>
          <w:b/>
          <w:color w:val="FF0000"/>
        </w:rPr>
        <w:t>38 or 40</w:t>
      </w:r>
      <w:r w:rsidRPr="00FA7290">
        <w:rPr>
          <w:rFonts w:ascii="Times New Roman" w:hAnsi="Times New Roman" w:cs="Times New Roman"/>
          <w:color w:val="FF0000"/>
        </w:rPr>
        <w:t>.]</w:t>
      </w:r>
    </w:p>
    <w:p w14:paraId="175F424D" w14:textId="77777777" w:rsidR="004B36B3" w:rsidRPr="00FA7290" w:rsidRDefault="004B36B3" w:rsidP="004B36B3">
      <w:pPr>
        <w:spacing w:after="0" w:line="240" w:lineRule="auto"/>
        <w:rPr>
          <w:rFonts w:ascii="Times New Roman" w:hAnsi="Times New Roman" w:cs="Times New Roman"/>
        </w:rPr>
      </w:pPr>
      <w:r w:rsidRPr="00FA7290">
        <w:rPr>
          <w:rFonts w:ascii="Times New Roman" w:hAnsi="Times New Roman" w:cs="Times New Roman"/>
        </w:rPr>
        <w:t xml:space="preserve">Suppose now there is an </w:t>
      </w:r>
      <w:r w:rsidRPr="00FA7290">
        <w:rPr>
          <w:rFonts w:ascii="Times New Roman" w:hAnsi="Times New Roman" w:cs="Times New Roman"/>
          <w:b/>
        </w:rPr>
        <w:t>additional “fairness” constraint</w:t>
      </w:r>
      <w:r w:rsidRPr="00FA7290">
        <w:rPr>
          <w:rFonts w:ascii="Times New Roman" w:hAnsi="Times New Roman" w:cs="Times New Roman"/>
        </w:rPr>
        <w:t xml:space="preserve"> in any round of the bargaining game: no player accepts an offer which gives her/him $6 or more less than the other player.</w:t>
      </w:r>
      <w:r w:rsidRPr="00FA7290">
        <w:rPr>
          <w:rFonts w:ascii="Times New Roman" w:hAnsi="Times New Roman" w:cs="Times New Roman"/>
        </w:rPr>
        <w:br/>
      </w:r>
    </w:p>
    <w:p w14:paraId="3C7F49A8" w14:textId="652236EA" w:rsidR="004B36B3" w:rsidRPr="00FA7290" w:rsidRDefault="004B36B3" w:rsidP="000A6D11">
      <w:pPr>
        <w:pStyle w:val="ListParagraph"/>
        <w:numPr>
          <w:ilvl w:val="0"/>
          <w:numId w:val="7"/>
        </w:numPr>
        <w:spacing w:after="0" w:line="240" w:lineRule="auto"/>
        <w:rPr>
          <w:rFonts w:ascii="Times New Roman" w:hAnsi="Times New Roman" w:cs="Times New Roman"/>
        </w:rPr>
      </w:pPr>
      <w:r w:rsidRPr="00FA7290">
        <w:rPr>
          <w:rFonts w:ascii="Times New Roman" w:hAnsi="Times New Roman" w:cs="Times New Roman"/>
        </w:rPr>
        <w:t xml:space="preserve">[5 points] How will your answer to question (c) change? </w:t>
      </w:r>
    </w:p>
    <w:p w14:paraId="7A398905" w14:textId="77777777" w:rsidR="004B36B3" w:rsidRPr="00FA7290" w:rsidRDefault="004B36B3" w:rsidP="004B36B3">
      <w:pPr>
        <w:pStyle w:val="Default"/>
        <w:rPr>
          <w:rFonts w:ascii="Times New Roman" w:hAnsi="Times New Roman" w:cs="Times New Roman"/>
          <w:b/>
          <w:sz w:val="22"/>
          <w:szCs w:val="22"/>
        </w:rPr>
      </w:pPr>
    </w:p>
    <w:p w14:paraId="0C4A809A" w14:textId="7FDCD14F"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In the last round (if reached), player A will propose 1</w:t>
      </w:r>
      <w:r w:rsidR="00693C2B">
        <w:rPr>
          <w:rFonts w:ascii="Times New Roman" w:hAnsi="Times New Roman" w:cs="Times New Roman"/>
          <w:color w:val="FF0000"/>
        </w:rPr>
        <w:t>7 for herself (and so 13</w:t>
      </w:r>
      <w:r w:rsidRPr="00FA7290">
        <w:rPr>
          <w:rFonts w:ascii="Times New Roman" w:hAnsi="Times New Roman" w:cs="Times New Roman"/>
          <w:color w:val="FF0000"/>
        </w:rPr>
        <w:t xml:space="preserve"> for B so that</w:t>
      </w:r>
      <w:r w:rsidR="00693C2B">
        <w:rPr>
          <w:rFonts w:ascii="Times New Roman" w:hAnsi="Times New Roman" w:cs="Times New Roman"/>
          <w:color w:val="FF0000"/>
        </w:rPr>
        <w:t xml:space="preserve"> the difference is less than 6 and</w:t>
      </w:r>
      <w:r w:rsidRPr="00FA7290">
        <w:rPr>
          <w:rFonts w:ascii="Times New Roman" w:hAnsi="Times New Roman" w:cs="Times New Roman"/>
          <w:color w:val="FF0000"/>
        </w:rPr>
        <w:t xml:space="preserve"> B will accept).</w:t>
      </w:r>
    </w:p>
    <w:p w14:paraId="21344A1F" w14:textId="5556CDA4"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Anticipating that, in the second round (if reached), player B will propose 22 for himself (and so 18 for player A so that player A will accept). (Notic</w:t>
      </w:r>
      <w:r w:rsidR="00563D9C">
        <w:rPr>
          <w:rFonts w:ascii="Times New Roman" w:hAnsi="Times New Roman" w:cs="Times New Roman"/>
          <w:color w:val="FF0000"/>
        </w:rPr>
        <w:t>e the difference is less than 6</w:t>
      </w:r>
      <w:r w:rsidRPr="00FA7290">
        <w:rPr>
          <w:rFonts w:ascii="Times New Roman" w:hAnsi="Times New Roman" w:cs="Times New Roman"/>
          <w:color w:val="FF0000"/>
        </w:rPr>
        <w:t>.</w:t>
      </w:r>
      <w:r w:rsidR="00693C2B">
        <w:rPr>
          <w:rFonts w:ascii="Times New Roman" w:hAnsi="Times New Roman" w:cs="Times New Roman"/>
          <w:color w:val="FF0000"/>
        </w:rPr>
        <w:t xml:space="preserve"> If B offers 23 to himself and 17 to A, the difference will be 6 and so the offer will be rejected.</w:t>
      </w:r>
      <w:r w:rsidRPr="00FA7290">
        <w:rPr>
          <w:rFonts w:ascii="Times New Roman" w:hAnsi="Times New Roman" w:cs="Times New Roman"/>
          <w:color w:val="FF0000"/>
        </w:rPr>
        <w:t>)</w:t>
      </w:r>
    </w:p>
    <w:p w14:paraId="6E0C473F" w14:textId="2FDF8317" w:rsidR="004B36B3" w:rsidRPr="00FA7290" w:rsidRDefault="004B36B3" w:rsidP="004B36B3">
      <w:pPr>
        <w:ind w:left="360"/>
        <w:rPr>
          <w:rFonts w:ascii="Times New Roman" w:hAnsi="Times New Roman" w:cs="Times New Roman"/>
          <w:color w:val="FF0000"/>
        </w:rPr>
      </w:pPr>
      <w:r w:rsidRPr="00FA7290">
        <w:rPr>
          <w:rFonts w:ascii="Times New Roman" w:hAnsi="Times New Roman" w:cs="Times New Roman"/>
          <w:color w:val="FF0000"/>
        </w:rPr>
        <w:t xml:space="preserve">Anticipating that, in the first round, </w:t>
      </w:r>
      <w:r w:rsidRPr="00FA7290">
        <w:rPr>
          <w:rFonts w:ascii="Times New Roman" w:hAnsi="Times New Roman" w:cs="Times New Roman"/>
          <w:color w:val="FF0000"/>
          <w:u w:val="single"/>
        </w:rPr>
        <w:t xml:space="preserve">player A will propose </w:t>
      </w:r>
      <w:r w:rsidR="00693C2B">
        <w:rPr>
          <w:rFonts w:ascii="Times New Roman" w:hAnsi="Times New Roman" w:cs="Times New Roman"/>
          <w:b/>
          <w:color w:val="FF0000"/>
          <w:u w:val="single"/>
        </w:rPr>
        <w:t>27</w:t>
      </w:r>
      <w:r w:rsidRPr="00FA7290">
        <w:rPr>
          <w:rFonts w:ascii="Times New Roman" w:hAnsi="Times New Roman" w:cs="Times New Roman"/>
          <w:color w:val="FF0000"/>
          <w:u w:val="single"/>
        </w:rPr>
        <w:t xml:space="preserve"> for herself</w:t>
      </w:r>
      <w:r w:rsidR="00693C2B">
        <w:rPr>
          <w:rFonts w:ascii="Times New Roman" w:hAnsi="Times New Roman" w:cs="Times New Roman"/>
          <w:color w:val="FF0000"/>
        </w:rPr>
        <w:t xml:space="preserve"> (and so 23</w:t>
      </w:r>
      <w:r w:rsidRPr="00FA7290">
        <w:rPr>
          <w:rFonts w:ascii="Times New Roman" w:hAnsi="Times New Roman" w:cs="Times New Roman"/>
          <w:color w:val="FF0000"/>
        </w:rPr>
        <w:t xml:space="preserve"> for player B so that player B will accept). (Notice that the difference is </w:t>
      </w:r>
      <w:r w:rsidR="00693C2B">
        <w:rPr>
          <w:rFonts w:ascii="Times New Roman" w:hAnsi="Times New Roman" w:cs="Times New Roman"/>
          <w:color w:val="FF0000"/>
        </w:rPr>
        <w:t>less than 6 so</w:t>
      </w:r>
      <w:r w:rsidRPr="00FA7290">
        <w:rPr>
          <w:rFonts w:ascii="Times New Roman" w:hAnsi="Times New Roman" w:cs="Times New Roman"/>
          <w:color w:val="FF0000"/>
        </w:rPr>
        <w:t xml:space="preserve"> satisfies the fairness constraint.</w:t>
      </w:r>
      <w:r w:rsidR="00693C2B">
        <w:rPr>
          <w:rFonts w:ascii="Times New Roman" w:hAnsi="Times New Roman" w:cs="Times New Roman"/>
          <w:color w:val="FF0000"/>
        </w:rPr>
        <w:t xml:space="preserve"> 28 and 22 don’t work here</w:t>
      </w:r>
      <w:bookmarkStart w:id="6" w:name="_GoBack"/>
      <w:bookmarkEnd w:id="6"/>
      <w:r w:rsidR="00693C2B">
        <w:rPr>
          <w:rFonts w:ascii="Times New Roman" w:hAnsi="Times New Roman" w:cs="Times New Roman"/>
          <w:color w:val="FF0000"/>
        </w:rPr>
        <w:t>.</w:t>
      </w:r>
      <w:r w:rsidRPr="00FA7290">
        <w:rPr>
          <w:rFonts w:ascii="Times New Roman" w:hAnsi="Times New Roman" w:cs="Times New Roman"/>
          <w:color w:val="FF0000"/>
        </w:rPr>
        <w:t>)</w:t>
      </w:r>
    </w:p>
    <w:p w14:paraId="681640BC" w14:textId="2CB4D88E" w:rsidR="004B36B3" w:rsidRPr="00FA7290" w:rsidRDefault="004B36B3" w:rsidP="004B36B3">
      <w:pPr>
        <w:ind w:left="292"/>
        <w:rPr>
          <w:rFonts w:ascii="Times New Roman" w:hAnsi="Times New Roman" w:cs="Times New Roman"/>
          <w:color w:val="FF0000"/>
        </w:rPr>
      </w:pPr>
      <w:r w:rsidRPr="00FA7290">
        <w:rPr>
          <w:rFonts w:ascii="Times New Roman" w:hAnsi="Times New Roman" w:cs="Times New Roman"/>
          <w:color w:val="FF0000"/>
        </w:rPr>
        <w:br/>
        <w:t>[No explanation is needed; Give full points too if the answer is</w:t>
      </w:r>
      <w:r w:rsidRPr="00FA7290">
        <w:rPr>
          <w:rFonts w:ascii="Times New Roman" w:hAnsi="Times New Roman" w:cs="Times New Roman"/>
          <w:b/>
          <w:color w:val="FF0000"/>
        </w:rPr>
        <w:t xml:space="preserve"> </w:t>
      </w:r>
      <w:r w:rsidR="00693C2B">
        <w:rPr>
          <w:rFonts w:ascii="Times New Roman" w:hAnsi="Times New Roman" w:cs="Times New Roman"/>
          <w:b/>
          <w:color w:val="FF0000"/>
        </w:rPr>
        <w:t xml:space="preserve">27, 28, </w:t>
      </w:r>
      <w:r w:rsidRPr="00FA7290">
        <w:rPr>
          <w:rFonts w:ascii="Times New Roman" w:hAnsi="Times New Roman" w:cs="Times New Roman"/>
          <w:b/>
          <w:color w:val="FF0000"/>
        </w:rPr>
        <w:t>29 or 30</w:t>
      </w:r>
      <w:r w:rsidRPr="00FA7290">
        <w:rPr>
          <w:rFonts w:ascii="Times New Roman" w:hAnsi="Times New Roman" w:cs="Times New Roman"/>
          <w:color w:val="FF0000"/>
        </w:rPr>
        <w:t>.]</w:t>
      </w:r>
    </w:p>
    <w:p w14:paraId="38BE4816" w14:textId="77777777" w:rsidR="004B36B3" w:rsidRPr="00FA7290" w:rsidRDefault="004B36B3" w:rsidP="004B36B3">
      <w:pPr>
        <w:pStyle w:val="Default"/>
        <w:rPr>
          <w:rFonts w:ascii="Times New Roman" w:hAnsi="Times New Roman" w:cs="Times New Roman"/>
          <w:b/>
          <w:sz w:val="22"/>
          <w:szCs w:val="22"/>
        </w:rPr>
      </w:pPr>
    </w:p>
    <w:sectPr w:rsidR="004B36B3" w:rsidRPr="00FA729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26A486" w14:textId="77777777" w:rsidR="00ED1D8D" w:rsidRDefault="00ED1D8D">
      <w:pPr>
        <w:spacing w:after="0" w:line="240" w:lineRule="auto"/>
      </w:pPr>
      <w:r>
        <w:separator/>
      </w:r>
    </w:p>
  </w:endnote>
  <w:endnote w:type="continuationSeparator" w:id="0">
    <w:p w14:paraId="03541D5B" w14:textId="77777777" w:rsidR="00ED1D8D" w:rsidRDefault="00ED1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78196794"/>
      <w:docPartObj>
        <w:docPartGallery w:val="Page Numbers (Bottom of Page)"/>
        <w:docPartUnique/>
      </w:docPartObj>
    </w:sdtPr>
    <w:sdtEndPr>
      <w:rPr>
        <w:noProof/>
      </w:rPr>
    </w:sdtEndPr>
    <w:sdtContent>
      <w:p w14:paraId="5A3B0AA7" w14:textId="56DB579F" w:rsidR="001B0C50" w:rsidRDefault="001B0C50">
        <w:pPr>
          <w:pStyle w:val="Footer"/>
          <w:jc w:val="center"/>
        </w:pPr>
        <w:r>
          <w:fldChar w:fldCharType="begin"/>
        </w:r>
        <w:r>
          <w:instrText xml:space="preserve"> PAGE   \* MERGEFORMAT </w:instrText>
        </w:r>
        <w:r>
          <w:fldChar w:fldCharType="separate"/>
        </w:r>
        <w:r w:rsidR="00693C2B">
          <w:rPr>
            <w:noProof/>
          </w:rPr>
          <w:t>12</w:t>
        </w:r>
        <w:r>
          <w:rPr>
            <w:noProof/>
          </w:rPr>
          <w:fldChar w:fldCharType="end"/>
        </w:r>
      </w:p>
    </w:sdtContent>
  </w:sdt>
  <w:p w14:paraId="2614A161" w14:textId="77777777" w:rsidR="001B0C50" w:rsidRDefault="001B0C50">
    <w:pPr>
      <w:spacing w:line="14" w:lineRule="auto"/>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31536D" w14:textId="77777777" w:rsidR="00ED1D8D" w:rsidRDefault="00ED1D8D">
      <w:pPr>
        <w:spacing w:after="0" w:line="240" w:lineRule="auto"/>
      </w:pPr>
      <w:r>
        <w:separator/>
      </w:r>
    </w:p>
  </w:footnote>
  <w:footnote w:type="continuationSeparator" w:id="0">
    <w:p w14:paraId="50118895" w14:textId="77777777" w:rsidR="00ED1D8D" w:rsidRDefault="00ED1D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521D02" w14:textId="77777777" w:rsidR="001B0C50" w:rsidRDefault="001B0C50">
    <w:pPr>
      <w:spacing w:line="14" w:lineRule="auto"/>
      <w:rPr>
        <w:sz w:val="20"/>
        <w:szCs w:val="20"/>
      </w:rPr>
    </w:pPr>
    <w:r>
      <w:rPr>
        <w:noProof/>
        <w:lang w:eastAsia="zh-CN"/>
      </w:rPr>
      <mc:AlternateContent>
        <mc:Choice Requires="wps">
          <w:drawing>
            <wp:anchor distT="0" distB="0" distL="114300" distR="114300" simplePos="0" relativeHeight="251660288" behindDoc="1" locked="0" layoutInCell="1" allowOverlap="1" wp14:anchorId="12806BAF" wp14:editId="231ABF41">
              <wp:simplePos x="0" y="0"/>
              <wp:positionH relativeFrom="page">
                <wp:posOffset>967338</wp:posOffset>
              </wp:positionH>
              <wp:positionV relativeFrom="page">
                <wp:posOffset>482600</wp:posOffset>
              </wp:positionV>
              <wp:extent cx="657225" cy="126365"/>
              <wp:effectExtent l="0" t="0" r="3175" b="63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126365"/>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5F3A52B8" w14:textId="1ADFFB6A" w:rsidR="001B0C50" w:rsidRDefault="001B0C5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201</w:t>
                          </w:r>
                          <w:r w:rsidR="008C099F">
                            <w:rPr>
                              <w:rFonts w:ascii="Times New Roman"/>
                              <w:sz w:val="16"/>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806BAF" id="_x0000_t202" coordsize="21600,21600" o:spt="202" path="m,l,21600r21600,l21600,xe">
              <v:stroke joinstyle="miter"/>
              <v:path gradientshapeok="t" o:connecttype="rect"/>
            </v:shapetype>
            <v:shape id="Text Box 3" o:spid="_x0000_s1026" type="#_x0000_t202" style="position:absolute;margin-left:76.15pt;margin-top:38pt;width:51.75pt;height:9.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" filled="f" stroked="f">
              <v:textbox inset="0,0,0,0">
                <w:txbxContent>
                  <w:p w14:paraId="5F3A52B8" w14:textId="1ADFFB6A" w:rsidR="001B0C50" w:rsidRDefault="001B0C50">
                    <w:pPr>
                      <w:spacing w:line="182" w:lineRule="exact"/>
                      <w:ind w:left="20"/>
                      <w:rPr>
                        <w:rFonts w:ascii="Times New Roman" w:eastAsia="Times New Roman" w:hAnsi="Times New Roman" w:cs="Times New Roman"/>
                        <w:sz w:val="16"/>
                        <w:szCs w:val="16"/>
                      </w:rPr>
                    </w:pPr>
                    <w:r>
                      <w:rPr>
                        <w:rFonts w:ascii="Times New Roman"/>
                        <w:sz w:val="16"/>
                      </w:rPr>
                      <w:t>MGT</w:t>
                    </w:r>
                    <w:r>
                      <w:rPr>
                        <w:rFonts w:ascii="Times New Roman"/>
                        <w:spacing w:val="-8"/>
                        <w:sz w:val="16"/>
                      </w:rPr>
                      <w:t xml:space="preserve"> </w:t>
                    </w:r>
                    <w:r>
                      <w:rPr>
                        <w:rFonts w:ascii="Times New Roman"/>
                        <w:sz w:val="16"/>
                      </w:rPr>
                      <w:t>404</w:t>
                    </w:r>
                    <w:r>
                      <w:rPr>
                        <w:rFonts w:ascii="Times New Roman"/>
                        <w:spacing w:val="-8"/>
                        <w:sz w:val="16"/>
                      </w:rPr>
                      <w:t xml:space="preserve"> </w:t>
                    </w:r>
                    <w:r>
                      <w:rPr>
                        <w:rFonts w:ascii="Times New Roman"/>
                        <w:sz w:val="16"/>
                      </w:rPr>
                      <w:t>201</w:t>
                    </w:r>
                    <w:r w:rsidR="008C099F">
                      <w:rPr>
                        <w:rFonts w:ascii="Times New Roman"/>
                        <w:sz w:val="16"/>
                      </w:rPr>
                      <w:t>8</w:t>
                    </w:r>
                  </w:p>
                </w:txbxContent>
              </v:textbox>
              <w10:wrap anchorx="page" anchory="page"/>
            </v:shape>
          </w:pict>
        </mc:Fallback>
      </mc:AlternateContent>
    </w:r>
    <w:r>
      <w:rPr>
        <w:noProof/>
        <w:lang w:eastAsia="zh-CN"/>
      </w:rPr>
      <mc:AlternateContent>
        <mc:Choice Requires="wpg">
          <w:drawing>
            <wp:anchor distT="0" distB="0" distL="114300" distR="114300" simplePos="0" relativeHeight="251659264" behindDoc="1" locked="0" layoutInCell="1" allowOverlap="1" wp14:anchorId="6AD7B905" wp14:editId="70E1EFD9">
              <wp:simplePos x="0" y="0"/>
              <wp:positionH relativeFrom="page">
                <wp:posOffset>1018540</wp:posOffset>
              </wp:positionH>
              <wp:positionV relativeFrom="page">
                <wp:posOffset>598805</wp:posOffset>
              </wp:positionV>
              <wp:extent cx="5980430" cy="1270"/>
              <wp:effectExtent l="8890" t="8255" r="11430" b="9525"/>
              <wp:wrapNone/>
              <wp:docPr id="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0430" cy="1270"/>
                        <a:chOff x="1604" y="943"/>
                        <a:chExt cx="9418" cy="2"/>
                      </a:xfrm>
                    </wpg:grpSpPr>
                    <wps:wsp>
                      <wps:cNvPr id="8" name="Freeform 5"/>
                      <wps:cNvSpPr>
                        <a:spLocks/>
                      </wps:cNvSpPr>
                      <wps:spPr bwMode="auto">
                        <a:xfrm>
                          <a:off x="1604" y="943"/>
                          <a:ext cx="9418" cy="2"/>
                        </a:xfrm>
                        <a:custGeom>
                          <a:avLst/>
                          <a:gdLst>
                            <a:gd name="T0" fmla="+- 0 1604 1604"/>
                            <a:gd name="T1" fmla="*/ T0 w 9418"/>
                            <a:gd name="T2" fmla="+- 0 11022 1604"/>
                            <a:gd name="T3" fmla="*/ T2 w 9418"/>
                          </a:gdLst>
                          <a:ahLst/>
                          <a:cxnLst>
                            <a:cxn ang="0">
                              <a:pos x="T1" y="0"/>
                            </a:cxn>
                            <a:cxn ang="0">
                              <a:pos x="T3" y="0"/>
                            </a:cxn>
                          </a:cxnLst>
                          <a:rect l="0" t="0" r="r" b="b"/>
                          <a:pathLst>
                            <a:path w="9418">
                              <a:moveTo>
                                <a:pt x="0" y="0"/>
                              </a:moveTo>
                              <a:lnTo>
                                <a:pt x="9418" y="0"/>
                              </a:lnTo>
                            </a:path>
                          </a:pathLst>
                        </a:custGeom>
                        <a:noFill/>
                        <a:ln w="7366">
                          <a:solidFill>
                            <a:srgbClr val="000000"/>
                          </a:solidFill>
                          <a:round/>
                          <a:headEnd/>
                          <a:tailEnd/>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F123F3" id="Group 4" o:spid="_x0000_s1026" style="position:absolute;margin-left:80.2pt;margin-top:47.15pt;width:470.9pt;height:.1pt;z-index:-251657216;mso-position-horizontal-relative:page;mso-position-vertical-relative:page" coordorigin="1604,943" coordsize="9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">
              <v:shape id="Freeform 5" o:spid="_x0000_s1027" style="position:absolute;left:1604;top:943;width:9418;height:2;visibility:visible;mso-wrap-style:square;v-text-anchor:top" coordsize="941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TWo8L8A&#10;AADaAAAADwAAAGRycy9kb3ducmV2LnhtbERPO2vDMBDeC/kP4grdGrkdSnGthCSQxxSoXTDdDutq&#10;mVgnY6mO8+9zQ6Hjx/cu1rPv1URj7AIbeFlmoIibYDtuDXxV++d3UDEhW+wDk4EbRVivFg8F5jZc&#10;+ZOmMrVKQjjmaMClNORax8aRx7gMA7FwP2H0mASOrbYjXiXc9/o1y960x46lweFAO0fNpfz10rv/&#10;rrNte0i1m6pz8M10vHltzNPjvPkAlWhO/+I/98kakK1yRW6AXt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VNajwvwAAANoAAAAPAAAAAAAAAAAAAAAAAJgCAABkcnMvZG93bnJl&#10;di54bWxQSwUGAAAAAAQABAD1AAAAhAMAAAAA&#10;" path="m,l9418,e" filled="f" strokeweight=".58pt">
                <v:path arrowok="t" o:connecttype="custom" o:connectlocs="0,0;9418,0" o:connectangles="0,0"/>
              </v:shape>
              <w10:wrap anchorx="page" anchory="page"/>
            </v:group>
          </w:pict>
        </mc:Fallback>
      </mc:AlternateContent>
    </w:r>
    <w:r>
      <w:rPr>
        <w:noProof/>
        <w:lang w:eastAsia="zh-CN"/>
      </w:rPr>
      <mc:AlternateContent>
        <mc:Choice Requires="wps">
          <w:drawing>
            <wp:anchor distT="0" distB="0" distL="114300" distR="114300" simplePos="0" relativeHeight="251661312" behindDoc="1" locked="0" layoutInCell="1" allowOverlap="1" wp14:anchorId="26BB3B90" wp14:editId="77E8D428">
              <wp:simplePos x="0" y="0"/>
              <wp:positionH relativeFrom="page">
                <wp:posOffset>6496685</wp:posOffset>
              </wp:positionH>
              <wp:positionV relativeFrom="page">
                <wp:posOffset>465455</wp:posOffset>
              </wp:positionV>
              <wp:extent cx="495935" cy="126365"/>
              <wp:effectExtent l="635" t="0" r="0"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935" cy="126365"/>
                      </a:xfrm>
                      <a:prstGeom prst="rect">
                        <a:avLst/>
                      </a:prstGeom>
                      <a:noFill/>
                      <a:ln>
                        <a:noFill/>
                      </a:ln>
                      <a:extLst>
                        <a:ext uri="{909E8E84-426E-40dd-AFC4-6F175D3DCCD1}">
                          <a14:hiddenFill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mo="http://schemas.microsoft.com/office/mac/office/2008/main" xmlns:mv="urn:schemas-microsoft-com:mac:vml" xmlns=""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7CEA49F2" w14:textId="77777777" w:rsidR="001B0C50" w:rsidRDefault="001B0C5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BB3B90" id="Text Box 2" o:spid="_x0000_s1027" type="#_x0000_t202" style="position:absolute;margin-left:511.55pt;margin-top:36.65pt;width:39.05pt;height:9.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" filled="f" stroked="f">
              <v:textbox inset="0,0,0,0">
                <w:txbxContent>
                  <w:p w14:paraId="7CEA49F2" w14:textId="77777777" w:rsidR="001B0C50" w:rsidRDefault="001B0C50">
                    <w:pPr>
                      <w:spacing w:line="182" w:lineRule="exact"/>
                      <w:ind w:left="20"/>
                      <w:rPr>
                        <w:rFonts w:ascii="Times New Roman" w:eastAsia="Times New Roman" w:hAnsi="Times New Roman" w:cs="Times New Roman"/>
                        <w:sz w:val="16"/>
                        <w:szCs w:val="16"/>
                      </w:rPr>
                    </w:pPr>
                    <w:r>
                      <w:rPr>
                        <w:rFonts w:ascii="Times New Roman"/>
                        <w:sz w:val="16"/>
                      </w:rPr>
                      <w:t>Final</w:t>
                    </w:r>
                    <w:r>
                      <w:rPr>
                        <w:rFonts w:ascii="Times New Roman"/>
                        <w:spacing w:val="-15"/>
                        <w:sz w:val="16"/>
                      </w:rPr>
                      <w:t xml:space="preserve"> </w:t>
                    </w:r>
                    <w:r>
                      <w:rPr>
                        <w:rFonts w:ascii="Times New Roman"/>
                        <w:sz w:val="16"/>
                      </w:rPr>
                      <w:t>Exam</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4"/>
    <w:multiLevelType w:val="multilevel"/>
    <w:tmpl w:val="00000004"/>
    <w:name w:val="WW8Num5"/>
    <w:lvl w:ilvl="0">
      <w:start w:val="1"/>
      <w:numFmt w:val="lowerLetter"/>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1" w15:restartNumberingAfterBreak="0">
    <w:nsid w:val="00000006"/>
    <w:multiLevelType w:val="multilevel"/>
    <w:tmpl w:val="00000006"/>
    <w:name w:val="WW8Num7"/>
    <w:lvl w:ilvl="0">
      <w:start w:val="3"/>
      <w:numFmt w:val="decimal"/>
      <w:suff w:val="nothing"/>
      <w:lvlText w:val="%1."/>
      <w:lvlJc w:val="left"/>
      <w:pPr>
        <w:ind w:left="360" w:hanging="360"/>
      </w:pPr>
    </w:lvl>
    <w:lvl w:ilvl="1">
      <w:start w:val="1"/>
      <w:numFmt w:val="decimal"/>
      <w:suff w:val="nothing"/>
      <w:lvlText w:val="%2."/>
      <w:lvlJc w:val="left"/>
      <w:pPr>
        <w:ind w:left="566" w:hanging="283"/>
      </w:pPr>
    </w:lvl>
    <w:lvl w:ilvl="2">
      <w:start w:val="1"/>
      <w:numFmt w:val="decimal"/>
      <w:suff w:val="nothing"/>
      <w:lvlText w:val="%3."/>
      <w:lvlJc w:val="left"/>
      <w:pPr>
        <w:ind w:left="849" w:hanging="283"/>
      </w:pPr>
    </w:lvl>
    <w:lvl w:ilvl="3">
      <w:start w:val="1"/>
      <w:numFmt w:val="decimal"/>
      <w:suff w:val="nothing"/>
      <w:lvlText w:val="%4."/>
      <w:lvlJc w:val="left"/>
      <w:pPr>
        <w:ind w:left="1132" w:hanging="283"/>
      </w:pPr>
    </w:lvl>
    <w:lvl w:ilvl="4">
      <w:start w:val="1"/>
      <w:numFmt w:val="decimal"/>
      <w:suff w:val="nothing"/>
      <w:lvlText w:val="%5."/>
      <w:lvlJc w:val="left"/>
      <w:pPr>
        <w:ind w:left="1415" w:hanging="283"/>
      </w:pPr>
    </w:lvl>
    <w:lvl w:ilvl="5">
      <w:start w:val="1"/>
      <w:numFmt w:val="decimal"/>
      <w:suff w:val="nothing"/>
      <w:lvlText w:val="%6."/>
      <w:lvlJc w:val="left"/>
      <w:pPr>
        <w:ind w:left="1698" w:hanging="283"/>
      </w:pPr>
    </w:lvl>
    <w:lvl w:ilvl="6">
      <w:start w:val="1"/>
      <w:numFmt w:val="decimal"/>
      <w:suff w:val="nothing"/>
      <w:lvlText w:val="%7."/>
      <w:lvlJc w:val="left"/>
      <w:pPr>
        <w:ind w:left="1981" w:hanging="283"/>
      </w:pPr>
    </w:lvl>
    <w:lvl w:ilvl="7">
      <w:start w:val="1"/>
      <w:numFmt w:val="decimal"/>
      <w:suff w:val="nothing"/>
      <w:lvlText w:val="%8."/>
      <w:lvlJc w:val="left"/>
      <w:pPr>
        <w:ind w:left="2264" w:hanging="283"/>
      </w:pPr>
    </w:lvl>
    <w:lvl w:ilvl="8">
      <w:start w:val="1"/>
      <w:numFmt w:val="decimal"/>
      <w:suff w:val="nothing"/>
      <w:lvlText w:val="%9."/>
      <w:lvlJc w:val="left"/>
      <w:pPr>
        <w:ind w:left="2547" w:hanging="283"/>
      </w:pPr>
    </w:lvl>
  </w:abstractNum>
  <w:abstractNum w:abstractNumId="2" w15:restartNumberingAfterBreak="0">
    <w:nsid w:val="025E7A01"/>
    <w:multiLevelType w:val="hybridMultilevel"/>
    <w:tmpl w:val="351E2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A0048"/>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0531D7"/>
    <w:multiLevelType w:val="hybridMultilevel"/>
    <w:tmpl w:val="787C8B6E"/>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5" w15:restartNumberingAfterBreak="0">
    <w:nsid w:val="27B164DE"/>
    <w:multiLevelType w:val="hybridMultilevel"/>
    <w:tmpl w:val="473661E4"/>
    <w:lvl w:ilvl="0" w:tplc="1CBEF81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2E2136"/>
    <w:multiLevelType w:val="hybridMultilevel"/>
    <w:tmpl w:val="C1B60E44"/>
    <w:lvl w:ilvl="0" w:tplc="9EF2436C">
      <w:start w:val="1"/>
      <w:numFmt w:val="decimal"/>
      <w:lvlText w:val="%1)"/>
      <w:lvlJc w:val="left"/>
      <w:pPr>
        <w:ind w:left="512" w:hanging="360"/>
      </w:pPr>
      <w:rPr>
        <w:rFonts w:ascii="Times New Roman" w:eastAsia="Times New Roman" w:hAnsi="Times New Roman" w:hint="default"/>
        <w:spacing w:val="2"/>
        <w:w w:val="102"/>
        <w:sz w:val="21"/>
        <w:szCs w:val="21"/>
      </w:rPr>
    </w:lvl>
    <w:lvl w:ilvl="1" w:tplc="0E588BB0">
      <w:start w:val="1"/>
      <w:numFmt w:val="decimal"/>
      <w:lvlText w:val="%2."/>
      <w:lvlJc w:val="left"/>
      <w:pPr>
        <w:ind w:left="652" w:hanging="360"/>
        <w:jc w:val="right"/>
      </w:pPr>
      <w:rPr>
        <w:rFonts w:ascii="Times New Roman" w:eastAsia="Times New Roman" w:hAnsi="Times New Roman" w:hint="default"/>
        <w:b/>
        <w:bCs/>
        <w:spacing w:val="2"/>
        <w:w w:val="102"/>
        <w:sz w:val="21"/>
        <w:szCs w:val="21"/>
      </w:rPr>
    </w:lvl>
    <w:lvl w:ilvl="2" w:tplc="6A780DF2">
      <w:start w:val="1"/>
      <w:numFmt w:val="lowerLetter"/>
      <w:lvlText w:val="%3)"/>
      <w:lvlJc w:val="left"/>
      <w:pPr>
        <w:ind w:left="1732" w:hanging="504"/>
      </w:pPr>
      <w:rPr>
        <w:rFonts w:ascii="Times New Roman" w:eastAsia="Times New Roman" w:hAnsi="Times New Roman" w:hint="default"/>
        <w:spacing w:val="1"/>
        <w:w w:val="102"/>
        <w:sz w:val="21"/>
        <w:szCs w:val="21"/>
      </w:rPr>
    </w:lvl>
    <w:lvl w:ilvl="3" w:tplc="4244B308">
      <w:start w:val="1"/>
      <w:numFmt w:val="lowerRoman"/>
      <w:lvlText w:val="%4."/>
      <w:lvlJc w:val="left"/>
      <w:pPr>
        <w:ind w:left="2312" w:hanging="477"/>
        <w:jc w:val="right"/>
      </w:pPr>
      <w:rPr>
        <w:rFonts w:ascii="Times New Roman" w:eastAsia="Times New Roman" w:hAnsi="Times New Roman" w:hint="default"/>
        <w:spacing w:val="1"/>
        <w:w w:val="102"/>
        <w:sz w:val="21"/>
        <w:szCs w:val="21"/>
      </w:rPr>
    </w:lvl>
    <w:lvl w:ilvl="4" w:tplc="A92CA454">
      <w:start w:val="1"/>
      <w:numFmt w:val="bullet"/>
      <w:lvlText w:val="•"/>
      <w:lvlJc w:val="left"/>
      <w:pPr>
        <w:ind w:left="1732" w:hanging="477"/>
      </w:pPr>
      <w:rPr>
        <w:rFonts w:hint="default"/>
      </w:rPr>
    </w:lvl>
    <w:lvl w:ilvl="5" w:tplc="A07E7AE8">
      <w:start w:val="1"/>
      <w:numFmt w:val="bullet"/>
      <w:lvlText w:val="•"/>
      <w:lvlJc w:val="left"/>
      <w:pPr>
        <w:ind w:left="2312" w:hanging="477"/>
      </w:pPr>
      <w:rPr>
        <w:rFonts w:hint="default"/>
      </w:rPr>
    </w:lvl>
    <w:lvl w:ilvl="6" w:tplc="9880CB72">
      <w:start w:val="1"/>
      <w:numFmt w:val="bullet"/>
      <w:lvlText w:val="•"/>
      <w:lvlJc w:val="left"/>
      <w:pPr>
        <w:ind w:left="3782" w:hanging="477"/>
      </w:pPr>
      <w:rPr>
        <w:rFonts w:hint="default"/>
      </w:rPr>
    </w:lvl>
    <w:lvl w:ilvl="7" w:tplc="8250D4BA">
      <w:start w:val="1"/>
      <w:numFmt w:val="bullet"/>
      <w:lvlText w:val="•"/>
      <w:lvlJc w:val="left"/>
      <w:pPr>
        <w:ind w:left="5251" w:hanging="477"/>
      </w:pPr>
      <w:rPr>
        <w:rFonts w:hint="default"/>
      </w:rPr>
    </w:lvl>
    <w:lvl w:ilvl="8" w:tplc="66125E3A">
      <w:start w:val="1"/>
      <w:numFmt w:val="bullet"/>
      <w:lvlText w:val="•"/>
      <w:lvlJc w:val="left"/>
      <w:pPr>
        <w:ind w:left="6721" w:hanging="477"/>
      </w:pPr>
      <w:rPr>
        <w:rFonts w:hint="default"/>
      </w:rPr>
    </w:lvl>
  </w:abstractNum>
  <w:abstractNum w:abstractNumId="7" w15:restartNumberingAfterBreak="0">
    <w:nsid w:val="450627C1"/>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0BE252B"/>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1E5804"/>
    <w:multiLevelType w:val="hybridMultilevel"/>
    <w:tmpl w:val="A208AF1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3363CF"/>
    <w:multiLevelType w:val="hybridMultilevel"/>
    <w:tmpl w:val="351E25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AD6574"/>
    <w:multiLevelType w:val="hybridMultilevel"/>
    <w:tmpl w:val="A0A2E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1"/>
  </w:num>
  <w:num w:numId="4">
    <w:abstractNumId w:val="7"/>
  </w:num>
  <w:num w:numId="5">
    <w:abstractNumId w:val="10"/>
  </w:num>
  <w:num w:numId="6">
    <w:abstractNumId w:val="5"/>
  </w:num>
  <w:num w:numId="7">
    <w:abstractNumId w:val="2"/>
  </w:num>
  <w:num w:numId="8">
    <w:abstractNumId w:val="3"/>
  </w:num>
  <w:num w:numId="9">
    <w:abstractNumId w:val="9"/>
  </w:num>
  <w:num w:numId="10">
    <w:abstractNumId w:val="8"/>
  </w:num>
  <w:numIdMacAtCleanup w:val="10"/>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inkinson, Michael">
    <w15:presenceInfo w15:providerId="AD" w15:userId="S-1-5-21-505881439-82067924-1220176271-5292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TrackMov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817"/>
    <w:rsid w:val="000107A4"/>
    <w:rsid w:val="00030823"/>
    <w:rsid w:val="0003364F"/>
    <w:rsid w:val="000375EE"/>
    <w:rsid w:val="00041C9D"/>
    <w:rsid w:val="00071C43"/>
    <w:rsid w:val="000A3246"/>
    <w:rsid w:val="000A6D11"/>
    <w:rsid w:val="000A6DEA"/>
    <w:rsid w:val="000C438C"/>
    <w:rsid w:val="000E0B0F"/>
    <w:rsid w:val="00100B2F"/>
    <w:rsid w:val="0010446A"/>
    <w:rsid w:val="00107289"/>
    <w:rsid w:val="0012764B"/>
    <w:rsid w:val="00147599"/>
    <w:rsid w:val="00154D6E"/>
    <w:rsid w:val="00161527"/>
    <w:rsid w:val="001663E2"/>
    <w:rsid w:val="00175563"/>
    <w:rsid w:val="00184FA9"/>
    <w:rsid w:val="001A556C"/>
    <w:rsid w:val="001B0C50"/>
    <w:rsid w:val="001C0B88"/>
    <w:rsid w:val="001F0EAE"/>
    <w:rsid w:val="00202F72"/>
    <w:rsid w:val="002407ED"/>
    <w:rsid w:val="00242F2A"/>
    <w:rsid w:val="00273B89"/>
    <w:rsid w:val="00275831"/>
    <w:rsid w:val="00294A0F"/>
    <w:rsid w:val="00296744"/>
    <w:rsid w:val="002C1F84"/>
    <w:rsid w:val="002C38EE"/>
    <w:rsid w:val="002D1F32"/>
    <w:rsid w:val="002D4200"/>
    <w:rsid w:val="002F4479"/>
    <w:rsid w:val="00303CCE"/>
    <w:rsid w:val="00305A0F"/>
    <w:rsid w:val="003069FE"/>
    <w:rsid w:val="00311AAA"/>
    <w:rsid w:val="00320350"/>
    <w:rsid w:val="003203ED"/>
    <w:rsid w:val="003615C9"/>
    <w:rsid w:val="00367C85"/>
    <w:rsid w:val="0037460D"/>
    <w:rsid w:val="003869AE"/>
    <w:rsid w:val="003A1122"/>
    <w:rsid w:val="003E2BFD"/>
    <w:rsid w:val="004004F8"/>
    <w:rsid w:val="00400541"/>
    <w:rsid w:val="00416C0B"/>
    <w:rsid w:val="00417A3C"/>
    <w:rsid w:val="00421B7A"/>
    <w:rsid w:val="00476F0C"/>
    <w:rsid w:val="004915B5"/>
    <w:rsid w:val="00493414"/>
    <w:rsid w:val="00496DC8"/>
    <w:rsid w:val="004A3AD2"/>
    <w:rsid w:val="004A40F7"/>
    <w:rsid w:val="004B36B3"/>
    <w:rsid w:val="004B4570"/>
    <w:rsid w:val="004F2C21"/>
    <w:rsid w:val="00511649"/>
    <w:rsid w:val="005177E2"/>
    <w:rsid w:val="00525AE4"/>
    <w:rsid w:val="005348B1"/>
    <w:rsid w:val="00535689"/>
    <w:rsid w:val="00551D80"/>
    <w:rsid w:val="0055203A"/>
    <w:rsid w:val="00552F21"/>
    <w:rsid w:val="00563D9C"/>
    <w:rsid w:val="00563FBC"/>
    <w:rsid w:val="005814DB"/>
    <w:rsid w:val="00592EAF"/>
    <w:rsid w:val="005B6F86"/>
    <w:rsid w:val="005D2778"/>
    <w:rsid w:val="005F32BC"/>
    <w:rsid w:val="005F6DF4"/>
    <w:rsid w:val="00613E33"/>
    <w:rsid w:val="00635DB8"/>
    <w:rsid w:val="00643F95"/>
    <w:rsid w:val="00647A87"/>
    <w:rsid w:val="00666820"/>
    <w:rsid w:val="006762B7"/>
    <w:rsid w:val="00685D5A"/>
    <w:rsid w:val="00691758"/>
    <w:rsid w:val="00693C2B"/>
    <w:rsid w:val="006A660A"/>
    <w:rsid w:val="006C201A"/>
    <w:rsid w:val="006F040D"/>
    <w:rsid w:val="00703A3F"/>
    <w:rsid w:val="0072339C"/>
    <w:rsid w:val="007346A9"/>
    <w:rsid w:val="0075260E"/>
    <w:rsid w:val="00771DD8"/>
    <w:rsid w:val="00780FD5"/>
    <w:rsid w:val="0078208A"/>
    <w:rsid w:val="00783A43"/>
    <w:rsid w:val="00790600"/>
    <w:rsid w:val="00795313"/>
    <w:rsid w:val="007A35E9"/>
    <w:rsid w:val="007B302F"/>
    <w:rsid w:val="007B709A"/>
    <w:rsid w:val="007D10B6"/>
    <w:rsid w:val="007F6A71"/>
    <w:rsid w:val="00801875"/>
    <w:rsid w:val="00811F08"/>
    <w:rsid w:val="0081395D"/>
    <w:rsid w:val="00824355"/>
    <w:rsid w:val="00841D54"/>
    <w:rsid w:val="008642E9"/>
    <w:rsid w:val="00872C1C"/>
    <w:rsid w:val="0088164D"/>
    <w:rsid w:val="00887639"/>
    <w:rsid w:val="008A74AE"/>
    <w:rsid w:val="008B4568"/>
    <w:rsid w:val="008C099F"/>
    <w:rsid w:val="008D2A74"/>
    <w:rsid w:val="008E0033"/>
    <w:rsid w:val="008F3761"/>
    <w:rsid w:val="009108E7"/>
    <w:rsid w:val="00944DF1"/>
    <w:rsid w:val="00952F9C"/>
    <w:rsid w:val="0096279B"/>
    <w:rsid w:val="00965709"/>
    <w:rsid w:val="00965D7B"/>
    <w:rsid w:val="00986868"/>
    <w:rsid w:val="009B6DAE"/>
    <w:rsid w:val="009C394E"/>
    <w:rsid w:val="009C65E6"/>
    <w:rsid w:val="00A1302D"/>
    <w:rsid w:val="00A5306E"/>
    <w:rsid w:val="00A672A9"/>
    <w:rsid w:val="00A67AE2"/>
    <w:rsid w:val="00A8564F"/>
    <w:rsid w:val="00A901E0"/>
    <w:rsid w:val="00AA453C"/>
    <w:rsid w:val="00AA6C5A"/>
    <w:rsid w:val="00AB23CD"/>
    <w:rsid w:val="00AB61A2"/>
    <w:rsid w:val="00B10156"/>
    <w:rsid w:val="00B37856"/>
    <w:rsid w:val="00B634B3"/>
    <w:rsid w:val="00B72148"/>
    <w:rsid w:val="00BA1111"/>
    <w:rsid w:val="00BB37D1"/>
    <w:rsid w:val="00BC4D50"/>
    <w:rsid w:val="00BE049F"/>
    <w:rsid w:val="00BE651E"/>
    <w:rsid w:val="00C052B0"/>
    <w:rsid w:val="00C10800"/>
    <w:rsid w:val="00C740C5"/>
    <w:rsid w:val="00C74817"/>
    <w:rsid w:val="00C850EC"/>
    <w:rsid w:val="00CA1657"/>
    <w:rsid w:val="00CD65D6"/>
    <w:rsid w:val="00CF0EDF"/>
    <w:rsid w:val="00CF5A38"/>
    <w:rsid w:val="00CF7661"/>
    <w:rsid w:val="00D162B8"/>
    <w:rsid w:val="00D66FD1"/>
    <w:rsid w:val="00D80CDB"/>
    <w:rsid w:val="00D94FFE"/>
    <w:rsid w:val="00DB6C1D"/>
    <w:rsid w:val="00DC288F"/>
    <w:rsid w:val="00DC5E27"/>
    <w:rsid w:val="00E007A8"/>
    <w:rsid w:val="00E10E96"/>
    <w:rsid w:val="00E20D3B"/>
    <w:rsid w:val="00E21FF0"/>
    <w:rsid w:val="00E26CE3"/>
    <w:rsid w:val="00E357D9"/>
    <w:rsid w:val="00E36088"/>
    <w:rsid w:val="00E50FE3"/>
    <w:rsid w:val="00E6526D"/>
    <w:rsid w:val="00E73490"/>
    <w:rsid w:val="00E95B8D"/>
    <w:rsid w:val="00E975E9"/>
    <w:rsid w:val="00EA1DB7"/>
    <w:rsid w:val="00EB7F16"/>
    <w:rsid w:val="00ED1D8D"/>
    <w:rsid w:val="00F01F5E"/>
    <w:rsid w:val="00F1390C"/>
    <w:rsid w:val="00F2376F"/>
    <w:rsid w:val="00F321A3"/>
    <w:rsid w:val="00F36E46"/>
    <w:rsid w:val="00F81FB8"/>
    <w:rsid w:val="00F95330"/>
    <w:rsid w:val="00FA7290"/>
    <w:rsid w:val="00FB58A8"/>
    <w:rsid w:val="00FC63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7CEC244"/>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033"/>
    <w:pPr>
      <w:spacing w:after="200" w:line="276" w:lineRule="auto"/>
    </w:pPr>
  </w:style>
  <w:style w:type="paragraph" w:styleId="Heading1">
    <w:name w:val="heading 1"/>
    <w:basedOn w:val="Normal"/>
    <w:link w:val="Heading1Char"/>
    <w:uiPriority w:val="1"/>
    <w:qFormat/>
    <w:rsid w:val="00DC288F"/>
    <w:pPr>
      <w:widowControl w:val="0"/>
      <w:spacing w:before="77" w:after="0" w:line="240" w:lineRule="auto"/>
      <w:ind w:left="152" w:hanging="360"/>
      <w:outlineLvl w:val="0"/>
    </w:pPr>
    <w:rPr>
      <w:rFonts w:ascii="Times New Roman" w:eastAsia="Times New Roman" w:hAnsi="Times New Roman"/>
      <w:b/>
      <w:bCs/>
      <w:sz w:val="21"/>
      <w:szCs w:val="21"/>
    </w:rPr>
  </w:style>
  <w:style w:type="paragraph" w:styleId="Heading5">
    <w:name w:val="heading 5"/>
    <w:basedOn w:val="Normal"/>
    <w:next w:val="Normal"/>
    <w:link w:val="Heading5Char"/>
    <w:uiPriority w:val="9"/>
    <w:semiHidden/>
    <w:unhideWhenUsed/>
    <w:qFormat/>
    <w:rsid w:val="00BE651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DEA"/>
    <w:pPr>
      <w:ind w:left="720"/>
      <w:contextualSpacing/>
    </w:pPr>
  </w:style>
  <w:style w:type="paragraph" w:styleId="BodyText">
    <w:name w:val="Body Text"/>
    <w:basedOn w:val="Normal"/>
    <w:link w:val="BodyTextChar"/>
    <w:uiPriority w:val="1"/>
    <w:qFormat/>
    <w:rsid w:val="00AA6C5A"/>
    <w:pPr>
      <w:widowControl w:val="0"/>
      <w:spacing w:after="0" w:line="240" w:lineRule="auto"/>
      <w:ind w:left="116"/>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AA6C5A"/>
    <w:rPr>
      <w:rFonts w:ascii="Times New Roman" w:eastAsia="Times New Roman" w:hAnsi="Times New Roman"/>
      <w:sz w:val="24"/>
      <w:szCs w:val="24"/>
    </w:rPr>
  </w:style>
  <w:style w:type="character" w:customStyle="1" w:styleId="Heading1Char">
    <w:name w:val="Heading 1 Char"/>
    <w:basedOn w:val="DefaultParagraphFont"/>
    <w:link w:val="Heading1"/>
    <w:uiPriority w:val="1"/>
    <w:rsid w:val="00DC288F"/>
    <w:rPr>
      <w:rFonts w:ascii="Times New Roman" w:eastAsia="Times New Roman" w:hAnsi="Times New Roman"/>
      <w:b/>
      <w:bCs/>
      <w:sz w:val="21"/>
      <w:szCs w:val="21"/>
    </w:rPr>
  </w:style>
  <w:style w:type="paragraph" w:customStyle="1" w:styleId="TableParagraph">
    <w:name w:val="Table Paragraph"/>
    <w:basedOn w:val="Normal"/>
    <w:uiPriority w:val="1"/>
    <w:qFormat/>
    <w:rsid w:val="00DC288F"/>
    <w:pPr>
      <w:widowControl w:val="0"/>
      <w:spacing w:after="0" w:line="240" w:lineRule="auto"/>
    </w:pPr>
  </w:style>
  <w:style w:type="character" w:styleId="Hyperlink">
    <w:name w:val="Hyperlink"/>
    <w:basedOn w:val="DefaultParagraphFont"/>
    <w:uiPriority w:val="99"/>
    <w:unhideWhenUsed/>
    <w:rsid w:val="00DC288F"/>
    <w:rPr>
      <w:color w:val="0563C1" w:themeColor="hyperlink"/>
      <w:u w:val="single"/>
    </w:rPr>
  </w:style>
  <w:style w:type="paragraph" w:styleId="Header">
    <w:name w:val="header"/>
    <w:basedOn w:val="Normal"/>
    <w:link w:val="HeaderChar"/>
    <w:uiPriority w:val="99"/>
    <w:unhideWhenUsed/>
    <w:rsid w:val="00E357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7D9"/>
  </w:style>
  <w:style w:type="paragraph" w:styleId="Footer">
    <w:name w:val="footer"/>
    <w:basedOn w:val="Normal"/>
    <w:link w:val="FooterChar"/>
    <w:uiPriority w:val="99"/>
    <w:unhideWhenUsed/>
    <w:rsid w:val="00E357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7D9"/>
  </w:style>
  <w:style w:type="paragraph" w:styleId="BalloonText">
    <w:name w:val="Balloon Text"/>
    <w:basedOn w:val="Normal"/>
    <w:link w:val="BalloonTextChar"/>
    <w:uiPriority w:val="99"/>
    <w:semiHidden/>
    <w:unhideWhenUsed/>
    <w:rsid w:val="00161527"/>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161527"/>
    <w:rPr>
      <w:rFonts w:ascii="Lucida Grande" w:hAnsi="Lucida Grande"/>
      <w:sz w:val="18"/>
      <w:szCs w:val="18"/>
    </w:rPr>
  </w:style>
  <w:style w:type="paragraph" w:customStyle="1" w:styleId="Default">
    <w:name w:val="Default"/>
    <w:rsid w:val="00D80CDB"/>
    <w:pPr>
      <w:widowControl w:val="0"/>
      <w:autoSpaceDE w:val="0"/>
      <w:autoSpaceDN w:val="0"/>
      <w:adjustRightInd w:val="0"/>
      <w:spacing w:after="0" w:line="240" w:lineRule="auto"/>
    </w:pPr>
    <w:rPr>
      <w:rFonts w:ascii="Garamond" w:eastAsiaTheme="minorEastAsia" w:hAnsi="Garamond" w:cs="Garamond"/>
      <w:color w:val="000000"/>
      <w:sz w:val="24"/>
      <w:szCs w:val="24"/>
      <w:lang w:eastAsia="zh-CN"/>
    </w:rPr>
  </w:style>
  <w:style w:type="table" w:styleId="TableGrid">
    <w:name w:val="Table Grid"/>
    <w:basedOn w:val="TableNormal"/>
    <w:rsid w:val="00D80CDB"/>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B61A2"/>
    <w:rPr>
      <w:color w:val="808080"/>
    </w:rPr>
  </w:style>
  <w:style w:type="character" w:customStyle="1" w:styleId="Heading5Char">
    <w:name w:val="Heading 5 Char"/>
    <w:basedOn w:val="DefaultParagraphFont"/>
    <w:link w:val="Heading5"/>
    <w:uiPriority w:val="9"/>
    <w:semiHidden/>
    <w:rsid w:val="00BE651E"/>
    <w:rPr>
      <w:rFonts w:asciiTheme="majorHAnsi" w:eastAsiaTheme="majorEastAsia" w:hAnsiTheme="majorHAnsi" w:cstheme="majorBidi"/>
      <w:color w:val="2E74B5" w:themeColor="accent1" w:themeShade="BF"/>
    </w:rPr>
  </w:style>
  <w:style w:type="character" w:styleId="CommentReference">
    <w:name w:val="annotation reference"/>
    <w:basedOn w:val="DefaultParagraphFont"/>
    <w:uiPriority w:val="99"/>
    <w:semiHidden/>
    <w:unhideWhenUsed/>
    <w:rsid w:val="000107A4"/>
    <w:rPr>
      <w:sz w:val="16"/>
      <w:szCs w:val="16"/>
    </w:rPr>
  </w:style>
  <w:style w:type="paragraph" w:styleId="CommentText">
    <w:name w:val="annotation text"/>
    <w:basedOn w:val="Normal"/>
    <w:link w:val="CommentTextChar"/>
    <w:uiPriority w:val="99"/>
    <w:semiHidden/>
    <w:unhideWhenUsed/>
    <w:rsid w:val="000107A4"/>
    <w:pPr>
      <w:spacing w:after="160" w:line="240" w:lineRule="auto"/>
    </w:pPr>
    <w:rPr>
      <w:sz w:val="20"/>
      <w:szCs w:val="20"/>
    </w:rPr>
  </w:style>
  <w:style w:type="character" w:customStyle="1" w:styleId="CommentTextChar">
    <w:name w:val="Comment Text Char"/>
    <w:basedOn w:val="DefaultParagraphFont"/>
    <w:link w:val="CommentText"/>
    <w:uiPriority w:val="99"/>
    <w:semiHidden/>
    <w:rsid w:val="000107A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1479058">
      <w:bodyDiv w:val="1"/>
      <w:marLeft w:val="0"/>
      <w:marRight w:val="0"/>
      <w:marTop w:val="0"/>
      <w:marBottom w:val="0"/>
      <w:divBdr>
        <w:top w:val="none" w:sz="0" w:space="0" w:color="auto"/>
        <w:left w:val="none" w:sz="0" w:space="0" w:color="auto"/>
        <w:bottom w:val="none" w:sz="0" w:space="0" w:color="auto"/>
        <w:right w:val="none" w:sz="0" w:space="0" w:color="auto"/>
      </w:divBdr>
    </w:div>
    <w:div w:id="187538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60E205B-19B2-4C4E-8EC8-21850DDF5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13</Pages>
  <Words>3573</Words>
  <Characters>20371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 Stacy</dc:creator>
  <cp:keywords/>
  <dc:description/>
  <cp:lastModifiedBy>Zhou, Jidong</cp:lastModifiedBy>
  <cp:revision>25</cp:revision>
  <cp:lastPrinted>2018-10-10T20:44:00Z</cp:lastPrinted>
  <dcterms:created xsi:type="dcterms:W3CDTF">2017-10-12T15:48:00Z</dcterms:created>
  <dcterms:modified xsi:type="dcterms:W3CDTF">2018-10-15T17:48:00Z</dcterms:modified>
</cp:coreProperties>
</file>