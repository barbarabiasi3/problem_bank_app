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895716" w:rsidRDefault="006C201A" w:rsidP="00895716">
      <w:pPr>
        <w:jc w:val="center"/>
        <w:rPr>
          <w:rFonts w:ascii="Cambria" w:hAnsi="Cambria" w:cs="Times New Roman"/>
        </w:rPr>
      </w:pPr>
      <w:r w:rsidRPr="00895716">
        <w:rPr>
          <w:rFonts w:ascii="Cambria" w:hAnsi="Cambria" w:cs="Times New Roman"/>
        </w:rPr>
        <w:t>FINAL EXAM</w:t>
      </w:r>
    </w:p>
    <w:p w14:paraId="4D5BC8A6" w14:textId="3FBDFAF0" w:rsidR="006C201A" w:rsidRPr="00895716" w:rsidRDefault="00F9698A" w:rsidP="00895716">
      <w:pPr>
        <w:jc w:val="center"/>
        <w:rPr>
          <w:rFonts w:ascii="Cambria" w:hAnsi="Cambria" w:cs="Times New Roman"/>
        </w:rPr>
      </w:pPr>
      <w:r w:rsidRPr="00895716">
        <w:rPr>
          <w:rFonts w:ascii="Cambria" w:hAnsi="Cambria" w:cs="Times New Roman"/>
        </w:rPr>
        <w:t>Fall</w:t>
      </w:r>
      <w:r w:rsidR="00D54F4E" w:rsidRPr="00895716">
        <w:rPr>
          <w:rFonts w:ascii="Cambria" w:hAnsi="Cambria" w:cs="Times New Roman"/>
        </w:rPr>
        <w:t xml:space="preserve"> 20</w:t>
      </w:r>
      <w:r w:rsidR="00BA60D5" w:rsidRPr="00895716">
        <w:rPr>
          <w:rFonts w:ascii="Cambria" w:hAnsi="Cambria" w:cs="Times New Roman"/>
        </w:rPr>
        <w:t>2</w:t>
      </w:r>
      <w:r w:rsidR="00844762" w:rsidRPr="00895716">
        <w:rPr>
          <w:rFonts w:ascii="Cambria" w:hAnsi="Cambria" w:cs="Times New Roman"/>
        </w:rPr>
        <w:t>3</w:t>
      </w:r>
    </w:p>
    <w:p w14:paraId="33FEFEB9" w14:textId="77777777" w:rsidR="006C201A" w:rsidRPr="00895716" w:rsidRDefault="006C201A" w:rsidP="00895716">
      <w:pPr>
        <w:jc w:val="center"/>
        <w:rPr>
          <w:rFonts w:ascii="Cambria" w:hAnsi="Cambria" w:cs="Times New Roman"/>
        </w:rPr>
      </w:pPr>
    </w:p>
    <w:p w14:paraId="587EBE98" w14:textId="77777777" w:rsidR="006C201A" w:rsidRPr="00895716" w:rsidRDefault="006C201A" w:rsidP="00895716">
      <w:pPr>
        <w:pStyle w:val="ListParagraph"/>
        <w:rPr>
          <w:rFonts w:ascii="Cambria" w:hAnsi="Cambria" w:cs="Times New Roman"/>
        </w:rPr>
      </w:pPr>
    </w:p>
    <w:p w14:paraId="437C40DD" w14:textId="71082E0E" w:rsidR="00E007A8" w:rsidRPr="00895716" w:rsidRDefault="00E007A8"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This is </w:t>
      </w:r>
      <w:r w:rsidR="00BA60D5" w:rsidRPr="00895716">
        <w:rPr>
          <w:rFonts w:ascii="Cambria" w:hAnsi="Cambria" w:cs="Times New Roman"/>
        </w:rPr>
        <w:t xml:space="preserve">a </w:t>
      </w:r>
      <w:r w:rsidR="00E44894" w:rsidRPr="00895716">
        <w:rPr>
          <w:rFonts w:ascii="Cambria" w:hAnsi="Cambria" w:cs="Times New Roman"/>
        </w:rPr>
        <w:t>closed</w:t>
      </w:r>
      <w:r w:rsidRPr="00895716">
        <w:rPr>
          <w:rFonts w:ascii="Cambria" w:hAnsi="Cambria" w:cs="Times New Roman"/>
        </w:rPr>
        <w:t>-book exam</w:t>
      </w:r>
      <w:r w:rsidR="00E44894" w:rsidRPr="00895716">
        <w:rPr>
          <w:rFonts w:ascii="Cambria" w:hAnsi="Cambria" w:cs="Times New Roman"/>
        </w:rPr>
        <w:t xml:space="preserve">.  Only </w:t>
      </w:r>
      <w:proofErr w:type="gramStart"/>
      <w:r w:rsidR="00E44894" w:rsidRPr="00895716">
        <w:rPr>
          <w:rFonts w:ascii="Cambria" w:hAnsi="Cambria" w:cs="Times New Roman"/>
        </w:rPr>
        <w:t>a</w:t>
      </w:r>
      <w:proofErr w:type="gramEnd"/>
      <w:r w:rsidR="00E44894" w:rsidRPr="00895716">
        <w:rPr>
          <w:rFonts w:ascii="Cambria" w:hAnsi="Cambria" w:cs="Times New Roman"/>
        </w:rPr>
        <w:t xml:space="preserve"> </w:t>
      </w:r>
      <w:r w:rsidR="00E44894" w:rsidRPr="00895716">
        <w:rPr>
          <w:rFonts w:ascii="Cambria" w:hAnsi="Cambria" w:cs="Times New Roman"/>
          <w:u w:val="single"/>
        </w:rPr>
        <w:t>8.5”x11” formula sheet</w:t>
      </w:r>
      <w:r w:rsidR="00E44894" w:rsidRPr="00895716">
        <w:rPr>
          <w:rFonts w:ascii="Cambria" w:hAnsi="Cambria" w:cs="Times New Roman"/>
        </w:rPr>
        <w:t xml:space="preserve"> is allowed. </w:t>
      </w:r>
    </w:p>
    <w:p w14:paraId="31636FDD" w14:textId="77777777" w:rsidR="00844762" w:rsidRPr="00895716" w:rsidRDefault="00E44894"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No electronic devices</w:t>
      </w:r>
      <w:r w:rsidR="003717D3" w:rsidRPr="00895716">
        <w:rPr>
          <w:rFonts w:ascii="Cambria" w:hAnsi="Cambria" w:cs="Times New Roman"/>
        </w:rPr>
        <w:t xml:space="preserve"> </w:t>
      </w:r>
      <w:r w:rsidR="00844762" w:rsidRPr="00895716">
        <w:rPr>
          <w:rFonts w:ascii="Cambria" w:hAnsi="Cambria" w:cs="Times New Roman"/>
        </w:rPr>
        <w:t xml:space="preserve">are allowed, except for the simple calculator we provide. </w:t>
      </w:r>
    </w:p>
    <w:p w14:paraId="326CC9F0"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You may not communicate with other students during the exam. You will also keep the exam contents confidential. </w:t>
      </w:r>
    </w:p>
    <w:p w14:paraId="5FCB53AE"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You may not communicate with anyone during the exam. You will also keep the exam contents confidential. </w:t>
      </w:r>
    </w:p>
    <w:p w14:paraId="165627D5"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There are </w:t>
      </w:r>
      <w:r w:rsidRPr="00895716">
        <w:rPr>
          <w:rFonts w:ascii="Cambria" w:hAnsi="Cambria" w:cs="Times New Roman"/>
          <w:b/>
          <w:bCs/>
          <w:u w:val="single"/>
        </w:rPr>
        <w:t>180 points in the exam</w:t>
      </w:r>
      <w:r w:rsidRPr="00895716">
        <w:rPr>
          <w:rFonts w:ascii="Cambria" w:hAnsi="Cambria" w:cs="Times New Roman"/>
        </w:rPr>
        <w:t xml:space="preserve">. You also have </w:t>
      </w:r>
      <w:r w:rsidRPr="00895716">
        <w:rPr>
          <w:rFonts w:ascii="Cambria" w:hAnsi="Cambria" w:cs="Times New Roman"/>
          <w:b/>
          <w:bCs/>
          <w:u w:val="single"/>
        </w:rPr>
        <w:t>180 minutes</w:t>
      </w:r>
      <w:r w:rsidRPr="00895716">
        <w:rPr>
          <w:rFonts w:ascii="Cambria" w:hAnsi="Cambria" w:cs="Times New Roman"/>
        </w:rPr>
        <w:t xml:space="preserve">. </w:t>
      </w:r>
    </w:p>
    <w:p w14:paraId="0242E642" w14:textId="6F0F8B34" w:rsidR="00844762" w:rsidRPr="00895716" w:rsidRDefault="00844762" w:rsidP="00895716">
      <w:pPr>
        <w:numPr>
          <w:ilvl w:val="0"/>
          <w:numId w:val="35"/>
        </w:numPr>
        <w:spacing w:before="100" w:beforeAutospacing="1" w:after="100" w:afterAutospacing="1"/>
        <w:rPr>
          <w:rFonts w:ascii="Cambria" w:hAnsi="Cambria" w:cs="Times New Roman"/>
        </w:rPr>
      </w:pPr>
      <w:r w:rsidRPr="00895716">
        <w:rPr>
          <w:rFonts w:ascii="Cambria" w:hAnsi="Cambria" w:cs="Times New Roman"/>
        </w:rPr>
        <w:t>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w:t>
      </w:r>
    </w:p>
    <w:p w14:paraId="5B881737"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Please be as complete as possible. Write down the reasonings for your answer (unless instructed otherwise). </w:t>
      </w:r>
    </w:p>
    <w:p w14:paraId="0EEF7D64"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Complete all </w:t>
      </w:r>
      <w:r w:rsidRPr="00895716">
        <w:rPr>
          <w:rFonts w:ascii="Cambria" w:hAnsi="Cambria" w:cs="Times New Roman"/>
          <w:b/>
          <w:bCs/>
          <w:u w:val="single"/>
        </w:rPr>
        <w:t>SHORT ANSWER</w:t>
      </w:r>
      <w:r w:rsidRPr="00895716">
        <w:rPr>
          <w:rFonts w:ascii="Cambria" w:hAnsi="Cambria" w:cs="Times New Roman"/>
        </w:rPr>
        <w:t xml:space="preserve"> questions in one Blue Book, and all </w:t>
      </w:r>
      <w:r w:rsidRPr="00895716">
        <w:rPr>
          <w:rFonts w:ascii="Cambria" w:hAnsi="Cambria" w:cs="Times New Roman"/>
          <w:b/>
          <w:bCs/>
          <w:u w:val="single"/>
        </w:rPr>
        <w:t>LONG PROBLEMS</w:t>
      </w:r>
      <w:r w:rsidRPr="00895716">
        <w:rPr>
          <w:rFonts w:ascii="Cambria" w:hAnsi="Cambria" w:cs="Times New Roman"/>
        </w:rPr>
        <w:t xml:space="preserve"> in a 2nd Blue Book. Write your name and “SHORT”/ “LONG” on the cover of your Blue Books. </w:t>
      </w:r>
    </w:p>
    <w:p w14:paraId="14AA18BB"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Answers written </w:t>
      </w:r>
      <w:r w:rsidRPr="00895716">
        <w:rPr>
          <w:rFonts w:ascii="Cambria" w:hAnsi="Cambria" w:cs="Times New Roman"/>
          <w:b/>
          <w:bCs/>
          <w:u w:val="single"/>
        </w:rPr>
        <w:t xml:space="preserve">anywhere else, including on the question sheet </w:t>
      </w:r>
      <w:r w:rsidRPr="00895716">
        <w:rPr>
          <w:rFonts w:ascii="Cambria" w:hAnsi="Cambria" w:cs="Times New Roman"/>
        </w:rPr>
        <w:t xml:space="preserve">will </w:t>
      </w:r>
      <w:r w:rsidRPr="00895716">
        <w:rPr>
          <w:rFonts w:ascii="Cambria" w:hAnsi="Cambria" w:cs="Times New Roman"/>
          <w:b/>
          <w:bCs/>
          <w:u w:val="single"/>
        </w:rPr>
        <w:t>NOT</w:t>
      </w:r>
      <w:r w:rsidRPr="00895716">
        <w:rPr>
          <w:rFonts w:ascii="Cambria" w:hAnsi="Cambria" w:cs="Times New Roman"/>
        </w:rPr>
        <w:t xml:space="preserve"> be graded. </w:t>
      </w:r>
    </w:p>
    <w:p w14:paraId="5C8388A3"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Please return the </w:t>
      </w:r>
      <w:r w:rsidRPr="00895716">
        <w:rPr>
          <w:rFonts w:ascii="Cambria" w:hAnsi="Cambria" w:cs="Times New Roman"/>
          <w:b/>
          <w:bCs/>
          <w:u w:val="single"/>
        </w:rPr>
        <w:t>Blue Books</w:t>
      </w:r>
      <w:r w:rsidRPr="00895716">
        <w:rPr>
          <w:rFonts w:ascii="Cambria" w:hAnsi="Cambria" w:cs="Times New Roman"/>
        </w:rPr>
        <w:t xml:space="preserve"> AND </w:t>
      </w:r>
      <w:r w:rsidRPr="00895716">
        <w:rPr>
          <w:rFonts w:ascii="Cambria" w:hAnsi="Cambria" w:cs="Times New Roman"/>
          <w:b/>
          <w:bCs/>
          <w:u w:val="single"/>
        </w:rPr>
        <w:t>the question sheet</w:t>
      </w:r>
      <w:r w:rsidRPr="00895716">
        <w:rPr>
          <w:rFonts w:ascii="Cambria" w:hAnsi="Cambria" w:cs="Times New Roman"/>
        </w:rPr>
        <w:t xml:space="preserve"> after the exam. </w:t>
      </w:r>
    </w:p>
    <w:p w14:paraId="3D1DB2BA"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 xml:space="preserve">A camera will be set in the classroom to monitor exam situations (Exam recordings will be deleted once final grades are posted unless required for an ongoing Honor Committee case). </w:t>
      </w:r>
    </w:p>
    <w:p w14:paraId="375E576C" w14:textId="77777777" w:rsidR="00844762" w:rsidRPr="00895716" w:rsidRDefault="00844762" w:rsidP="00895716">
      <w:pPr>
        <w:pStyle w:val="ListParagraph"/>
        <w:numPr>
          <w:ilvl w:val="0"/>
          <w:numId w:val="3"/>
        </w:numPr>
        <w:spacing w:after="240"/>
        <w:contextualSpacing w:val="0"/>
        <w:rPr>
          <w:rFonts w:ascii="Cambria" w:hAnsi="Cambria" w:cs="Times New Roman"/>
        </w:rPr>
      </w:pPr>
      <w:r w:rsidRPr="00895716">
        <w:rPr>
          <w:rFonts w:ascii="Cambria" w:hAnsi="Cambria" w:cs="Times New Roman"/>
        </w:rPr>
        <w:t>If you have clarifying questions but there is no proctor in your classroom, please find TAs at each of the “four wings (#</w:t>
      </w:r>
      <w:proofErr w:type="gramStart"/>
      <w:r w:rsidRPr="00895716">
        <w:rPr>
          <w:rFonts w:ascii="Cambria" w:hAnsi="Cambria" w:cs="Times New Roman"/>
        </w:rPr>
        <w:t>2210,#</w:t>
      </w:r>
      <w:proofErr w:type="gramEnd"/>
      <w:r w:rsidRPr="00895716">
        <w:rPr>
          <w:rFonts w:ascii="Cambria" w:hAnsi="Cambria" w:cs="Times New Roman"/>
        </w:rPr>
        <w:t xml:space="preserve">2410,#4200,#4400)” of the building. Faculty will also circulate in each classroom throughout the exam. </w:t>
      </w:r>
    </w:p>
    <w:p w14:paraId="1C55E0B0" w14:textId="39FB6EA2" w:rsidR="00F9698A" w:rsidRPr="00895716" w:rsidRDefault="00F9698A" w:rsidP="00895716">
      <w:pPr>
        <w:pStyle w:val="ListParagraph"/>
        <w:rPr>
          <w:rFonts w:ascii="Cambria" w:hAnsi="Cambria" w:cs="Times New Roman"/>
        </w:rPr>
      </w:pPr>
    </w:p>
    <w:p w14:paraId="7DD0151D" w14:textId="32C6F8B1" w:rsidR="00942EA5" w:rsidRPr="00895716" w:rsidRDefault="00942EA5" w:rsidP="00895716">
      <w:pPr>
        <w:pStyle w:val="Heading1"/>
        <w:spacing w:line="276" w:lineRule="auto"/>
        <w:ind w:firstLine="0"/>
        <w:rPr>
          <w:rFonts w:ascii="Cambria" w:hAnsi="Cambria" w:cs="Times New Roman"/>
          <w:sz w:val="22"/>
          <w:szCs w:val="22"/>
          <w:u w:val="single" w:color="000000"/>
        </w:rPr>
      </w:pPr>
    </w:p>
    <w:p w14:paraId="163F5B38" w14:textId="179B40AC" w:rsidR="00942EA5" w:rsidRPr="00895716" w:rsidRDefault="00942EA5" w:rsidP="00895716">
      <w:pPr>
        <w:pStyle w:val="Heading1"/>
        <w:spacing w:line="276" w:lineRule="auto"/>
        <w:ind w:firstLine="0"/>
        <w:rPr>
          <w:rFonts w:ascii="Cambria" w:hAnsi="Cambria" w:cs="Times New Roman"/>
          <w:sz w:val="22"/>
          <w:szCs w:val="22"/>
          <w:u w:val="single" w:color="000000"/>
        </w:rPr>
      </w:pPr>
    </w:p>
    <w:p w14:paraId="3A0CCB58" w14:textId="17E1C60A" w:rsidR="00942EA5" w:rsidRPr="00895716" w:rsidRDefault="00942EA5" w:rsidP="00895716">
      <w:pPr>
        <w:pStyle w:val="Heading1"/>
        <w:spacing w:line="276" w:lineRule="auto"/>
        <w:ind w:firstLine="0"/>
        <w:rPr>
          <w:rFonts w:ascii="Cambria" w:hAnsi="Cambria" w:cs="Times New Roman"/>
          <w:sz w:val="22"/>
          <w:szCs w:val="22"/>
          <w:u w:val="single" w:color="000000"/>
        </w:rPr>
      </w:pPr>
    </w:p>
    <w:p w14:paraId="4B7723A8" w14:textId="77777777" w:rsidR="00942EA5" w:rsidRPr="00895716" w:rsidRDefault="00942EA5" w:rsidP="00895716">
      <w:pPr>
        <w:pStyle w:val="Heading1"/>
        <w:spacing w:line="276" w:lineRule="auto"/>
        <w:ind w:firstLine="0"/>
        <w:rPr>
          <w:rFonts w:ascii="Cambria" w:hAnsi="Cambria" w:cs="Times New Roman"/>
          <w:sz w:val="22"/>
          <w:szCs w:val="22"/>
          <w:u w:val="single" w:color="000000"/>
        </w:rPr>
      </w:pPr>
    </w:p>
    <w:p w14:paraId="5CD723EC" w14:textId="0EAA2812" w:rsidR="00DC288F" w:rsidRPr="00895716" w:rsidRDefault="00DC288F" w:rsidP="00895716">
      <w:pPr>
        <w:pStyle w:val="Heading1"/>
        <w:spacing w:line="276" w:lineRule="auto"/>
        <w:ind w:hanging="152"/>
        <w:rPr>
          <w:rFonts w:ascii="Cambria" w:hAnsi="Cambria" w:cs="Times New Roman"/>
          <w:sz w:val="22"/>
          <w:szCs w:val="22"/>
          <w:u w:val="single" w:color="000000"/>
        </w:rPr>
      </w:pPr>
      <w:r w:rsidRPr="00895716">
        <w:rPr>
          <w:rFonts w:ascii="Cambria" w:hAnsi="Cambria" w:cs="Times New Roman"/>
          <w:sz w:val="22"/>
          <w:szCs w:val="22"/>
          <w:u w:val="single" w:color="000000"/>
        </w:rPr>
        <w:t>Section</w:t>
      </w:r>
      <w:r w:rsidRPr="00895716">
        <w:rPr>
          <w:rFonts w:ascii="Cambria" w:hAnsi="Cambria" w:cs="Times New Roman"/>
          <w:spacing w:val="21"/>
          <w:sz w:val="22"/>
          <w:szCs w:val="22"/>
          <w:u w:val="single" w:color="000000"/>
        </w:rPr>
        <w:t xml:space="preserve"> </w:t>
      </w:r>
      <w:r w:rsidRPr="00895716">
        <w:rPr>
          <w:rFonts w:ascii="Cambria" w:hAnsi="Cambria" w:cs="Times New Roman"/>
          <w:sz w:val="22"/>
          <w:szCs w:val="22"/>
          <w:u w:val="single" w:color="000000"/>
        </w:rPr>
        <w:t>I:</w:t>
      </w:r>
      <w:r w:rsidRPr="00895716">
        <w:rPr>
          <w:rFonts w:ascii="Cambria" w:hAnsi="Cambria" w:cs="Times New Roman"/>
          <w:spacing w:val="20"/>
          <w:sz w:val="22"/>
          <w:szCs w:val="22"/>
          <w:u w:val="single" w:color="000000"/>
        </w:rPr>
        <w:t xml:space="preserve"> </w:t>
      </w:r>
      <w:r w:rsidRPr="00895716">
        <w:rPr>
          <w:rFonts w:ascii="Cambria" w:hAnsi="Cambria" w:cs="Times New Roman"/>
          <w:sz w:val="22"/>
          <w:szCs w:val="22"/>
          <w:u w:val="single" w:color="000000"/>
        </w:rPr>
        <w:t>Short</w:t>
      </w:r>
      <w:r w:rsidRPr="00895716">
        <w:rPr>
          <w:rFonts w:ascii="Cambria" w:hAnsi="Cambria" w:cs="Times New Roman"/>
          <w:spacing w:val="21"/>
          <w:sz w:val="22"/>
          <w:szCs w:val="22"/>
          <w:u w:val="single" w:color="000000"/>
        </w:rPr>
        <w:t xml:space="preserve"> </w:t>
      </w:r>
      <w:r w:rsidRPr="00895716">
        <w:rPr>
          <w:rFonts w:ascii="Cambria" w:hAnsi="Cambria" w:cs="Times New Roman"/>
          <w:sz w:val="22"/>
          <w:szCs w:val="22"/>
          <w:u w:val="single" w:color="000000"/>
        </w:rPr>
        <w:t>Questions</w:t>
      </w:r>
      <w:r w:rsidR="00476F0C" w:rsidRPr="00895716">
        <w:rPr>
          <w:rFonts w:ascii="Cambria" w:hAnsi="Cambria" w:cs="Times New Roman"/>
          <w:sz w:val="22"/>
          <w:szCs w:val="22"/>
          <w:u w:val="single" w:color="000000"/>
        </w:rPr>
        <w:t xml:space="preserve"> [</w:t>
      </w:r>
      <w:r w:rsidR="00F635CA" w:rsidRPr="00895716">
        <w:rPr>
          <w:rFonts w:ascii="Cambria" w:hAnsi="Cambria" w:cs="Times New Roman"/>
          <w:sz w:val="22"/>
          <w:szCs w:val="22"/>
          <w:u w:val="single" w:color="000000"/>
        </w:rPr>
        <w:t>72</w:t>
      </w:r>
      <w:r w:rsidR="00CF0EDF" w:rsidRPr="00895716">
        <w:rPr>
          <w:rFonts w:ascii="Cambria" w:hAnsi="Cambria" w:cs="Times New Roman"/>
          <w:sz w:val="22"/>
          <w:szCs w:val="22"/>
          <w:u w:val="single" w:color="000000"/>
        </w:rPr>
        <w:t xml:space="preserve"> points]</w:t>
      </w:r>
    </w:p>
    <w:p w14:paraId="1B6C7E86" w14:textId="28EAD8CC" w:rsidR="00037DB4" w:rsidRPr="00895716" w:rsidRDefault="00DC288F" w:rsidP="00895716">
      <w:pPr>
        <w:pStyle w:val="BodyText"/>
        <w:spacing w:before="77" w:line="276" w:lineRule="auto"/>
        <w:ind w:left="152"/>
        <w:rPr>
          <w:rFonts w:ascii="Cambria" w:hAnsi="Cambria" w:cs="Times New Roman"/>
          <w:sz w:val="22"/>
          <w:szCs w:val="22"/>
        </w:rPr>
      </w:pPr>
      <w:r w:rsidRPr="00895716">
        <w:rPr>
          <w:rFonts w:ascii="Cambria" w:hAnsi="Cambria" w:cs="Times New Roman"/>
          <w:sz w:val="22"/>
          <w:szCs w:val="22"/>
        </w:rPr>
        <w:t>Please</w:t>
      </w:r>
      <w:r w:rsidRPr="00895716">
        <w:rPr>
          <w:rFonts w:ascii="Cambria" w:hAnsi="Cambria" w:cs="Times New Roman"/>
          <w:spacing w:val="18"/>
          <w:sz w:val="22"/>
          <w:szCs w:val="22"/>
        </w:rPr>
        <w:t xml:space="preserve"> </w:t>
      </w:r>
      <w:r w:rsidRPr="00895716">
        <w:rPr>
          <w:rFonts w:ascii="Cambria" w:hAnsi="Cambria" w:cs="Times New Roman"/>
          <w:sz w:val="22"/>
          <w:szCs w:val="22"/>
        </w:rPr>
        <w:t>be</w:t>
      </w:r>
      <w:r w:rsidRPr="00895716">
        <w:rPr>
          <w:rFonts w:ascii="Cambria" w:hAnsi="Cambria" w:cs="Times New Roman"/>
          <w:spacing w:val="18"/>
          <w:sz w:val="22"/>
          <w:szCs w:val="22"/>
        </w:rPr>
        <w:t xml:space="preserve"> </w:t>
      </w:r>
      <w:r w:rsidRPr="00895716">
        <w:rPr>
          <w:rFonts w:ascii="Cambria" w:hAnsi="Cambria" w:cs="Times New Roman"/>
          <w:sz w:val="22"/>
          <w:szCs w:val="22"/>
        </w:rPr>
        <w:t>concise.</w:t>
      </w:r>
      <w:r w:rsidRPr="00895716">
        <w:rPr>
          <w:rFonts w:ascii="Cambria" w:hAnsi="Cambria" w:cs="Times New Roman"/>
          <w:spacing w:val="17"/>
          <w:sz w:val="22"/>
          <w:szCs w:val="22"/>
        </w:rPr>
        <w:t xml:space="preserve"> </w:t>
      </w:r>
      <w:r w:rsidRPr="00895716">
        <w:rPr>
          <w:rFonts w:ascii="Cambria" w:hAnsi="Cambria" w:cs="Times New Roman"/>
          <w:sz w:val="22"/>
          <w:szCs w:val="22"/>
        </w:rPr>
        <w:t>None</w:t>
      </w:r>
      <w:r w:rsidRPr="00895716">
        <w:rPr>
          <w:rFonts w:ascii="Cambria" w:hAnsi="Cambria" w:cs="Times New Roman"/>
          <w:spacing w:val="18"/>
          <w:sz w:val="22"/>
          <w:szCs w:val="22"/>
        </w:rPr>
        <w:t xml:space="preserve"> </w:t>
      </w:r>
      <w:r w:rsidRPr="00895716">
        <w:rPr>
          <w:rFonts w:ascii="Cambria" w:hAnsi="Cambria" w:cs="Times New Roman"/>
          <w:sz w:val="22"/>
          <w:szCs w:val="22"/>
        </w:rPr>
        <w:t>of</w:t>
      </w:r>
      <w:r w:rsidRPr="00895716">
        <w:rPr>
          <w:rFonts w:ascii="Cambria" w:hAnsi="Cambria" w:cs="Times New Roman"/>
          <w:spacing w:val="16"/>
          <w:sz w:val="22"/>
          <w:szCs w:val="22"/>
        </w:rPr>
        <w:t xml:space="preserve"> </w:t>
      </w:r>
      <w:r w:rsidRPr="00895716">
        <w:rPr>
          <w:rFonts w:ascii="Cambria" w:hAnsi="Cambria" w:cs="Times New Roman"/>
          <w:sz w:val="22"/>
          <w:szCs w:val="22"/>
        </w:rPr>
        <w:t>the</w:t>
      </w:r>
      <w:r w:rsidRPr="00895716">
        <w:rPr>
          <w:rFonts w:ascii="Cambria" w:hAnsi="Cambria" w:cs="Times New Roman"/>
          <w:spacing w:val="19"/>
          <w:sz w:val="22"/>
          <w:szCs w:val="22"/>
        </w:rPr>
        <w:t xml:space="preserve"> </w:t>
      </w:r>
      <w:r w:rsidRPr="00895716">
        <w:rPr>
          <w:rFonts w:ascii="Cambria" w:hAnsi="Cambria" w:cs="Times New Roman"/>
          <w:sz w:val="22"/>
          <w:szCs w:val="22"/>
        </w:rPr>
        <w:t>answers</w:t>
      </w:r>
      <w:r w:rsidRPr="00895716">
        <w:rPr>
          <w:rFonts w:ascii="Cambria" w:hAnsi="Cambria" w:cs="Times New Roman"/>
          <w:spacing w:val="18"/>
          <w:sz w:val="22"/>
          <w:szCs w:val="22"/>
        </w:rPr>
        <w:t xml:space="preserve"> </w:t>
      </w:r>
      <w:r w:rsidRPr="00895716">
        <w:rPr>
          <w:rFonts w:ascii="Cambria" w:hAnsi="Cambria" w:cs="Times New Roman"/>
          <w:sz w:val="22"/>
          <w:szCs w:val="22"/>
        </w:rPr>
        <w:t>require</w:t>
      </w:r>
      <w:r w:rsidRPr="00895716">
        <w:rPr>
          <w:rFonts w:ascii="Cambria" w:hAnsi="Cambria" w:cs="Times New Roman"/>
          <w:spacing w:val="18"/>
          <w:sz w:val="22"/>
          <w:szCs w:val="22"/>
        </w:rPr>
        <w:t xml:space="preserve"> </w:t>
      </w:r>
      <w:r w:rsidRPr="00895716">
        <w:rPr>
          <w:rFonts w:ascii="Cambria" w:hAnsi="Cambria" w:cs="Times New Roman"/>
          <w:sz w:val="22"/>
          <w:szCs w:val="22"/>
        </w:rPr>
        <w:t>more</w:t>
      </w:r>
      <w:r w:rsidRPr="00895716">
        <w:rPr>
          <w:rFonts w:ascii="Cambria" w:hAnsi="Cambria" w:cs="Times New Roman"/>
          <w:spacing w:val="15"/>
          <w:sz w:val="22"/>
          <w:szCs w:val="22"/>
        </w:rPr>
        <w:t xml:space="preserve"> </w:t>
      </w:r>
      <w:r w:rsidRPr="00895716">
        <w:rPr>
          <w:rFonts w:ascii="Cambria" w:hAnsi="Cambria" w:cs="Times New Roman"/>
          <w:sz w:val="22"/>
          <w:szCs w:val="22"/>
        </w:rPr>
        <w:t>than</w:t>
      </w:r>
      <w:r w:rsidRPr="00895716">
        <w:rPr>
          <w:rFonts w:ascii="Cambria" w:hAnsi="Cambria" w:cs="Times New Roman"/>
          <w:spacing w:val="18"/>
          <w:sz w:val="22"/>
          <w:szCs w:val="22"/>
        </w:rPr>
        <w:t xml:space="preserve"> </w:t>
      </w:r>
      <w:r w:rsidRPr="00895716">
        <w:rPr>
          <w:rFonts w:ascii="Cambria" w:hAnsi="Cambria" w:cs="Times New Roman"/>
          <w:sz w:val="22"/>
          <w:szCs w:val="22"/>
        </w:rPr>
        <w:t>a</w:t>
      </w:r>
      <w:r w:rsidRPr="00895716">
        <w:rPr>
          <w:rFonts w:ascii="Cambria" w:hAnsi="Cambria" w:cs="Times New Roman"/>
          <w:spacing w:val="18"/>
          <w:sz w:val="22"/>
          <w:szCs w:val="22"/>
        </w:rPr>
        <w:t xml:space="preserve"> </w:t>
      </w:r>
      <w:r w:rsidRPr="00895716">
        <w:rPr>
          <w:rFonts w:ascii="Cambria" w:hAnsi="Cambria" w:cs="Times New Roman"/>
          <w:sz w:val="22"/>
          <w:szCs w:val="22"/>
        </w:rPr>
        <w:t>brief</w:t>
      </w:r>
      <w:r w:rsidRPr="00895716">
        <w:rPr>
          <w:rFonts w:ascii="Cambria" w:hAnsi="Cambria" w:cs="Times New Roman"/>
          <w:spacing w:val="19"/>
          <w:sz w:val="22"/>
          <w:szCs w:val="22"/>
        </w:rPr>
        <w:t xml:space="preserve"> </w:t>
      </w:r>
      <w:r w:rsidRPr="00895716">
        <w:rPr>
          <w:rFonts w:ascii="Cambria" w:hAnsi="Cambria" w:cs="Times New Roman"/>
          <w:sz w:val="22"/>
          <w:szCs w:val="22"/>
        </w:rPr>
        <w:t>paragraph.</w:t>
      </w:r>
      <w:r w:rsidR="0081105D" w:rsidRPr="00895716">
        <w:rPr>
          <w:rFonts w:ascii="Cambria" w:hAnsi="Cambria" w:cs="Times New Roman"/>
          <w:sz w:val="22"/>
          <w:szCs w:val="22"/>
        </w:rPr>
        <w:t xml:space="preserve"> All questions are worth </w:t>
      </w:r>
      <w:r w:rsidR="001F3D9D" w:rsidRPr="00895716">
        <w:rPr>
          <w:rFonts w:ascii="Cambria" w:hAnsi="Cambria" w:cs="Times New Roman"/>
          <w:sz w:val="22"/>
          <w:szCs w:val="22"/>
        </w:rPr>
        <w:t>9</w:t>
      </w:r>
      <w:r w:rsidR="0081105D" w:rsidRPr="00895716">
        <w:rPr>
          <w:rFonts w:ascii="Cambria" w:hAnsi="Cambria" w:cs="Times New Roman"/>
          <w:sz w:val="22"/>
          <w:szCs w:val="22"/>
        </w:rPr>
        <w:t xml:space="preserve"> points each.</w:t>
      </w:r>
    </w:p>
    <w:p w14:paraId="24A73185" w14:textId="77777777" w:rsidR="00F635CA" w:rsidRPr="00895716" w:rsidRDefault="00F635CA" w:rsidP="00895716">
      <w:pPr>
        <w:pStyle w:val="BodyText"/>
        <w:spacing w:before="77" w:line="276" w:lineRule="auto"/>
        <w:ind w:left="0"/>
        <w:rPr>
          <w:rFonts w:ascii="Cambria" w:hAnsi="Cambria" w:cs="Times New Roman"/>
          <w:sz w:val="22"/>
          <w:szCs w:val="22"/>
        </w:rPr>
      </w:pPr>
    </w:p>
    <w:p w14:paraId="18351BAE" w14:textId="1F120D1B" w:rsidR="00F635CA" w:rsidRPr="00895716" w:rsidRDefault="00F635CA" w:rsidP="00895716">
      <w:pPr>
        <w:pStyle w:val="BodyText"/>
        <w:numPr>
          <w:ilvl w:val="0"/>
          <w:numId w:val="36"/>
        </w:numPr>
        <w:spacing w:before="77" w:line="276" w:lineRule="auto"/>
        <w:rPr>
          <w:rFonts w:ascii="Cambria" w:hAnsi="Cambria" w:cs="Times New Roman"/>
          <w:sz w:val="22"/>
          <w:szCs w:val="22"/>
        </w:rPr>
      </w:pPr>
      <w:r w:rsidRPr="00895716">
        <w:rPr>
          <w:rFonts w:ascii="Cambria" w:hAnsi="Cambria" w:cs="Times New Roman"/>
          <w:sz w:val="22"/>
          <w:szCs w:val="22"/>
        </w:rPr>
        <w:t>(</w:t>
      </w:r>
      <w:r w:rsidRPr="00895716">
        <w:rPr>
          <w:rFonts w:ascii="Cambria" w:hAnsi="Cambria" w:cs="Times New Roman"/>
          <w:sz w:val="22"/>
          <w:szCs w:val="22"/>
        </w:rPr>
        <w:t>9</w:t>
      </w:r>
      <w:r w:rsidRPr="00895716">
        <w:rPr>
          <w:rFonts w:ascii="Cambria" w:hAnsi="Cambria" w:cs="Times New Roman"/>
          <w:sz w:val="22"/>
          <w:szCs w:val="22"/>
        </w:rPr>
        <w:t xml:space="preserve"> points) The state of Illinois increased its tax rate on cigarette by almost 200% in 2019. Among smokers (assuming they don’t quit immediately), non-smokers, and tobacco companies, which group would bear the highest percentage of tax incidents? Why? </w:t>
      </w:r>
      <w:r w:rsidRPr="00895716">
        <w:rPr>
          <w:rFonts w:ascii="Cambria" w:hAnsi="Cambria" w:cs="Times New Roman"/>
          <w:sz w:val="22"/>
          <w:szCs w:val="22"/>
        </w:rPr>
        <w:tab/>
      </w:r>
    </w:p>
    <w:p w14:paraId="4873B023" w14:textId="69382D42" w:rsidR="00F635CA" w:rsidRPr="00895716" w:rsidRDefault="00F635CA" w:rsidP="00895716">
      <w:pPr>
        <w:pStyle w:val="BodyText"/>
        <w:spacing w:before="77" w:line="276" w:lineRule="auto"/>
        <w:ind w:left="872"/>
        <w:rPr>
          <w:rFonts w:ascii="Cambria" w:hAnsi="Cambria" w:cs="Times New Roman"/>
          <w:color w:val="FF0000"/>
          <w:sz w:val="22"/>
          <w:szCs w:val="22"/>
        </w:rPr>
      </w:pPr>
      <w:r w:rsidRPr="00895716">
        <w:rPr>
          <w:rFonts w:ascii="Cambria" w:hAnsi="Cambria" w:cs="Times New Roman"/>
          <w:b/>
          <w:bCs/>
          <w:color w:val="FF0000"/>
          <w:sz w:val="22"/>
          <w:szCs w:val="22"/>
        </w:rPr>
        <w:t>Answer</w:t>
      </w:r>
      <w:r w:rsidRPr="00895716">
        <w:rPr>
          <w:rFonts w:ascii="Cambria" w:hAnsi="Cambria" w:cs="Times New Roman"/>
          <w:color w:val="FF0000"/>
          <w:sz w:val="22"/>
          <w:szCs w:val="22"/>
        </w:rPr>
        <w:t xml:space="preserve">: Smokers have highly inelastic demand among the three groups, and hence would bear the most among others.  </w:t>
      </w:r>
      <w:r w:rsidRPr="00895716">
        <w:rPr>
          <w:rFonts w:ascii="Cambria" w:hAnsi="Cambria" w:cs="Times New Roman"/>
          <w:color w:val="FF0000"/>
          <w:sz w:val="22"/>
          <w:szCs w:val="22"/>
        </w:rPr>
        <w:br/>
      </w:r>
    </w:p>
    <w:p w14:paraId="2FEE6A0D" w14:textId="5CF82464" w:rsidR="00F635CA" w:rsidRPr="00895716" w:rsidRDefault="00F635CA" w:rsidP="00895716">
      <w:pPr>
        <w:pStyle w:val="BodyText"/>
        <w:numPr>
          <w:ilvl w:val="0"/>
          <w:numId w:val="36"/>
        </w:numPr>
        <w:spacing w:before="77" w:line="276" w:lineRule="auto"/>
        <w:rPr>
          <w:rFonts w:ascii="Cambria" w:hAnsi="Cambria" w:cs="Times New Roman"/>
          <w:sz w:val="22"/>
          <w:szCs w:val="22"/>
        </w:rPr>
      </w:pPr>
      <w:r w:rsidRPr="00895716">
        <w:rPr>
          <w:rFonts w:ascii="Cambria" w:hAnsi="Cambria" w:cs="Times New Roman"/>
          <w:sz w:val="22"/>
          <w:szCs w:val="22"/>
        </w:rPr>
        <w:t>(</w:t>
      </w:r>
      <w:r w:rsidRPr="00895716">
        <w:rPr>
          <w:rFonts w:ascii="Cambria" w:hAnsi="Cambria" w:cs="Times New Roman"/>
          <w:sz w:val="22"/>
          <w:szCs w:val="22"/>
        </w:rPr>
        <w:t>9</w:t>
      </w:r>
      <w:r w:rsidRPr="00895716">
        <w:rPr>
          <w:rFonts w:ascii="Cambria" w:hAnsi="Cambria" w:cs="Times New Roman"/>
          <w:sz w:val="22"/>
          <w:szCs w:val="22"/>
        </w:rPr>
        <w:t xml:space="preserve"> points) Amazon’s warehouse uses both machines and labor to produce packages. </w:t>
      </w:r>
      <w:r w:rsidRPr="00895716">
        <w:rPr>
          <w:rFonts w:ascii="Cambria" w:hAnsi="Cambria" w:cs="Times New Roman"/>
          <w:sz w:val="22"/>
          <w:szCs w:val="22"/>
        </w:rPr>
        <w:br/>
        <w:t xml:space="preserve">Suppose that the price of labor increases due to changes in the minimum wage regulations. Given that Amazon had the optimal (cost-minimizing) combination of labor and machines before the price change, how will Amazon respond following the price change? Why? </w:t>
      </w:r>
    </w:p>
    <w:p w14:paraId="3B800777" w14:textId="59446548" w:rsidR="00F635CA" w:rsidRPr="00895716" w:rsidRDefault="00F635CA" w:rsidP="00895716">
      <w:pPr>
        <w:pStyle w:val="BodyText"/>
        <w:spacing w:before="77" w:line="276" w:lineRule="auto"/>
        <w:ind w:left="872"/>
        <w:rPr>
          <w:rFonts w:ascii="Cambria" w:hAnsi="Cambria" w:cs="Times New Roman"/>
          <w:sz w:val="22"/>
          <w:szCs w:val="22"/>
        </w:rPr>
      </w:pPr>
      <w:r w:rsidRPr="00895716">
        <w:rPr>
          <w:rFonts w:ascii="Cambria" w:hAnsi="Cambria" w:cs="Times New Roman"/>
          <w:color w:val="FF0000"/>
          <w:sz w:val="22"/>
          <w:szCs w:val="22"/>
        </w:rPr>
        <w:t xml:space="preserve">      </w:t>
      </w:r>
      <w:r w:rsidRPr="00895716">
        <w:rPr>
          <w:rFonts w:ascii="Cambria" w:hAnsi="Cambria" w:cs="Times New Roman"/>
          <w:color w:val="FF0000"/>
          <w:sz w:val="22"/>
          <w:szCs w:val="22"/>
        </w:rPr>
        <w:br/>
      </w:r>
      <w:r w:rsidRPr="00895716">
        <w:rPr>
          <w:rFonts w:ascii="Cambria" w:hAnsi="Cambria" w:cs="Times New Roman"/>
          <w:b/>
          <w:bCs/>
          <w:color w:val="FF0000"/>
          <w:sz w:val="22"/>
          <w:szCs w:val="22"/>
        </w:rPr>
        <w:t>Answer</w:t>
      </w:r>
      <w:r w:rsidRPr="00895716">
        <w:rPr>
          <w:rFonts w:ascii="Cambria" w:hAnsi="Cambria" w:cs="Times New Roman"/>
          <w:color w:val="FF0000"/>
          <w:sz w:val="22"/>
          <w:szCs w:val="22"/>
        </w:rPr>
        <w:t xml:space="preserve">: MPIs were the same before. When the price of labor increases, MPI for labor     decreases, and hence Amazon fire workers and buy/rent more machines to equalize the new MPIs. </w:t>
      </w:r>
    </w:p>
    <w:p w14:paraId="39AB3F9D" w14:textId="273B786C" w:rsidR="00F635CA" w:rsidRPr="00895716" w:rsidRDefault="00F635CA" w:rsidP="00895716">
      <w:pPr>
        <w:pStyle w:val="BodyText"/>
        <w:spacing w:before="77" w:line="276" w:lineRule="auto"/>
        <w:rPr>
          <w:rFonts w:ascii="Cambria" w:hAnsi="Cambria" w:cs="Times New Roman"/>
          <w:sz w:val="22"/>
          <w:szCs w:val="22"/>
        </w:rPr>
      </w:pPr>
    </w:p>
    <w:p w14:paraId="79B44CA3" w14:textId="2516F161" w:rsidR="00F635CA" w:rsidRPr="00895716" w:rsidRDefault="00F635CA" w:rsidP="00895716">
      <w:pPr>
        <w:pStyle w:val="Default"/>
        <w:numPr>
          <w:ilvl w:val="0"/>
          <w:numId w:val="36"/>
        </w:numPr>
        <w:spacing w:line="276" w:lineRule="auto"/>
        <w:rPr>
          <w:rFonts w:ascii="Cambria" w:hAnsi="Cambria" w:cs="Times New Roman"/>
          <w:sz w:val="22"/>
          <w:szCs w:val="22"/>
        </w:rPr>
      </w:pPr>
      <w:r w:rsidRPr="00895716">
        <w:rPr>
          <w:rFonts w:ascii="Cambria" w:hAnsi="Cambria" w:cs="Times New Roman"/>
          <w:sz w:val="22"/>
          <w:szCs w:val="22"/>
        </w:rPr>
        <w:t>(</w:t>
      </w:r>
      <w:r w:rsidRPr="00895716">
        <w:rPr>
          <w:rFonts w:ascii="Cambria" w:hAnsi="Cambria" w:cs="Times New Roman"/>
          <w:sz w:val="22"/>
          <w:szCs w:val="22"/>
        </w:rPr>
        <w:t>9</w:t>
      </w:r>
      <w:r w:rsidRPr="00895716">
        <w:rPr>
          <w:rFonts w:ascii="Cambria" w:hAnsi="Cambria" w:cs="Times New Roman"/>
          <w:sz w:val="22"/>
          <w:szCs w:val="22"/>
        </w:rPr>
        <w:t xml:space="preserve"> points) Charley’s place in Evans Hall used to charge $8 per meal pre-pandemic. It now charges $12 per meal. They have found a 10% decrease in sales. What is the demand elasticity at the price of $8 (approximately)? Was it pricing optimally before?   </w:t>
      </w:r>
    </w:p>
    <w:p w14:paraId="14ED0AEB" w14:textId="77777777" w:rsidR="00F635CA" w:rsidRPr="00895716" w:rsidRDefault="00F635CA" w:rsidP="00895716">
      <w:pPr>
        <w:pStyle w:val="Default"/>
        <w:spacing w:line="276" w:lineRule="auto"/>
        <w:rPr>
          <w:rFonts w:ascii="Cambria" w:hAnsi="Cambria" w:cs="Times New Roman"/>
          <w:sz w:val="22"/>
          <w:szCs w:val="22"/>
        </w:rPr>
      </w:pPr>
    </w:p>
    <w:p w14:paraId="64C89D08" w14:textId="77777777" w:rsidR="00F635CA" w:rsidRPr="00895716" w:rsidRDefault="00F635CA" w:rsidP="00895716">
      <w:pPr>
        <w:pStyle w:val="Default"/>
        <w:spacing w:line="276" w:lineRule="auto"/>
        <w:ind w:left="872"/>
        <w:rPr>
          <w:rFonts w:ascii="Cambria" w:hAnsi="Cambria" w:cs="Times New Roman"/>
          <w:color w:val="FF0000"/>
          <w:sz w:val="22"/>
          <w:szCs w:val="22"/>
        </w:rPr>
      </w:pPr>
      <w:r w:rsidRPr="00895716">
        <w:rPr>
          <w:rFonts w:ascii="Cambria" w:hAnsi="Cambria" w:cs="Times New Roman"/>
          <w:b/>
          <w:bCs/>
          <w:color w:val="FF0000"/>
          <w:sz w:val="22"/>
          <w:szCs w:val="22"/>
        </w:rPr>
        <w:t>Answer</w:t>
      </w:r>
      <w:r w:rsidRPr="00895716">
        <w:rPr>
          <w:rFonts w:ascii="Cambria" w:hAnsi="Cambria" w:cs="Times New Roman"/>
          <w:color w:val="FF0000"/>
          <w:sz w:val="22"/>
          <w:szCs w:val="22"/>
        </w:rPr>
        <w:t xml:space="preserve">: Price changed by 50%, quantity by 10%. Elasticity is approximately 1/5=20%. Inelastic at $8, so not optimal. </w:t>
      </w:r>
    </w:p>
    <w:p w14:paraId="565DDDCD" w14:textId="77777777" w:rsidR="00212850" w:rsidRPr="00895716" w:rsidRDefault="00212850" w:rsidP="00895716">
      <w:pPr>
        <w:pStyle w:val="Default"/>
        <w:spacing w:line="276" w:lineRule="auto"/>
        <w:rPr>
          <w:rFonts w:ascii="Cambria" w:hAnsi="Cambria" w:cs="Times New Roman"/>
          <w:sz w:val="22"/>
          <w:szCs w:val="22"/>
        </w:rPr>
      </w:pPr>
    </w:p>
    <w:p w14:paraId="0796AAF8" w14:textId="07F0BAB4" w:rsidR="00212850" w:rsidRPr="00895716" w:rsidRDefault="00F635CA" w:rsidP="00895716">
      <w:pPr>
        <w:pStyle w:val="Default"/>
        <w:numPr>
          <w:ilvl w:val="0"/>
          <w:numId w:val="36"/>
        </w:numPr>
        <w:spacing w:line="276" w:lineRule="auto"/>
        <w:rPr>
          <w:rFonts w:ascii="Cambria" w:hAnsi="Cambria" w:cs="Times New Roman"/>
          <w:sz w:val="22"/>
          <w:szCs w:val="22"/>
        </w:rPr>
      </w:pPr>
      <w:r w:rsidRPr="00895716">
        <w:rPr>
          <w:rFonts w:ascii="Cambria" w:eastAsia="Times New Roman" w:hAnsi="Cambria" w:cs="Times New Roman"/>
        </w:rPr>
        <w:t>(9</w:t>
      </w:r>
      <w:r w:rsidR="00212850" w:rsidRPr="00895716">
        <w:rPr>
          <w:rFonts w:ascii="Cambria" w:eastAsia="Times New Roman" w:hAnsi="Cambria" w:cs="Times New Roman"/>
        </w:rPr>
        <w:t xml:space="preserve"> points</w:t>
      </w:r>
      <w:r w:rsidRPr="00895716">
        <w:rPr>
          <w:rFonts w:ascii="Cambria" w:eastAsia="Times New Roman" w:hAnsi="Cambria" w:cs="Times New Roman"/>
        </w:rPr>
        <w:t>)</w:t>
      </w:r>
      <w:r w:rsidR="00212850" w:rsidRPr="00895716">
        <w:rPr>
          <w:rFonts w:ascii="Cambria" w:eastAsia="Times New Roman" w:hAnsi="Cambria" w:cs="Times New Roman"/>
        </w:rPr>
        <w:t xml:space="preserve"> A </w:t>
      </w:r>
      <w:r w:rsidR="00212850" w:rsidRPr="00895716">
        <w:rPr>
          <w:rFonts w:ascii="Cambria" w:eastAsia="Times New Roman" w:hAnsi="Cambria" w:cs="Times New Roman"/>
        </w:rPr>
        <w:t>friend claims</w:t>
      </w:r>
      <w:r w:rsidR="00212850" w:rsidRPr="00895716">
        <w:rPr>
          <w:rFonts w:ascii="Cambria" w:eastAsia="Times New Roman" w:hAnsi="Cambria" w:cs="Times New Roman"/>
        </w:rPr>
        <w:t xml:space="preserve"> that while it is true that an import tariff is likely to increase prices to consumers, since the government collects that tariff revenue, the country is not any worse off. Do you agree or not, and why? </w:t>
      </w:r>
    </w:p>
    <w:p w14:paraId="3A29AEB5" w14:textId="77777777" w:rsidR="00212850" w:rsidRPr="00895716" w:rsidRDefault="00212850" w:rsidP="00895716">
      <w:pPr>
        <w:pStyle w:val="ListParagraph"/>
        <w:rPr>
          <w:rFonts w:ascii="Cambria" w:eastAsia="MS Mincho" w:hAnsi="Cambria" w:cs="Times New Roman"/>
          <w:color w:val="000000"/>
        </w:rPr>
      </w:pPr>
    </w:p>
    <w:p w14:paraId="6C201B96" w14:textId="21707F37" w:rsidR="00AC2AD0" w:rsidRPr="00895716" w:rsidRDefault="00F635CA" w:rsidP="00895716">
      <w:pPr>
        <w:pStyle w:val="ListParagraph"/>
        <w:ind w:left="900"/>
        <w:rPr>
          <w:rFonts w:ascii="Cambria" w:hAnsi="Cambria" w:cs="Times New Roman"/>
          <w:color w:val="FF0000"/>
        </w:rPr>
      </w:pPr>
      <w:r w:rsidRPr="00895716">
        <w:rPr>
          <w:rFonts w:ascii="Cambria" w:hAnsi="Cambria" w:cs="Times New Roman"/>
          <w:b/>
          <w:bCs/>
          <w:color w:val="FF0000"/>
        </w:rPr>
        <w:t xml:space="preserve">Answer: </w:t>
      </w:r>
      <w:r w:rsidR="00212850" w:rsidRPr="00895716">
        <w:rPr>
          <w:rFonts w:ascii="Cambria" w:hAnsi="Cambria" w:cs="Times New Roman"/>
          <w:color w:val="FF0000"/>
        </w:rPr>
        <w:t>The tariff introduces deadweight loss; the government revenue is less than the surplus destroyed. Therefore, no, the country is indeed worse off. If they mention DWL, full credit</w:t>
      </w:r>
      <w:r w:rsidR="00AC2AD0" w:rsidRPr="00895716">
        <w:rPr>
          <w:rFonts w:ascii="Cambria" w:hAnsi="Cambria" w:cs="Times New Roman"/>
          <w:color w:val="FF0000"/>
        </w:rPr>
        <w:t>.</w:t>
      </w:r>
    </w:p>
    <w:p w14:paraId="7DA6364A" w14:textId="6729B70B" w:rsidR="00212850" w:rsidRPr="00895716" w:rsidRDefault="00212850" w:rsidP="00895716">
      <w:pPr>
        <w:pStyle w:val="ListParagraph"/>
        <w:rPr>
          <w:rFonts w:ascii="Cambria" w:hAnsi="Cambria" w:cs="Times New Roman"/>
          <w:color w:val="FF0000"/>
        </w:rPr>
      </w:pPr>
      <w:r w:rsidRPr="00895716">
        <w:rPr>
          <w:rFonts w:ascii="Cambria" w:hAnsi="Cambria" w:cs="Times New Roman"/>
          <w:color w:val="FF0000"/>
        </w:rPr>
        <w:t xml:space="preserve">. </w:t>
      </w:r>
    </w:p>
    <w:p w14:paraId="1BB89A4F" w14:textId="26F95B25" w:rsidR="00A62BFD" w:rsidRPr="00895716" w:rsidRDefault="00F635CA" w:rsidP="00895716">
      <w:pPr>
        <w:pStyle w:val="Default"/>
        <w:numPr>
          <w:ilvl w:val="0"/>
          <w:numId w:val="36"/>
        </w:numPr>
        <w:spacing w:line="276" w:lineRule="auto"/>
        <w:rPr>
          <w:rFonts w:ascii="Cambria" w:hAnsi="Cambria" w:cs="Times New Roman"/>
          <w:sz w:val="22"/>
          <w:szCs w:val="22"/>
        </w:rPr>
      </w:pPr>
      <w:r w:rsidRPr="00895716">
        <w:rPr>
          <w:rFonts w:ascii="Cambria" w:eastAsia="Times New Roman" w:hAnsi="Cambria" w:cs="Times New Roman"/>
        </w:rPr>
        <w:t xml:space="preserve">(9 points) </w:t>
      </w:r>
      <w:r w:rsidR="00A62BFD" w:rsidRPr="00895716">
        <w:rPr>
          <w:rFonts w:ascii="Cambria" w:hAnsi="Cambria" w:cs="Times New Roman"/>
          <w:sz w:val="22"/>
          <w:szCs w:val="22"/>
        </w:rPr>
        <w:t xml:space="preserve">Suppose that, after having done some marker researchers, </w:t>
      </w:r>
      <w:r w:rsidR="00A62BFD" w:rsidRPr="00895716">
        <w:rPr>
          <w:rFonts w:ascii="Cambria" w:hAnsi="Cambria" w:cs="Times New Roman"/>
          <w:sz w:val="22"/>
          <w:szCs w:val="22"/>
        </w:rPr>
        <w:t xml:space="preserve">Tesla </w:t>
      </w:r>
      <w:r w:rsidR="00A62BFD" w:rsidRPr="00895716">
        <w:rPr>
          <w:rFonts w:ascii="Cambria" w:hAnsi="Cambria" w:cs="Times New Roman"/>
          <w:sz w:val="22"/>
          <w:szCs w:val="22"/>
        </w:rPr>
        <w:t xml:space="preserve">has </w:t>
      </w:r>
      <w:r w:rsidR="00A62BFD" w:rsidRPr="00895716">
        <w:rPr>
          <w:rFonts w:ascii="Cambria" w:hAnsi="Cambria" w:cs="Times New Roman"/>
          <w:sz w:val="22"/>
          <w:szCs w:val="22"/>
        </w:rPr>
        <w:t>identified two segments of car buyers</w:t>
      </w:r>
      <w:r w:rsidR="00A62BFD" w:rsidRPr="00895716">
        <w:rPr>
          <w:rFonts w:ascii="Cambria" w:hAnsi="Cambria" w:cs="Times New Roman"/>
          <w:sz w:val="22"/>
          <w:szCs w:val="22"/>
        </w:rPr>
        <w:t>, with different willingness to pay</w:t>
      </w:r>
      <w:r w:rsidR="00A62BFD" w:rsidRPr="00895716">
        <w:rPr>
          <w:rFonts w:ascii="Cambria" w:hAnsi="Cambria" w:cs="Times New Roman"/>
          <w:sz w:val="22"/>
          <w:szCs w:val="22"/>
        </w:rPr>
        <w:t xml:space="preserve">: Luxury buyers, who have high reservation prices for a Tesla, and Eco buyers, who </w:t>
      </w:r>
      <w:r w:rsidR="00A62BFD" w:rsidRPr="00895716">
        <w:rPr>
          <w:rFonts w:ascii="Cambria" w:hAnsi="Cambria" w:cs="Times New Roman"/>
          <w:sz w:val="22"/>
          <w:szCs w:val="22"/>
        </w:rPr>
        <w:t xml:space="preserve">have lower reservation prices. Tesla wishes to price discriminate among them but cannot distinguish between Luxury </w:t>
      </w:r>
      <w:r w:rsidR="00A62BFD" w:rsidRPr="00895716">
        <w:rPr>
          <w:rFonts w:ascii="Cambria" w:hAnsi="Cambria" w:cs="Times New Roman"/>
          <w:sz w:val="22"/>
          <w:szCs w:val="22"/>
        </w:rPr>
        <w:lastRenderedPageBreak/>
        <w:t>and Eco buyers</w:t>
      </w:r>
      <w:r w:rsidR="00FF7682" w:rsidRPr="00895716">
        <w:rPr>
          <w:rFonts w:ascii="Cambria" w:hAnsi="Cambria" w:cs="Times New Roman"/>
          <w:sz w:val="22"/>
          <w:szCs w:val="22"/>
        </w:rPr>
        <w:t xml:space="preserve">, so it is considering setting up a self-selecting pricing scheme to extract as much surplus as possible from its consumers. With such a pricing scheme, will Tesla be able to extract all possible surplus from its </w:t>
      </w:r>
      <w:proofErr w:type="gramStart"/>
      <w:r w:rsidR="00FF7682" w:rsidRPr="00895716">
        <w:rPr>
          <w:rFonts w:ascii="Cambria" w:hAnsi="Cambria" w:cs="Times New Roman"/>
          <w:sz w:val="22"/>
          <w:szCs w:val="22"/>
        </w:rPr>
        <w:t>Luxury</w:t>
      </w:r>
      <w:proofErr w:type="gramEnd"/>
      <w:r w:rsidR="00FF7682" w:rsidRPr="00895716">
        <w:rPr>
          <w:rFonts w:ascii="Cambria" w:hAnsi="Cambria" w:cs="Times New Roman"/>
          <w:sz w:val="22"/>
          <w:szCs w:val="22"/>
        </w:rPr>
        <w:t xml:space="preserve"> customers? What about from its Eco customers? Explain.</w:t>
      </w:r>
    </w:p>
    <w:p w14:paraId="086F5E87" w14:textId="77777777" w:rsidR="00FF7682" w:rsidRPr="00895716" w:rsidRDefault="00FF7682" w:rsidP="00895716">
      <w:pPr>
        <w:pStyle w:val="Default"/>
        <w:spacing w:line="276" w:lineRule="auto"/>
        <w:ind w:left="872"/>
        <w:rPr>
          <w:rFonts w:ascii="Cambria" w:hAnsi="Cambria" w:cs="Times New Roman"/>
          <w:color w:val="FF0000"/>
        </w:rPr>
      </w:pPr>
    </w:p>
    <w:p w14:paraId="007B7797" w14:textId="277685E9" w:rsidR="00FF7682" w:rsidRPr="00895716" w:rsidRDefault="00F635CA" w:rsidP="00895716">
      <w:pPr>
        <w:pStyle w:val="Default"/>
        <w:spacing w:line="276" w:lineRule="auto"/>
        <w:ind w:left="872"/>
        <w:rPr>
          <w:rFonts w:ascii="Cambria" w:hAnsi="Cambria" w:cs="Times New Roman"/>
          <w:sz w:val="22"/>
          <w:szCs w:val="22"/>
        </w:rPr>
      </w:pPr>
      <w:r w:rsidRPr="00895716">
        <w:rPr>
          <w:rFonts w:ascii="Cambria" w:hAnsi="Cambria" w:cs="Times New Roman"/>
          <w:b/>
          <w:bCs/>
          <w:color w:val="FF0000"/>
        </w:rPr>
        <w:t xml:space="preserve">Answer: </w:t>
      </w:r>
      <w:r w:rsidR="00FF7682" w:rsidRPr="00895716">
        <w:rPr>
          <w:rFonts w:ascii="Cambria" w:hAnsi="Cambria" w:cs="Times New Roman"/>
          <w:color w:val="FF0000"/>
        </w:rPr>
        <w:t xml:space="preserve">With self-selecting price discrimination, we </w:t>
      </w:r>
      <w:proofErr w:type="gramStart"/>
      <w:r w:rsidR="00FF7682" w:rsidRPr="00895716">
        <w:rPr>
          <w:rFonts w:ascii="Cambria" w:hAnsi="Cambria" w:cs="Times New Roman"/>
          <w:color w:val="FF0000"/>
        </w:rPr>
        <w:t>are able to</w:t>
      </w:r>
      <w:proofErr w:type="gramEnd"/>
      <w:r w:rsidR="00FF7682" w:rsidRPr="00895716">
        <w:rPr>
          <w:rFonts w:ascii="Cambria" w:hAnsi="Cambria" w:cs="Times New Roman"/>
          <w:color w:val="FF0000"/>
        </w:rPr>
        <w:t xml:space="preserve"> extract all the surplus from the low-valuation type consumers (thanks to the “willing to buy” constraint), but we have to leave some surplus to the high-valuation consumers (due to the “buy the right one” constraint). For this reason, Tesla will extract all surplus from the Eco buyers but only some surplus from the Luxury buyers.</w:t>
      </w:r>
    </w:p>
    <w:p w14:paraId="0B877325" w14:textId="77777777" w:rsidR="00FF7682" w:rsidRPr="00895716" w:rsidRDefault="00FF7682" w:rsidP="00895716">
      <w:pPr>
        <w:pStyle w:val="Default"/>
        <w:spacing w:line="276" w:lineRule="auto"/>
        <w:ind w:left="872"/>
        <w:rPr>
          <w:rFonts w:ascii="Cambria" w:hAnsi="Cambria" w:cs="Times New Roman"/>
          <w:sz w:val="22"/>
          <w:szCs w:val="22"/>
        </w:rPr>
      </w:pPr>
    </w:p>
    <w:p w14:paraId="1C338585" w14:textId="77777777" w:rsidR="00A62BFD" w:rsidRPr="00895716" w:rsidRDefault="00A62BFD" w:rsidP="00895716">
      <w:pPr>
        <w:pStyle w:val="Default"/>
        <w:spacing w:line="276" w:lineRule="auto"/>
        <w:ind w:left="872"/>
        <w:rPr>
          <w:rFonts w:ascii="Cambria" w:hAnsi="Cambria" w:cs="Times New Roman"/>
          <w:sz w:val="22"/>
          <w:szCs w:val="22"/>
        </w:rPr>
      </w:pPr>
    </w:p>
    <w:p w14:paraId="325D8A01" w14:textId="472A6D9D" w:rsidR="0021260F" w:rsidRPr="00895716" w:rsidRDefault="00F635CA" w:rsidP="00895716">
      <w:pPr>
        <w:pStyle w:val="Default"/>
        <w:numPr>
          <w:ilvl w:val="0"/>
          <w:numId w:val="36"/>
        </w:numPr>
        <w:spacing w:line="276" w:lineRule="auto"/>
        <w:rPr>
          <w:rFonts w:ascii="Cambria" w:hAnsi="Cambria" w:cs="Times New Roman"/>
          <w:sz w:val="22"/>
          <w:szCs w:val="22"/>
        </w:rPr>
      </w:pPr>
      <w:r w:rsidRPr="00895716">
        <w:rPr>
          <w:rFonts w:ascii="Cambria" w:eastAsia="Times New Roman" w:hAnsi="Cambria" w:cs="Times New Roman"/>
        </w:rPr>
        <w:t xml:space="preserve">(9 points) </w:t>
      </w:r>
      <w:r w:rsidR="00F86D8C" w:rsidRPr="00895716">
        <w:rPr>
          <w:rFonts w:ascii="Cambria" w:hAnsi="Cambria" w:cs="Times New Roman"/>
          <w:sz w:val="22"/>
          <w:szCs w:val="22"/>
        </w:rPr>
        <w:t xml:space="preserve">You are in the process of opening a new golf course in New Haven and you </w:t>
      </w:r>
      <w:proofErr w:type="gramStart"/>
      <w:r w:rsidR="00F86D8C" w:rsidRPr="00895716">
        <w:rPr>
          <w:rFonts w:ascii="Cambria" w:hAnsi="Cambria" w:cs="Times New Roman"/>
          <w:sz w:val="22"/>
          <w:szCs w:val="22"/>
        </w:rPr>
        <w:t>have to</w:t>
      </w:r>
      <w:proofErr w:type="gramEnd"/>
      <w:r w:rsidR="00F86D8C" w:rsidRPr="00895716">
        <w:rPr>
          <w:rFonts w:ascii="Cambria" w:hAnsi="Cambria" w:cs="Times New Roman"/>
          <w:sz w:val="22"/>
          <w:szCs w:val="22"/>
        </w:rPr>
        <w:t xml:space="preserve"> set up prices. You are considering charging your customers a membership fee. The marginal cost of each additional entry to the golf course is greater than zero. Is a membership fee the best pricing scheme in this case? If yes, explain why. If not, please provide an alternative.</w:t>
      </w:r>
    </w:p>
    <w:p w14:paraId="479544FF" w14:textId="77777777" w:rsidR="00981D25" w:rsidRPr="00895716" w:rsidRDefault="00981D25" w:rsidP="00895716">
      <w:pPr>
        <w:pStyle w:val="Default"/>
        <w:spacing w:line="276" w:lineRule="auto"/>
        <w:rPr>
          <w:rFonts w:ascii="Cambria" w:hAnsi="Cambria" w:cs="Times New Roman"/>
          <w:sz w:val="22"/>
          <w:szCs w:val="22"/>
        </w:rPr>
      </w:pPr>
    </w:p>
    <w:p w14:paraId="4BA47594" w14:textId="08FBFC63" w:rsidR="00F86D8C" w:rsidRPr="00895716" w:rsidRDefault="00F635CA" w:rsidP="00895716">
      <w:pPr>
        <w:pStyle w:val="ListParagraph"/>
        <w:ind w:left="872"/>
        <w:rPr>
          <w:rFonts w:ascii="Cambria" w:hAnsi="Cambria" w:cs="Times New Roman"/>
          <w:color w:val="FF0000"/>
        </w:rPr>
      </w:pPr>
      <w:r w:rsidRPr="00895716">
        <w:rPr>
          <w:rFonts w:ascii="Cambria" w:hAnsi="Cambria" w:cs="Times New Roman"/>
          <w:b/>
          <w:bCs/>
          <w:color w:val="FF0000"/>
        </w:rPr>
        <w:t xml:space="preserve">Answer: </w:t>
      </w:r>
      <w:r w:rsidR="00F86D8C" w:rsidRPr="00895716">
        <w:rPr>
          <w:rFonts w:ascii="Cambria" w:hAnsi="Cambria" w:cs="Times New Roman"/>
          <w:color w:val="FF0000"/>
        </w:rPr>
        <w:t xml:space="preserve">A membership fee will make </w:t>
      </w:r>
      <w:r w:rsidR="00A62BFD" w:rsidRPr="00895716">
        <w:rPr>
          <w:rFonts w:ascii="Cambria" w:hAnsi="Cambria" w:cs="Times New Roman"/>
          <w:color w:val="FF0000"/>
        </w:rPr>
        <w:t>you</w:t>
      </w:r>
      <w:r w:rsidR="00F86D8C" w:rsidRPr="00895716">
        <w:rPr>
          <w:rFonts w:ascii="Cambria" w:hAnsi="Cambria" w:cs="Times New Roman"/>
          <w:color w:val="FF0000"/>
        </w:rPr>
        <w:t xml:space="preserve"> lose money on some units if MC=0. </w:t>
      </w:r>
      <w:proofErr w:type="gramStart"/>
      <w:r w:rsidR="00F86D8C" w:rsidRPr="00895716">
        <w:rPr>
          <w:rFonts w:ascii="Cambria" w:hAnsi="Cambria" w:cs="Times New Roman"/>
          <w:color w:val="FF0000"/>
        </w:rPr>
        <w:t>An</w:t>
      </w:r>
      <w:proofErr w:type="gramEnd"/>
      <w:r w:rsidR="00F86D8C" w:rsidRPr="00895716">
        <w:rPr>
          <w:rFonts w:ascii="Cambria" w:hAnsi="Cambria" w:cs="Times New Roman"/>
          <w:color w:val="FF0000"/>
        </w:rPr>
        <w:t xml:space="preserve"> better idea in this context is to use a two-part tariff: membership + usage fee.</w:t>
      </w:r>
    </w:p>
    <w:p w14:paraId="0CAEDD5B" w14:textId="41BBEB57" w:rsidR="00F86D8C" w:rsidRPr="00895716" w:rsidRDefault="00F635CA" w:rsidP="00895716">
      <w:pPr>
        <w:pStyle w:val="Default"/>
        <w:numPr>
          <w:ilvl w:val="0"/>
          <w:numId w:val="36"/>
        </w:numPr>
        <w:spacing w:line="276" w:lineRule="auto"/>
        <w:rPr>
          <w:rFonts w:ascii="Cambria" w:hAnsi="Cambria" w:cs="Times New Roman"/>
          <w:sz w:val="22"/>
          <w:szCs w:val="22"/>
        </w:rPr>
      </w:pPr>
      <w:r w:rsidRPr="00895716">
        <w:rPr>
          <w:rFonts w:ascii="Cambria" w:eastAsia="Times New Roman" w:hAnsi="Cambria" w:cs="Times New Roman"/>
        </w:rPr>
        <w:t xml:space="preserve">(9 points) </w:t>
      </w:r>
      <w:r w:rsidR="00F86D8C" w:rsidRPr="00895716">
        <w:rPr>
          <w:rFonts w:ascii="Cambria" w:hAnsi="Cambria" w:cs="Times New Roman"/>
          <w:sz w:val="22"/>
          <w:szCs w:val="22"/>
        </w:rPr>
        <w:t xml:space="preserve">Does the introduction of a mandate in health insurance markets make everyone better off? Does it make the market efficient? </w:t>
      </w:r>
      <w:proofErr w:type="gramStart"/>
      <w:r w:rsidR="00F86D8C" w:rsidRPr="00895716">
        <w:rPr>
          <w:rFonts w:ascii="Cambria" w:hAnsi="Cambria" w:cs="Times New Roman"/>
          <w:sz w:val="22"/>
          <w:szCs w:val="22"/>
        </w:rPr>
        <w:t>Please</w:t>
      </w:r>
      <w:proofErr w:type="gramEnd"/>
      <w:r w:rsidR="00F86D8C" w:rsidRPr="00895716">
        <w:rPr>
          <w:rFonts w:ascii="Cambria" w:hAnsi="Cambria" w:cs="Times New Roman"/>
          <w:sz w:val="22"/>
          <w:szCs w:val="22"/>
        </w:rPr>
        <w:t xml:space="preserve"> briefly argument your answer.</w:t>
      </w:r>
    </w:p>
    <w:p w14:paraId="2B6E998B" w14:textId="77777777" w:rsidR="00F86D8C" w:rsidRPr="00895716" w:rsidRDefault="00F86D8C" w:rsidP="00895716">
      <w:pPr>
        <w:pStyle w:val="ListParagraph"/>
        <w:ind w:left="872"/>
        <w:rPr>
          <w:rFonts w:ascii="Cambria" w:hAnsi="Cambria" w:cs="Times New Roman"/>
          <w:color w:val="FF0000"/>
        </w:rPr>
      </w:pPr>
    </w:p>
    <w:p w14:paraId="4D0526C9" w14:textId="460E130B" w:rsidR="00F86D8C" w:rsidRPr="00895716" w:rsidRDefault="00F635CA" w:rsidP="00895716">
      <w:pPr>
        <w:pStyle w:val="ListParagraph"/>
        <w:ind w:left="872"/>
        <w:rPr>
          <w:rFonts w:ascii="Cambria" w:hAnsi="Cambria" w:cs="Times New Roman"/>
          <w:color w:val="FF0000"/>
        </w:rPr>
      </w:pPr>
      <w:r w:rsidRPr="00895716">
        <w:rPr>
          <w:rFonts w:ascii="Cambria" w:hAnsi="Cambria" w:cs="Times New Roman"/>
          <w:b/>
          <w:bCs/>
          <w:color w:val="FF0000"/>
        </w:rPr>
        <w:t xml:space="preserve">Answer: </w:t>
      </w:r>
      <w:r w:rsidR="00F86D8C" w:rsidRPr="00895716">
        <w:rPr>
          <w:rFonts w:ascii="Cambria" w:hAnsi="Cambria" w:cs="Times New Roman"/>
          <w:color w:val="FF0000"/>
        </w:rPr>
        <w:t>A health insurance market does NOT make everyone better off; there are winners and losers. The losers will be consumers with very low risk/expected costs/willingness to pay for HI, who will be forced to buy HI at a price higher than their willingness to pay. If consumers are risk averse (which implies that their WTP &gt;= cost of insurance to the company) then the mandate does make the market efficient: it ensures all the possible surplus is realized by forcing everyone to buy.</w:t>
      </w:r>
    </w:p>
    <w:p w14:paraId="762F8FD8" w14:textId="77777777" w:rsidR="00F86D8C" w:rsidRPr="00895716" w:rsidRDefault="00F86D8C" w:rsidP="00895716">
      <w:pPr>
        <w:pStyle w:val="Default"/>
        <w:numPr>
          <w:ilvl w:val="0"/>
          <w:numId w:val="36"/>
        </w:numPr>
        <w:spacing w:line="276" w:lineRule="auto"/>
        <w:rPr>
          <w:rFonts w:ascii="Cambria" w:hAnsi="Cambria" w:cs="Times New Roman"/>
          <w:sz w:val="22"/>
          <w:szCs w:val="22"/>
        </w:rPr>
      </w:pPr>
      <w:r w:rsidRPr="00895716">
        <w:rPr>
          <w:rFonts w:ascii="Cambria" w:hAnsi="Cambria" w:cs="Times New Roman"/>
          <w:sz w:val="22"/>
          <w:szCs w:val="22"/>
        </w:rPr>
        <w:t>A local store selling handmade sweaters is currently paying its salespeople a fixed hourly wage, but sales are dwindling. The owners are brainstorming strategies to increase sales. Among others, they are discussing changing salespeople’s compensation to a package that includes an hourly wage and a sale-contingent bonus. Is it worth it for the store to adopt this compensation scheme? What does your answer depend on?</w:t>
      </w:r>
    </w:p>
    <w:p w14:paraId="19AE49A8" w14:textId="77777777" w:rsidR="00F86D8C" w:rsidRPr="00895716" w:rsidRDefault="00F86D8C" w:rsidP="00895716">
      <w:pPr>
        <w:pStyle w:val="ListParagraph"/>
        <w:ind w:left="872"/>
        <w:rPr>
          <w:rFonts w:ascii="Cambria" w:hAnsi="Cambria" w:cs="Times New Roman"/>
          <w:color w:val="FF0000"/>
        </w:rPr>
      </w:pPr>
    </w:p>
    <w:p w14:paraId="4E4C72FE" w14:textId="24FD65DD" w:rsidR="00F86D8C" w:rsidRPr="00895716" w:rsidRDefault="00F635CA" w:rsidP="00895716">
      <w:pPr>
        <w:pStyle w:val="ListParagraph"/>
        <w:ind w:left="872"/>
        <w:rPr>
          <w:rFonts w:ascii="Cambria" w:hAnsi="Cambria" w:cs="Times New Roman"/>
          <w:color w:val="FF0000"/>
        </w:rPr>
      </w:pPr>
      <w:r w:rsidRPr="00895716">
        <w:rPr>
          <w:rFonts w:ascii="Cambria" w:hAnsi="Cambria" w:cs="Times New Roman"/>
          <w:b/>
          <w:bCs/>
          <w:color w:val="FF0000"/>
        </w:rPr>
        <w:t xml:space="preserve">Answer: </w:t>
      </w:r>
      <w:r w:rsidR="00F86D8C" w:rsidRPr="00895716">
        <w:rPr>
          <w:rFonts w:ascii="Cambria" w:hAnsi="Cambria" w:cs="Times New Roman"/>
          <w:color w:val="FF0000"/>
        </w:rPr>
        <w:t xml:space="preserve">It is not necessarily better to adopt the </w:t>
      </w:r>
      <w:proofErr w:type="spellStart"/>
      <w:r w:rsidR="00F86D8C" w:rsidRPr="00895716">
        <w:rPr>
          <w:rFonts w:ascii="Cambria" w:hAnsi="Cambria" w:cs="Times New Roman"/>
          <w:color w:val="FF0000"/>
        </w:rPr>
        <w:t>wage+bonus</w:t>
      </w:r>
      <w:proofErr w:type="spellEnd"/>
      <w:r w:rsidR="00F86D8C" w:rsidRPr="00895716">
        <w:rPr>
          <w:rFonts w:ascii="Cambria" w:hAnsi="Cambria" w:cs="Times New Roman"/>
          <w:color w:val="FF0000"/>
        </w:rPr>
        <w:t xml:space="preserve"> compensation scheme. The answer depends on w* and b* in equilibrium and on the profit margin the company makes on the sale of each sweater. In turn, w* and b* depend on the probability that a sale is made given a certain effort level and on workers’ risk preferences. Give full credit if they </w:t>
      </w:r>
      <w:r w:rsidR="00F86D8C" w:rsidRPr="00895716">
        <w:rPr>
          <w:rFonts w:ascii="Cambria" w:hAnsi="Cambria" w:cs="Times New Roman"/>
          <w:color w:val="FF0000"/>
        </w:rPr>
        <w:lastRenderedPageBreak/>
        <w:t>mention profit/sale margin, w* and b*, and risk effort. Give partial credit if they only mention profit/sale.</w:t>
      </w:r>
    </w:p>
    <w:p w14:paraId="050FA3BD" w14:textId="34DF8914" w:rsidR="00F0623F" w:rsidRPr="00895716" w:rsidRDefault="00981D25" w:rsidP="00895716">
      <w:pPr>
        <w:pStyle w:val="BodyText"/>
        <w:spacing w:before="77" w:line="276" w:lineRule="auto"/>
        <w:ind w:left="0"/>
        <w:rPr>
          <w:rFonts w:ascii="Cambria" w:hAnsi="Cambria" w:cs="Times New Roman"/>
          <w:sz w:val="22"/>
          <w:szCs w:val="22"/>
        </w:rPr>
      </w:pPr>
      <w:r w:rsidRPr="00895716">
        <w:rPr>
          <w:rFonts w:ascii="Cambria" w:hAnsi="Cambria" w:cs="Times New Roman"/>
          <w:b/>
          <w:bCs/>
          <w:color w:val="FF0000"/>
          <w:sz w:val="22"/>
          <w:szCs w:val="22"/>
        </w:rPr>
        <w:br/>
      </w:r>
    </w:p>
    <w:p w14:paraId="5065249F" w14:textId="77777777" w:rsidR="00F0360A" w:rsidRPr="00895716" w:rsidRDefault="00F0360A" w:rsidP="00895716">
      <w:pPr>
        <w:spacing w:after="160"/>
        <w:rPr>
          <w:rFonts w:ascii="Cambria" w:eastAsiaTheme="minorEastAsia" w:hAnsi="Cambria" w:cs="Times New Roman"/>
          <w:b/>
          <w:bCs/>
          <w:color w:val="000000"/>
          <w:lang w:eastAsia="zh-CN"/>
        </w:rPr>
      </w:pPr>
      <w:r w:rsidRPr="00895716">
        <w:rPr>
          <w:rFonts w:ascii="Cambria" w:hAnsi="Cambria" w:cs="Times New Roman"/>
          <w:b/>
          <w:bCs/>
        </w:rPr>
        <w:br w:type="page"/>
      </w:r>
    </w:p>
    <w:p w14:paraId="17543FB8" w14:textId="4336DC0A" w:rsidR="00FE01E6" w:rsidRPr="00895716" w:rsidRDefault="00E44894" w:rsidP="00895716">
      <w:pPr>
        <w:pStyle w:val="Default"/>
        <w:spacing w:line="276" w:lineRule="auto"/>
        <w:rPr>
          <w:rFonts w:ascii="Cambria" w:hAnsi="Cambria" w:cs="Times New Roman"/>
          <w:b/>
          <w:bCs/>
          <w:sz w:val="22"/>
          <w:szCs w:val="22"/>
        </w:rPr>
      </w:pPr>
      <w:r w:rsidRPr="00895716">
        <w:rPr>
          <w:rFonts w:ascii="Cambria" w:hAnsi="Cambria" w:cs="Times New Roman"/>
          <w:b/>
          <w:bCs/>
          <w:sz w:val="22"/>
          <w:szCs w:val="22"/>
        </w:rPr>
        <w:lastRenderedPageBreak/>
        <w:t xml:space="preserve">Section II: </w:t>
      </w:r>
      <w:r w:rsidR="00103601" w:rsidRPr="00895716">
        <w:rPr>
          <w:rFonts w:ascii="Cambria" w:hAnsi="Cambria" w:cs="Times New Roman"/>
          <w:b/>
          <w:bCs/>
          <w:sz w:val="22"/>
          <w:szCs w:val="22"/>
        </w:rPr>
        <w:t>PROBLEMS</w:t>
      </w:r>
      <w:r w:rsidR="00E04707" w:rsidRPr="00895716">
        <w:rPr>
          <w:rFonts w:ascii="Cambria" w:hAnsi="Cambria" w:cs="Times New Roman"/>
          <w:b/>
          <w:bCs/>
          <w:sz w:val="22"/>
          <w:szCs w:val="22"/>
        </w:rPr>
        <w:t xml:space="preserve"> (</w:t>
      </w:r>
      <w:r w:rsidR="00895716" w:rsidRPr="00895716">
        <w:rPr>
          <w:rFonts w:ascii="Cambria" w:hAnsi="Cambria" w:cs="Times New Roman"/>
          <w:b/>
          <w:bCs/>
          <w:sz w:val="22"/>
          <w:szCs w:val="22"/>
        </w:rPr>
        <w:t>64</w:t>
      </w:r>
      <w:r w:rsidR="00E04707" w:rsidRPr="00895716">
        <w:rPr>
          <w:rFonts w:ascii="Cambria" w:hAnsi="Cambria" w:cs="Times New Roman"/>
          <w:b/>
          <w:bCs/>
          <w:sz w:val="22"/>
          <w:szCs w:val="22"/>
        </w:rPr>
        <w:t xml:space="preserve"> points)</w:t>
      </w:r>
    </w:p>
    <w:p w14:paraId="3A09722A" w14:textId="533AD8D4" w:rsidR="00103601" w:rsidRPr="00895716" w:rsidRDefault="00103601" w:rsidP="00895716">
      <w:pPr>
        <w:pStyle w:val="Default"/>
        <w:spacing w:line="276" w:lineRule="auto"/>
        <w:rPr>
          <w:rFonts w:ascii="Cambria" w:hAnsi="Cambria" w:cs="Times New Roman"/>
          <w:sz w:val="22"/>
          <w:szCs w:val="22"/>
        </w:rPr>
      </w:pPr>
    </w:p>
    <w:p w14:paraId="2963390B" w14:textId="431FB678" w:rsidR="00F635CA" w:rsidRPr="00895716" w:rsidRDefault="00F635CA" w:rsidP="00895716">
      <w:pPr>
        <w:pStyle w:val="Default"/>
        <w:spacing w:line="276" w:lineRule="auto"/>
        <w:rPr>
          <w:rFonts w:ascii="Cambria" w:hAnsi="Cambria" w:cs="Times New Roman"/>
          <w:b/>
          <w:bCs/>
          <w:sz w:val="22"/>
          <w:szCs w:val="22"/>
          <w:u w:val="single"/>
        </w:rPr>
      </w:pPr>
      <w:r w:rsidRPr="00895716">
        <w:rPr>
          <w:rFonts w:ascii="Cambria" w:hAnsi="Cambria" w:cs="Times New Roman"/>
          <w:b/>
          <w:bCs/>
          <w:sz w:val="22"/>
          <w:szCs w:val="22"/>
          <w:u w:val="single"/>
        </w:rPr>
        <w:t>Problem 1</w:t>
      </w:r>
      <w:r w:rsidR="00506703" w:rsidRPr="00895716">
        <w:rPr>
          <w:rFonts w:ascii="Cambria" w:hAnsi="Cambria" w:cs="Times New Roman"/>
          <w:b/>
          <w:bCs/>
          <w:sz w:val="22"/>
          <w:szCs w:val="22"/>
          <w:u w:val="single"/>
        </w:rPr>
        <w:t>: Electric Vehicles</w:t>
      </w:r>
      <w:r w:rsidRPr="00895716">
        <w:rPr>
          <w:rFonts w:ascii="Cambria" w:hAnsi="Cambria" w:cs="Times New Roman"/>
          <w:b/>
          <w:bCs/>
          <w:sz w:val="22"/>
          <w:szCs w:val="22"/>
          <w:u w:val="single"/>
        </w:rPr>
        <w:t xml:space="preserve"> (1</w:t>
      </w:r>
      <w:r w:rsidRPr="00895716">
        <w:rPr>
          <w:rFonts w:ascii="Cambria" w:hAnsi="Cambria" w:cs="Times New Roman"/>
          <w:b/>
          <w:bCs/>
          <w:sz w:val="22"/>
          <w:szCs w:val="22"/>
          <w:u w:val="single"/>
        </w:rPr>
        <w:t>8</w:t>
      </w:r>
      <w:r w:rsidRPr="00895716">
        <w:rPr>
          <w:rFonts w:ascii="Cambria" w:hAnsi="Cambria" w:cs="Times New Roman"/>
          <w:b/>
          <w:bCs/>
          <w:sz w:val="22"/>
          <w:szCs w:val="22"/>
          <w:u w:val="single"/>
        </w:rPr>
        <w:t xml:space="preserve"> points)</w:t>
      </w:r>
    </w:p>
    <w:p w14:paraId="5E9027DF" w14:textId="77777777" w:rsidR="00F635CA" w:rsidRPr="00895716" w:rsidRDefault="00F635CA" w:rsidP="00895716">
      <w:pPr>
        <w:pStyle w:val="Default"/>
        <w:spacing w:line="276" w:lineRule="auto"/>
        <w:rPr>
          <w:rFonts w:ascii="Cambria" w:hAnsi="Cambria" w:cs="Times New Roman"/>
          <w:sz w:val="22"/>
          <w:szCs w:val="22"/>
        </w:rPr>
      </w:pPr>
    </w:p>
    <w:p w14:paraId="5B567DC9" w14:textId="77777777" w:rsidR="00F635CA" w:rsidRPr="00895716" w:rsidRDefault="00F635CA" w:rsidP="00895716">
      <w:pPr>
        <w:pStyle w:val="Default"/>
        <w:spacing w:line="276" w:lineRule="auto"/>
        <w:rPr>
          <w:rFonts w:ascii="Cambria" w:hAnsi="Cambria" w:cs="Times New Roman"/>
          <w:sz w:val="22"/>
          <w:szCs w:val="22"/>
        </w:rPr>
      </w:pPr>
      <w:r w:rsidRPr="00895716">
        <w:rPr>
          <w:rFonts w:ascii="Cambria" w:hAnsi="Cambria" w:cs="Times New Roman"/>
          <w:sz w:val="22"/>
          <w:szCs w:val="22"/>
        </w:rPr>
        <w:t xml:space="preserve">Electric Vehicles (EVs) have lower carbon footprints than gasoline-powered cars and do not produce as much fine particle matter pollution as combustion from gasoline/diesel car engines do. However, these environmental benefits are not directly </w:t>
      </w:r>
      <w:proofErr w:type="gramStart"/>
      <w:r w:rsidRPr="00895716">
        <w:rPr>
          <w:rFonts w:ascii="Cambria" w:hAnsi="Cambria" w:cs="Times New Roman"/>
          <w:sz w:val="22"/>
          <w:szCs w:val="22"/>
        </w:rPr>
        <w:t>taken into account</w:t>
      </w:r>
      <w:proofErr w:type="gramEnd"/>
      <w:r w:rsidRPr="00895716">
        <w:rPr>
          <w:rFonts w:ascii="Cambria" w:hAnsi="Cambria" w:cs="Times New Roman"/>
          <w:sz w:val="22"/>
          <w:szCs w:val="22"/>
        </w:rPr>
        <w:t xml:space="preserve"> when purchasing EV’s.  In other words, EVs have </w:t>
      </w:r>
      <w:r w:rsidRPr="00895716">
        <w:rPr>
          <w:rFonts w:ascii="Cambria" w:hAnsi="Cambria" w:cs="Times New Roman"/>
          <w:i/>
          <w:iCs/>
          <w:sz w:val="22"/>
          <w:szCs w:val="22"/>
        </w:rPr>
        <w:t>positive externality</w:t>
      </w:r>
      <w:r w:rsidRPr="00895716">
        <w:rPr>
          <w:rFonts w:ascii="Cambria" w:hAnsi="Cambria" w:cs="Times New Roman"/>
          <w:sz w:val="22"/>
          <w:szCs w:val="22"/>
        </w:rPr>
        <w:t xml:space="preserve">. </w:t>
      </w:r>
    </w:p>
    <w:p w14:paraId="202477D1" w14:textId="77777777" w:rsidR="00F635CA" w:rsidRPr="00895716" w:rsidRDefault="00F635CA" w:rsidP="00895716">
      <w:pPr>
        <w:pStyle w:val="Default"/>
        <w:spacing w:line="276" w:lineRule="auto"/>
        <w:rPr>
          <w:rFonts w:ascii="Cambria" w:hAnsi="Cambria" w:cs="Times New Roman"/>
          <w:sz w:val="22"/>
          <w:szCs w:val="22"/>
        </w:rPr>
      </w:pPr>
    </w:p>
    <w:p w14:paraId="321540B4" w14:textId="6A1A86DE" w:rsidR="00F635CA" w:rsidRPr="00895716" w:rsidRDefault="00F635CA" w:rsidP="00895716">
      <w:pPr>
        <w:pStyle w:val="Default"/>
        <w:numPr>
          <w:ilvl w:val="0"/>
          <w:numId w:val="27"/>
        </w:numPr>
        <w:spacing w:line="276" w:lineRule="auto"/>
        <w:rPr>
          <w:rFonts w:ascii="Cambria" w:hAnsi="Cambria" w:cs="Times New Roman"/>
          <w:sz w:val="22"/>
          <w:szCs w:val="22"/>
        </w:rPr>
      </w:pPr>
      <w:r w:rsidRPr="00895716">
        <w:rPr>
          <w:rFonts w:ascii="Cambria" w:hAnsi="Cambria" w:cs="Times New Roman"/>
          <w:sz w:val="22"/>
          <w:szCs w:val="22"/>
        </w:rPr>
        <w:t>(</w:t>
      </w:r>
      <w:r w:rsidRPr="00895716">
        <w:rPr>
          <w:rFonts w:ascii="Cambria" w:hAnsi="Cambria" w:cs="Times New Roman"/>
          <w:sz w:val="22"/>
          <w:szCs w:val="22"/>
        </w:rPr>
        <w:t>2</w:t>
      </w:r>
      <w:r w:rsidRPr="00895716">
        <w:rPr>
          <w:rFonts w:ascii="Cambria" w:hAnsi="Cambria" w:cs="Times New Roman"/>
          <w:sz w:val="22"/>
          <w:szCs w:val="22"/>
        </w:rPr>
        <w:t xml:space="preserve"> point</w:t>
      </w:r>
      <w:r w:rsidRPr="00895716">
        <w:rPr>
          <w:rFonts w:ascii="Cambria" w:hAnsi="Cambria" w:cs="Times New Roman"/>
          <w:sz w:val="22"/>
          <w:szCs w:val="22"/>
        </w:rPr>
        <w:t>s</w:t>
      </w:r>
      <w:r w:rsidRPr="00895716">
        <w:rPr>
          <w:rFonts w:ascii="Cambria" w:hAnsi="Cambria" w:cs="Times New Roman"/>
          <w:sz w:val="22"/>
          <w:szCs w:val="22"/>
        </w:rPr>
        <w:t xml:space="preserve">) Without any market interventions, will EV consumption be lower or higher relative to the efficient level? </w:t>
      </w:r>
    </w:p>
    <w:p w14:paraId="74600092" w14:textId="77777777" w:rsidR="00F635CA" w:rsidRPr="00895716" w:rsidRDefault="00F635CA" w:rsidP="00895716">
      <w:pPr>
        <w:pStyle w:val="Default"/>
        <w:spacing w:line="276" w:lineRule="auto"/>
        <w:ind w:left="1440"/>
        <w:rPr>
          <w:rFonts w:ascii="Cambria" w:hAnsi="Cambria" w:cs="Times New Roman"/>
          <w:color w:val="FF0000"/>
          <w:sz w:val="22"/>
          <w:szCs w:val="22"/>
        </w:rPr>
      </w:pPr>
      <w:r w:rsidRPr="00895716">
        <w:rPr>
          <w:rFonts w:ascii="Cambria" w:hAnsi="Cambria" w:cs="Times New Roman"/>
          <w:color w:val="FF0000"/>
          <w:sz w:val="22"/>
          <w:szCs w:val="22"/>
        </w:rPr>
        <w:t xml:space="preserve">Under-consumption due to positive externality. </w:t>
      </w:r>
    </w:p>
    <w:p w14:paraId="4D5C5320" w14:textId="77777777" w:rsidR="00F635CA" w:rsidRPr="00895716" w:rsidRDefault="00F635CA" w:rsidP="00895716">
      <w:pPr>
        <w:pStyle w:val="Default"/>
        <w:spacing w:line="276" w:lineRule="auto"/>
        <w:rPr>
          <w:rFonts w:ascii="Cambria" w:hAnsi="Cambria" w:cs="Times New Roman"/>
          <w:sz w:val="22"/>
          <w:szCs w:val="22"/>
        </w:rPr>
      </w:pPr>
    </w:p>
    <w:p w14:paraId="69EDC9EA" w14:textId="77777777" w:rsidR="00F635CA" w:rsidRPr="00895716" w:rsidRDefault="00F635CA" w:rsidP="00895716">
      <w:pPr>
        <w:pStyle w:val="Default"/>
        <w:spacing w:line="276" w:lineRule="auto"/>
        <w:rPr>
          <w:rFonts w:ascii="Cambria" w:hAnsi="Cambria" w:cs="Times New Roman"/>
          <w:sz w:val="22"/>
          <w:szCs w:val="22"/>
        </w:rPr>
      </w:pPr>
    </w:p>
    <w:p w14:paraId="6268074C" w14:textId="77777777" w:rsidR="00F635CA" w:rsidRPr="00895716" w:rsidRDefault="00F635CA" w:rsidP="00895716">
      <w:pPr>
        <w:pStyle w:val="Default"/>
        <w:spacing w:line="276" w:lineRule="auto"/>
        <w:rPr>
          <w:rFonts w:ascii="Cambria" w:hAnsi="Cambria" w:cs="Times New Roman"/>
          <w:sz w:val="22"/>
          <w:szCs w:val="22"/>
        </w:rPr>
      </w:pPr>
      <w:r w:rsidRPr="00895716">
        <w:rPr>
          <w:rFonts w:ascii="Cambria" w:hAnsi="Cambria" w:cs="Times New Roman"/>
          <w:sz w:val="22"/>
          <w:szCs w:val="22"/>
        </w:rPr>
        <w:t xml:space="preserve">Suppose that, in the city of New Haven, the demand of gasoline-powered cars is given </w:t>
      </w:r>
      <w:proofErr w:type="gramStart"/>
      <w:r w:rsidRPr="00895716">
        <w:rPr>
          <w:rFonts w:ascii="Cambria" w:hAnsi="Cambria" w:cs="Times New Roman"/>
          <w:sz w:val="22"/>
          <w:szCs w:val="22"/>
        </w:rPr>
        <w:t>by</w:t>
      </w:r>
      <w:proofErr w:type="gramEnd"/>
      <w:r w:rsidRPr="00895716">
        <w:rPr>
          <w:rFonts w:ascii="Cambria" w:hAnsi="Cambria" w:cs="Times New Roman"/>
          <w:sz w:val="22"/>
          <w:szCs w:val="22"/>
        </w:rPr>
        <w:t xml:space="preserve"> </w:t>
      </w:r>
    </w:p>
    <w:p w14:paraId="4BECE106" w14:textId="77777777" w:rsidR="00F635CA" w:rsidRPr="00895716" w:rsidRDefault="00F635CA" w:rsidP="00895716">
      <w:pPr>
        <w:pStyle w:val="Default"/>
        <w:spacing w:line="276" w:lineRule="auto"/>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=40-p,</m:t>
          </m:r>
        </m:oMath>
      </m:oMathPara>
    </w:p>
    <w:p w14:paraId="59818B07" w14:textId="77777777" w:rsidR="00F635CA" w:rsidRPr="00895716" w:rsidRDefault="00F635CA" w:rsidP="00895716">
      <w:pPr>
        <w:pStyle w:val="Default"/>
        <w:spacing w:line="276" w:lineRule="auto"/>
        <w:rPr>
          <w:rFonts w:ascii="Cambria" w:hAnsi="Cambria" w:cs="Times New Roman"/>
          <w:sz w:val="22"/>
          <w:szCs w:val="22"/>
        </w:rPr>
      </w:pPr>
    </w:p>
    <w:p w14:paraId="59BF824E" w14:textId="77777777" w:rsidR="00F635CA" w:rsidRPr="00895716" w:rsidRDefault="00F635CA" w:rsidP="00895716">
      <w:pPr>
        <w:pStyle w:val="Default"/>
        <w:spacing w:line="276" w:lineRule="auto"/>
        <w:rPr>
          <w:rFonts w:ascii="Cambria" w:hAnsi="Cambria" w:cs="Times New Roman"/>
          <w:sz w:val="22"/>
          <w:szCs w:val="22"/>
        </w:rPr>
      </w:pPr>
      <w:r w:rsidRPr="00895716">
        <w:rPr>
          <w:rFonts w:ascii="Cambria" w:hAnsi="Cambria" w:cs="Times New Roman"/>
          <w:sz w:val="22"/>
          <w:szCs w:val="22"/>
        </w:rPr>
        <w:t xml:space="preserve">Meanwhile, suppose that the supply of EVs is given </w:t>
      </w:r>
      <w:proofErr w:type="gramStart"/>
      <w:r w:rsidRPr="00895716">
        <w:rPr>
          <w:rFonts w:ascii="Cambria" w:hAnsi="Cambria" w:cs="Times New Roman"/>
          <w:sz w:val="22"/>
          <w:szCs w:val="22"/>
        </w:rPr>
        <w:t>by</w:t>
      </w:r>
      <w:proofErr w:type="gramEnd"/>
      <w:r w:rsidRPr="00895716">
        <w:rPr>
          <w:rFonts w:ascii="Cambria" w:hAnsi="Cambria" w:cs="Times New Roman"/>
          <w:sz w:val="22"/>
          <w:szCs w:val="22"/>
        </w:rPr>
        <w:t xml:space="preserve"> </w:t>
      </w:r>
    </w:p>
    <w:p w14:paraId="22F6C05B" w14:textId="77777777" w:rsidR="00F635CA" w:rsidRPr="00895716" w:rsidRDefault="00F635CA" w:rsidP="00895716">
      <w:pPr>
        <w:pStyle w:val="Default"/>
        <w:spacing w:line="276" w:lineRule="auto"/>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=4p</m:t>
          </m:r>
        </m:oMath>
      </m:oMathPara>
    </w:p>
    <w:p w14:paraId="6F3E2A9D" w14:textId="77777777" w:rsidR="00F635CA" w:rsidRPr="00895716" w:rsidRDefault="00F635CA" w:rsidP="00895716">
      <w:pPr>
        <w:pStyle w:val="Default"/>
        <w:spacing w:line="276" w:lineRule="auto"/>
        <w:rPr>
          <w:rFonts w:ascii="Cambria" w:hAnsi="Cambria" w:cs="Times New Roman"/>
          <w:sz w:val="22"/>
          <w:szCs w:val="22"/>
        </w:rPr>
      </w:pPr>
    </w:p>
    <w:p w14:paraId="3EF5B4C8" w14:textId="77777777" w:rsidR="00F635CA" w:rsidRPr="00895716" w:rsidRDefault="00F635CA" w:rsidP="00895716">
      <w:pPr>
        <w:pStyle w:val="Default"/>
        <w:numPr>
          <w:ilvl w:val="0"/>
          <w:numId w:val="27"/>
        </w:numPr>
        <w:spacing w:line="276" w:lineRule="auto"/>
        <w:rPr>
          <w:rFonts w:ascii="Cambria" w:hAnsi="Cambria" w:cs="Times New Roman"/>
          <w:sz w:val="22"/>
          <w:szCs w:val="22"/>
        </w:rPr>
      </w:pPr>
      <w:r w:rsidRPr="00895716">
        <w:rPr>
          <w:rFonts w:ascii="Cambria" w:hAnsi="Cambria" w:cs="Times New Roman"/>
          <w:sz w:val="22"/>
          <w:szCs w:val="22"/>
        </w:rPr>
        <w:t xml:space="preserve">(4 points) What is the equilibrium price and quantity of gas-powered cars in New Haven (without government intervention)? What are the demand and supply elasticities at this equilibrium? Which side is more elastic? </w:t>
      </w:r>
      <w:r w:rsidRPr="00895716">
        <w:rPr>
          <w:rFonts w:ascii="Cambria" w:hAnsi="Cambria" w:cs="Times New Roman"/>
          <w:sz w:val="22"/>
          <w:szCs w:val="22"/>
        </w:rPr>
        <w:br/>
      </w:r>
      <w:r w:rsidRPr="00895716">
        <w:rPr>
          <w:rFonts w:ascii="Cambria" w:hAnsi="Cambria" w:cs="Times New Roman"/>
          <w:sz w:val="22"/>
          <w:szCs w:val="22"/>
        </w:rPr>
        <w:br/>
      </w:r>
      <w:r w:rsidRPr="00895716">
        <w:rPr>
          <w:rFonts w:ascii="Cambria" w:hAnsi="Cambria" w:cs="Times New Roman"/>
          <w:color w:val="FF0000"/>
          <w:sz w:val="22"/>
          <w:szCs w:val="22"/>
        </w:rPr>
        <w:t xml:space="preserve">40-p=4p =&gt; 5p=40, p=8, q=32. </w:t>
      </w:r>
      <w:r w:rsidRPr="00895716">
        <w:rPr>
          <w:rFonts w:ascii="Cambria" w:hAnsi="Cambria" w:cs="Times New Roman"/>
          <w:sz w:val="22"/>
          <w:szCs w:val="22"/>
        </w:rPr>
        <w:br/>
      </w:r>
      <w:r w:rsidRPr="00895716">
        <w:rPr>
          <w:rFonts w:ascii="Cambria" w:hAnsi="Cambria" w:cs="Times New Roman"/>
          <w:color w:val="FF0000"/>
          <w:sz w:val="22"/>
          <w:szCs w:val="22"/>
        </w:rPr>
        <w:t>Demand elasticity: p/q*(-</w:t>
      </w:r>
      <w:proofErr w:type="gramStart"/>
      <w:r w:rsidRPr="00895716">
        <w:rPr>
          <w:rFonts w:ascii="Cambria" w:hAnsi="Cambria" w:cs="Times New Roman"/>
          <w:color w:val="FF0000"/>
          <w:sz w:val="22"/>
          <w:szCs w:val="22"/>
        </w:rPr>
        <w:t>1)=</w:t>
      </w:r>
      <w:proofErr w:type="gramEnd"/>
      <w:r w:rsidRPr="00895716">
        <w:rPr>
          <w:rFonts w:ascii="Cambria" w:hAnsi="Cambria" w:cs="Times New Roman"/>
          <w:color w:val="FF0000"/>
          <w:sz w:val="22"/>
          <w:szCs w:val="22"/>
        </w:rPr>
        <w:t>8/32*(-1)=-0.25</w:t>
      </w:r>
      <w:r w:rsidRPr="00895716">
        <w:rPr>
          <w:rFonts w:ascii="Cambria" w:hAnsi="Cambria" w:cs="Times New Roman"/>
          <w:color w:val="FF0000"/>
          <w:sz w:val="22"/>
          <w:szCs w:val="22"/>
        </w:rPr>
        <w:br/>
        <w:t>Supply elasticity: p/q*4=8/32*4=1</w:t>
      </w:r>
      <w:r w:rsidRPr="00895716">
        <w:rPr>
          <w:rFonts w:ascii="Cambria" w:hAnsi="Cambria" w:cs="Times New Roman"/>
          <w:color w:val="FF0000"/>
          <w:sz w:val="22"/>
          <w:szCs w:val="22"/>
        </w:rPr>
        <w:br/>
      </w:r>
      <w:r w:rsidRPr="00895716">
        <w:rPr>
          <w:rFonts w:ascii="Cambria" w:hAnsi="Cambria" w:cs="Times New Roman"/>
          <w:color w:val="FF0000"/>
          <w:sz w:val="22"/>
          <w:szCs w:val="22"/>
        </w:rPr>
        <w:br/>
        <w:t xml:space="preserve">Supply is more elastic. </w:t>
      </w:r>
      <w:r w:rsidRPr="00895716">
        <w:rPr>
          <w:rFonts w:ascii="Cambria" w:hAnsi="Cambria" w:cs="Times New Roman"/>
          <w:color w:val="FF0000"/>
          <w:sz w:val="22"/>
          <w:szCs w:val="22"/>
        </w:rPr>
        <w:br/>
      </w:r>
    </w:p>
    <w:p w14:paraId="73253E49" w14:textId="77777777" w:rsidR="00F635CA" w:rsidRPr="00895716" w:rsidRDefault="00F635CA" w:rsidP="00895716">
      <w:pPr>
        <w:pStyle w:val="Default"/>
        <w:spacing w:line="276" w:lineRule="auto"/>
        <w:rPr>
          <w:rFonts w:ascii="Cambria" w:hAnsi="Cambria" w:cs="Times New Roman"/>
          <w:sz w:val="22"/>
          <w:szCs w:val="22"/>
        </w:rPr>
      </w:pPr>
    </w:p>
    <w:p w14:paraId="76D36A5B" w14:textId="77777777" w:rsidR="00F635CA" w:rsidRPr="00895716" w:rsidRDefault="00F635CA" w:rsidP="00895716">
      <w:pPr>
        <w:pStyle w:val="Default"/>
        <w:spacing w:line="276" w:lineRule="auto"/>
        <w:rPr>
          <w:rFonts w:ascii="Cambria" w:hAnsi="Cambria" w:cs="Times New Roman"/>
          <w:sz w:val="22"/>
          <w:szCs w:val="22"/>
        </w:rPr>
      </w:pPr>
      <w:r w:rsidRPr="00895716">
        <w:rPr>
          <w:rFonts w:ascii="Cambria" w:hAnsi="Cambria" w:cs="Times New Roman"/>
          <w:sz w:val="22"/>
          <w:szCs w:val="22"/>
        </w:rPr>
        <w:t xml:space="preserve">The city of New Haven decided to intervene the market and encourage consumers to switch from gas-powered cars to EVs. Suppose that the city imposes a per-unit tax in the amount of $10. </w:t>
      </w:r>
    </w:p>
    <w:p w14:paraId="27A41E5F" w14:textId="77777777" w:rsidR="00F635CA" w:rsidRPr="00895716" w:rsidRDefault="00F635CA" w:rsidP="00895716">
      <w:pPr>
        <w:pStyle w:val="Default"/>
        <w:spacing w:line="276" w:lineRule="auto"/>
        <w:rPr>
          <w:rFonts w:ascii="Cambria" w:hAnsi="Cambria" w:cs="Times New Roman"/>
          <w:sz w:val="22"/>
          <w:szCs w:val="22"/>
        </w:rPr>
      </w:pPr>
      <w:r w:rsidRPr="00895716">
        <w:rPr>
          <w:rFonts w:ascii="Cambria" w:hAnsi="Cambria" w:cs="Times New Roman"/>
          <w:color w:val="FF0000"/>
          <w:sz w:val="22"/>
          <w:szCs w:val="22"/>
        </w:rPr>
        <w:br/>
      </w:r>
    </w:p>
    <w:p w14:paraId="5E2DD8FC" w14:textId="77777777" w:rsidR="00F635CA" w:rsidRPr="00895716" w:rsidRDefault="00F635CA" w:rsidP="00895716">
      <w:pPr>
        <w:pStyle w:val="Default"/>
        <w:numPr>
          <w:ilvl w:val="0"/>
          <w:numId w:val="27"/>
        </w:numPr>
        <w:spacing w:line="276" w:lineRule="auto"/>
        <w:rPr>
          <w:rFonts w:ascii="Cambria" w:hAnsi="Cambria" w:cs="Times New Roman"/>
          <w:color w:val="FF0000"/>
          <w:sz w:val="22"/>
          <w:szCs w:val="22"/>
        </w:rPr>
      </w:pPr>
      <w:r w:rsidRPr="00895716">
        <w:rPr>
          <w:rFonts w:ascii="Cambria" w:hAnsi="Cambria" w:cs="Times New Roman"/>
          <w:sz w:val="22"/>
          <w:szCs w:val="22"/>
        </w:rPr>
        <w:t xml:space="preserve">(4 points) What is the equilibrium price and quantity of gas-powered cars in New Haven after tax? What percentage of tax burdens do consumers bear. </w:t>
      </w:r>
      <w:r w:rsidRPr="00895716">
        <w:rPr>
          <w:rFonts w:ascii="Cambria" w:hAnsi="Cambria" w:cs="Times New Roman"/>
          <w:sz w:val="22"/>
          <w:szCs w:val="22"/>
        </w:rPr>
        <w:br/>
      </w:r>
      <w:r w:rsidRPr="00895716">
        <w:rPr>
          <w:rFonts w:ascii="Cambria" w:hAnsi="Cambria" w:cs="Times New Roman"/>
          <w:sz w:val="22"/>
          <w:szCs w:val="22"/>
        </w:rPr>
        <w:br/>
      </w:r>
      <w:r w:rsidRPr="00895716">
        <w:rPr>
          <w:rFonts w:ascii="Cambria" w:hAnsi="Cambria" w:cs="Times New Roman"/>
          <w:color w:val="FF0000"/>
          <w:sz w:val="22"/>
          <w:szCs w:val="22"/>
        </w:rPr>
        <w:t xml:space="preserve">New demand: </w:t>
      </w:r>
    </w:p>
    <w:p w14:paraId="1FEA1769" w14:textId="77777777" w:rsidR="00F635CA" w:rsidRPr="00895716" w:rsidRDefault="00F635CA" w:rsidP="00895716">
      <w:pPr>
        <w:pStyle w:val="Default"/>
        <w:spacing w:line="276" w:lineRule="auto"/>
        <w:rPr>
          <w:rFonts w:ascii="Cambria" w:hAnsi="Cambria" w:cs="Times New Roman"/>
          <w:color w:val="FF0000"/>
          <w:sz w:val="22"/>
          <w:szCs w:val="22"/>
        </w:rPr>
      </w:pPr>
      <m:oMathPara>
        <m:oMath>
          <m:sSubSup>
            <m:sSubSupPr>
              <m:ctrlPr>
                <w:rPr>
                  <w:rFonts w:ascii="Cambria Math" w:hAnsi="Cambria Math" w:cs="Times New Roman"/>
                  <w:i/>
                  <w:color w:val="FF0000"/>
                  <w:sz w:val="22"/>
                  <w:szCs w:val="22"/>
                </w:rPr>
              </m:ctrlPr>
            </m:sSubSupPr>
            <m:e>
              <m:r>
                <w:rPr>
                  <w:rFonts w:ascii="Cambria Math" w:hAnsi="Cambria Math" w:cs="Times New Roman"/>
                  <w:color w:val="FF0000"/>
                  <w:sz w:val="22"/>
                  <w:szCs w:val="22"/>
                </w:rPr>
                <m:t>Q</m:t>
              </m:r>
            </m:e>
            <m:sub>
              <m:r>
                <w:rPr>
                  <w:rFonts w:ascii="Cambria Math" w:hAnsi="Cambria Math" w:cs="Times New Roman"/>
                  <w:color w:val="FF0000"/>
                  <w:sz w:val="22"/>
                  <w:szCs w:val="22"/>
                </w:rPr>
                <m:t>D</m:t>
              </m:r>
            </m:sub>
            <m:sup>
              <m:r>
                <w:rPr>
                  <w:rFonts w:ascii="Cambria Math" w:hAnsi="Cambria Math" w:cs="Times New Roman"/>
                  <w:color w:val="FF0000"/>
                  <w:sz w:val="22"/>
                  <w:szCs w:val="22"/>
                </w:rPr>
                <m:t>tax</m:t>
              </m:r>
            </m:sup>
          </m:sSubSup>
          <m:r>
            <w:rPr>
              <w:rFonts w:ascii="Cambria Math" w:hAnsi="Cambria Math" w:cs="Times New Roman"/>
              <w:color w:val="FF0000"/>
              <w:sz w:val="22"/>
              <w:szCs w:val="22"/>
            </w:rPr>
            <m:t>=30-p</m:t>
          </m:r>
          <m:r>
            <m:rPr>
              <m:sty m:val="p"/>
            </m:rPr>
            <w:rPr>
              <w:rFonts w:ascii="Cambria Math" w:hAnsi="Cambria Math" w:cs="Times New Roman"/>
              <w:color w:val="FF0000"/>
              <w:sz w:val="22"/>
              <w:szCs w:val="22"/>
            </w:rPr>
            <w:br/>
          </m:r>
        </m:oMath>
      </m:oMathPara>
      <w:r w:rsidRPr="00895716">
        <w:rPr>
          <w:rFonts w:ascii="Cambria" w:hAnsi="Cambria" w:cs="Times New Roman"/>
          <w:color w:val="FF0000"/>
          <w:sz w:val="22"/>
          <w:szCs w:val="22"/>
        </w:rPr>
        <w:t xml:space="preserve">               New equilibrium price producers get:</w:t>
      </w:r>
      <w:r w:rsidRPr="00895716">
        <w:rPr>
          <w:rFonts w:ascii="Cambria" w:hAnsi="Cambria" w:cs="Times New Roman"/>
          <w:color w:val="FF0000"/>
          <w:sz w:val="22"/>
          <w:szCs w:val="22"/>
        </w:rPr>
        <w:br/>
      </w:r>
      <m:oMathPara>
        <m:oMath>
          <m:r>
            <w:rPr>
              <w:rFonts w:ascii="Cambria Math" w:hAnsi="Cambria Math" w:cs="Times New Roman"/>
              <w:color w:val="FF0000"/>
              <w:sz w:val="22"/>
              <w:szCs w:val="22"/>
            </w:rPr>
            <m:t xml:space="preserve">30-p=4p ⟹p=6 </m:t>
          </m:r>
          <m:r>
            <m:rPr>
              <m:sty m:val="p"/>
            </m:rPr>
            <w:rPr>
              <w:rFonts w:ascii="Cambria Math" w:hAnsi="Cambria Math" w:cs="Times New Roman"/>
              <w:color w:val="FF0000"/>
              <w:sz w:val="22"/>
              <w:szCs w:val="22"/>
            </w:rPr>
            <w:br/>
          </m:r>
        </m:oMath>
      </m:oMathPara>
      <w:r w:rsidRPr="00895716">
        <w:rPr>
          <w:rFonts w:ascii="Cambria" w:hAnsi="Cambria" w:cs="Times New Roman"/>
          <w:color w:val="FF0000"/>
          <w:sz w:val="22"/>
          <w:szCs w:val="22"/>
        </w:rPr>
        <w:t xml:space="preserve">               </w:t>
      </w:r>
      <w:r w:rsidRPr="00895716">
        <w:rPr>
          <w:rFonts w:ascii="Cambria" w:hAnsi="Cambria" w:cs="Times New Roman"/>
          <w:color w:val="FF0000"/>
          <w:sz w:val="22"/>
          <w:szCs w:val="22"/>
        </w:rPr>
        <w:br/>
      </w:r>
      <w:r w:rsidRPr="00895716">
        <w:rPr>
          <w:rFonts w:ascii="Cambria" w:hAnsi="Cambria" w:cs="Times New Roman"/>
          <w:color w:val="FF0000"/>
          <w:sz w:val="22"/>
          <w:szCs w:val="22"/>
        </w:rPr>
        <w:lastRenderedPageBreak/>
        <w:t xml:space="preserve">               New equilibrium price consumers </w:t>
      </w:r>
      <w:proofErr w:type="gramStart"/>
      <w:r w:rsidRPr="00895716">
        <w:rPr>
          <w:rFonts w:ascii="Cambria" w:hAnsi="Cambria" w:cs="Times New Roman"/>
          <w:color w:val="FF0000"/>
          <w:sz w:val="22"/>
          <w:szCs w:val="22"/>
        </w:rPr>
        <w:t>pay:</w:t>
      </w:r>
      <w:proofErr w:type="gramEnd"/>
      <w:r w:rsidRPr="00895716">
        <w:rPr>
          <w:rFonts w:ascii="Cambria" w:hAnsi="Cambria" w:cs="Times New Roman"/>
          <w:color w:val="FF0000"/>
          <w:sz w:val="22"/>
          <w:szCs w:val="22"/>
        </w:rPr>
        <w:t xml:space="preserve"> 6+10=16</w:t>
      </w:r>
      <w:r w:rsidRPr="00895716">
        <w:rPr>
          <w:rFonts w:ascii="Cambria" w:hAnsi="Cambria" w:cs="Times New Roman"/>
          <w:color w:val="FF0000"/>
          <w:sz w:val="22"/>
          <w:szCs w:val="22"/>
        </w:rPr>
        <w:br/>
        <w:t xml:space="preserve">               </w:t>
      </w:r>
      <w:r w:rsidRPr="00895716">
        <w:rPr>
          <w:rFonts w:ascii="Cambria" w:hAnsi="Cambria" w:cs="Times New Roman"/>
          <w:color w:val="FF0000"/>
          <w:sz w:val="22"/>
          <w:szCs w:val="22"/>
        </w:rPr>
        <w:br/>
        <w:t xml:space="preserve">               New equilibrium quantity: 4*6=24</w:t>
      </w:r>
      <w:r w:rsidRPr="00895716">
        <w:rPr>
          <w:rFonts w:ascii="Cambria" w:hAnsi="Cambria" w:cs="Times New Roman"/>
          <w:color w:val="FF0000"/>
          <w:sz w:val="22"/>
          <w:szCs w:val="22"/>
        </w:rPr>
        <w:br/>
      </w:r>
      <w:r w:rsidRPr="00895716">
        <w:rPr>
          <w:rFonts w:ascii="Cambria" w:hAnsi="Cambria" w:cs="Times New Roman"/>
          <w:color w:val="FF0000"/>
          <w:sz w:val="22"/>
          <w:szCs w:val="22"/>
        </w:rPr>
        <w:br/>
        <w:t xml:space="preserve">               Consumers bear (16-8)/10=80%</w:t>
      </w:r>
    </w:p>
    <w:p w14:paraId="7290E524" w14:textId="77777777" w:rsidR="00F635CA" w:rsidRPr="00895716" w:rsidRDefault="00F635CA" w:rsidP="00895716">
      <w:pPr>
        <w:pStyle w:val="Default"/>
        <w:spacing w:line="276" w:lineRule="auto"/>
        <w:rPr>
          <w:rFonts w:ascii="Cambria" w:hAnsi="Cambria" w:cs="Times New Roman"/>
          <w:sz w:val="22"/>
          <w:szCs w:val="22"/>
        </w:rPr>
      </w:pPr>
      <w:r w:rsidRPr="00895716">
        <w:rPr>
          <w:rFonts w:ascii="Cambria" w:hAnsi="Cambria" w:cs="Times New Roman"/>
          <w:sz w:val="22"/>
          <w:szCs w:val="22"/>
        </w:rPr>
        <w:br/>
      </w:r>
    </w:p>
    <w:p w14:paraId="3BB399A7" w14:textId="53DCFE28" w:rsidR="00F635CA" w:rsidRPr="00895716" w:rsidRDefault="00F635CA" w:rsidP="00895716">
      <w:pPr>
        <w:pStyle w:val="Default"/>
        <w:numPr>
          <w:ilvl w:val="0"/>
          <w:numId w:val="27"/>
        </w:numPr>
        <w:spacing w:line="276" w:lineRule="auto"/>
        <w:rPr>
          <w:rFonts w:ascii="Cambria" w:hAnsi="Cambria" w:cs="Times New Roman"/>
          <w:color w:val="FF0000"/>
          <w:sz w:val="22"/>
          <w:szCs w:val="22"/>
        </w:rPr>
      </w:pPr>
      <w:r w:rsidRPr="00895716">
        <w:rPr>
          <w:rFonts w:ascii="Cambria" w:hAnsi="Cambria" w:cs="Times New Roman"/>
          <w:sz w:val="22"/>
          <w:szCs w:val="22"/>
        </w:rPr>
        <w:t>(3 points) What is the amount of deadweight loss in the gas-powered car market?</w:t>
      </w:r>
      <w:r w:rsidRPr="00895716">
        <w:rPr>
          <w:rFonts w:ascii="Cambria" w:hAnsi="Cambria" w:cs="Times New Roman"/>
          <w:sz w:val="22"/>
          <w:szCs w:val="22"/>
        </w:rPr>
        <w:br/>
      </w:r>
      <w:r w:rsidRPr="00895716">
        <w:rPr>
          <w:rFonts w:ascii="Cambria" w:hAnsi="Cambria" w:cs="Times New Roman"/>
          <w:sz w:val="22"/>
          <w:szCs w:val="22"/>
        </w:rPr>
        <w:br/>
      </w:r>
      <w:r w:rsidRPr="00895716">
        <w:rPr>
          <w:rFonts w:ascii="Cambria" w:hAnsi="Cambria" w:cs="Times New Roman"/>
          <w:color w:val="FF0000"/>
          <w:sz w:val="22"/>
          <w:szCs w:val="22"/>
        </w:rPr>
        <w:t>Deadweight loss= ½*10*(32-</w:t>
      </w:r>
      <w:proofErr w:type="gramStart"/>
      <w:r w:rsidRPr="00895716">
        <w:rPr>
          <w:rFonts w:ascii="Cambria" w:hAnsi="Cambria" w:cs="Times New Roman"/>
          <w:color w:val="FF0000"/>
          <w:sz w:val="22"/>
          <w:szCs w:val="22"/>
        </w:rPr>
        <w:t>24)=</w:t>
      </w:r>
      <w:proofErr w:type="gramEnd"/>
      <w:r w:rsidRPr="00895716">
        <w:rPr>
          <w:rFonts w:ascii="Cambria" w:hAnsi="Cambria" w:cs="Times New Roman"/>
          <w:color w:val="FF0000"/>
          <w:sz w:val="22"/>
          <w:szCs w:val="22"/>
        </w:rPr>
        <w:t xml:space="preserve">40. </w:t>
      </w:r>
    </w:p>
    <w:p w14:paraId="741A7401" w14:textId="2DF37B26" w:rsidR="00F635CA" w:rsidRPr="00895716" w:rsidRDefault="00F635CA" w:rsidP="00895716">
      <w:pPr>
        <w:pStyle w:val="Default"/>
        <w:spacing w:line="276" w:lineRule="auto"/>
        <w:ind w:left="360"/>
        <w:rPr>
          <w:rFonts w:ascii="Cambria" w:hAnsi="Cambria" w:cs="Times New Roman"/>
          <w:sz w:val="22"/>
          <w:szCs w:val="22"/>
        </w:rPr>
      </w:pPr>
      <w:r w:rsidRPr="00895716">
        <w:rPr>
          <w:rFonts w:ascii="Cambria" w:hAnsi="Cambria" w:cs="Times New Roman"/>
          <w:sz w:val="22"/>
          <w:szCs w:val="22"/>
        </w:rPr>
        <w:br/>
      </w:r>
    </w:p>
    <w:p w14:paraId="35E1507C" w14:textId="1664A3FA" w:rsidR="00F635CA" w:rsidRPr="00895716" w:rsidRDefault="00F635CA" w:rsidP="00895716">
      <w:pPr>
        <w:pStyle w:val="Default"/>
        <w:numPr>
          <w:ilvl w:val="0"/>
          <w:numId w:val="27"/>
        </w:numPr>
        <w:spacing w:line="276" w:lineRule="auto"/>
        <w:rPr>
          <w:rFonts w:ascii="Cambria" w:hAnsi="Cambria" w:cs="Times New Roman"/>
          <w:sz w:val="22"/>
          <w:szCs w:val="22"/>
        </w:rPr>
      </w:pPr>
      <w:r w:rsidRPr="00895716">
        <w:rPr>
          <w:rFonts w:ascii="Cambria" w:hAnsi="Cambria" w:cs="Times New Roman"/>
          <w:sz w:val="22"/>
          <w:szCs w:val="22"/>
        </w:rPr>
        <w:t>(</w:t>
      </w:r>
      <w:r w:rsidRPr="00895716">
        <w:rPr>
          <w:rFonts w:ascii="Cambria" w:hAnsi="Cambria" w:cs="Times New Roman"/>
          <w:sz w:val="22"/>
          <w:szCs w:val="22"/>
        </w:rPr>
        <w:t>3</w:t>
      </w:r>
      <w:r w:rsidRPr="00895716">
        <w:rPr>
          <w:rFonts w:ascii="Cambria" w:hAnsi="Cambria" w:cs="Times New Roman"/>
          <w:sz w:val="22"/>
          <w:szCs w:val="22"/>
        </w:rPr>
        <w:t xml:space="preserve"> points) Suppose that after tax, all the gas-powered car consumers with reservation prices lower than the new equilibrium price switch to EVs. How many more EVs are purchased after tax? </w:t>
      </w:r>
      <w:r w:rsidRPr="00895716">
        <w:rPr>
          <w:rFonts w:ascii="Cambria" w:hAnsi="Cambria" w:cs="Times New Roman"/>
          <w:sz w:val="22"/>
          <w:szCs w:val="22"/>
        </w:rPr>
        <w:br/>
      </w:r>
      <w:r w:rsidRPr="00895716">
        <w:rPr>
          <w:rFonts w:ascii="Cambria" w:hAnsi="Cambria" w:cs="Times New Roman"/>
          <w:sz w:val="22"/>
          <w:szCs w:val="22"/>
        </w:rPr>
        <w:br/>
      </w:r>
      <w:r w:rsidRPr="00895716">
        <w:rPr>
          <w:rFonts w:ascii="Cambria" w:hAnsi="Cambria" w:cs="Times New Roman"/>
          <w:color w:val="FF0000"/>
          <w:sz w:val="22"/>
          <w:szCs w:val="22"/>
        </w:rPr>
        <w:t>32-24=8 units</w:t>
      </w:r>
      <w:r w:rsidRPr="00895716">
        <w:rPr>
          <w:rFonts w:ascii="Cambria" w:hAnsi="Cambria" w:cs="Times New Roman"/>
          <w:sz w:val="22"/>
          <w:szCs w:val="22"/>
        </w:rPr>
        <w:br/>
      </w:r>
    </w:p>
    <w:p w14:paraId="702DAACE" w14:textId="1F830456" w:rsidR="00981D25" w:rsidRPr="00895716" w:rsidRDefault="00F635CA" w:rsidP="00895716">
      <w:pPr>
        <w:pStyle w:val="Default"/>
        <w:numPr>
          <w:ilvl w:val="0"/>
          <w:numId w:val="27"/>
        </w:numPr>
        <w:spacing w:line="276" w:lineRule="auto"/>
        <w:rPr>
          <w:rFonts w:ascii="Cambria" w:hAnsi="Cambria" w:cs="Times New Roman"/>
          <w:sz w:val="22"/>
          <w:szCs w:val="22"/>
        </w:rPr>
      </w:pPr>
      <w:r w:rsidRPr="00895716">
        <w:rPr>
          <w:rFonts w:ascii="Cambria" w:hAnsi="Cambria" w:cs="Times New Roman"/>
          <w:sz w:val="22"/>
          <w:szCs w:val="22"/>
        </w:rPr>
        <w:t xml:space="preserve">(2 points) Overall, what can you say about this policy? </w:t>
      </w:r>
      <w:r w:rsidRPr="00895716">
        <w:rPr>
          <w:rFonts w:ascii="Cambria" w:hAnsi="Cambria" w:cs="Times New Roman"/>
          <w:sz w:val="22"/>
          <w:szCs w:val="22"/>
        </w:rPr>
        <w:br/>
      </w:r>
      <w:r w:rsidRPr="00895716">
        <w:rPr>
          <w:rFonts w:ascii="Cambria" w:hAnsi="Cambria" w:cs="Times New Roman"/>
          <w:sz w:val="22"/>
          <w:szCs w:val="22"/>
        </w:rPr>
        <w:br/>
      </w:r>
      <w:r w:rsidRPr="00895716">
        <w:rPr>
          <w:rFonts w:ascii="Cambria" w:hAnsi="Cambria" w:cs="Times New Roman"/>
          <w:color w:val="FF0000"/>
          <w:sz w:val="22"/>
          <w:szCs w:val="22"/>
        </w:rPr>
        <w:t>Taxing gas-powered cars reduces consumption of gas-powered cars and increases consumption of EVs, which could be beneficial as it helps with the under-production problem. However, (</w:t>
      </w:r>
      <w:proofErr w:type="spellStart"/>
      <w:r w:rsidRPr="00895716">
        <w:rPr>
          <w:rFonts w:ascii="Cambria" w:hAnsi="Cambria" w:cs="Times New Roman"/>
          <w:color w:val="FF0000"/>
          <w:sz w:val="22"/>
          <w:szCs w:val="22"/>
        </w:rPr>
        <w:t>i</w:t>
      </w:r>
      <w:proofErr w:type="spellEnd"/>
      <w:r w:rsidRPr="00895716">
        <w:rPr>
          <w:rFonts w:ascii="Cambria" w:hAnsi="Cambria" w:cs="Times New Roman"/>
          <w:color w:val="FF0000"/>
          <w:sz w:val="22"/>
          <w:szCs w:val="22"/>
        </w:rPr>
        <w:t xml:space="preserve">) it creates deadweight loss in the gas-powered car market and (ii) it might lead to over-consumption of EV if the tax is too high. </w:t>
      </w:r>
      <w:r w:rsidRPr="00895716">
        <w:rPr>
          <w:rFonts w:ascii="Cambria" w:hAnsi="Cambria" w:cs="Times New Roman"/>
          <w:color w:val="FF0000"/>
          <w:sz w:val="22"/>
          <w:szCs w:val="22"/>
        </w:rPr>
        <w:br/>
      </w:r>
      <w:r w:rsidRPr="00895716">
        <w:rPr>
          <w:rFonts w:ascii="Cambria" w:hAnsi="Cambria" w:cs="Times New Roman"/>
          <w:sz w:val="22"/>
          <w:szCs w:val="22"/>
        </w:rPr>
        <w:br/>
      </w:r>
    </w:p>
    <w:p w14:paraId="36922399" w14:textId="77777777" w:rsidR="00F635CA" w:rsidRPr="00895716" w:rsidRDefault="00F635CA" w:rsidP="00895716">
      <w:pPr>
        <w:pStyle w:val="Default"/>
        <w:spacing w:line="276" w:lineRule="auto"/>
        <w:ind w:left="720"/>
        <w:rPr>
          <w:rFonts w:ascii="Cambria" w:hAnsi="Cambria" w:cs="Times New Roman"/>
          <w:sz w:val="22"/>
          <w:szCs w:val="22"/>
        </w:rPr>
      </w:pPr>
    </w:p>
    <w:p w14:paraId="49FC62F7" w14:textId="1CF2CB3E" w:rsidR="00212850" w:rsidRPr="00895716" w:rsidRDefault="00212850" w:rsidP="00895716">
      <w:pPr>
        <w:pStyle w:val="Default"/>
        <w:spacing w:line="276" w:lineRule="auto"/>
        <w:rPr>
          <w:rFonts w:ascii="Cambria" w:hAnsi="Cambria" w:cs="Times New Roman"/>
          <w:b/>
          <w:bCs/>
          <w:sz w:val="22"/>
          <w:szCs w:val="22"/>
          <w:u w:val="single"/>
        </w:rPr>
      </w:pPr>
      <w:r w:rsidRPr="00895716">
        <w:rPr>
          <w:rFonts w:ascii="Cambria" w:hAnsi="Cambria" w:cs="Times New Roman"/>
          <w:b/>
          <w:bCs/>
          <w:sz w:val="22"/>
          <w:szCs w:val="22"/>
          <w:u w:val="single"/>
        </w:rPr>
        <w:t>Problem 2:</w:t>
      </w:r>
      <w:r w:rsidRPr="00895716">
        <w:rPr>
          <w:rFonts w:ascii="Cambria" w:hAnsi="Cambria" w:cs="Times New Roman"/>
          <w:b/>
          <w:bCs/>
          <w:u w:val="single" w:color="000000"/>
        </w:rPr>
        <w:t xml:space="preserve"> </w:t>
      </w:r>
      <w:r w:rsidRPr="00895716">
        <w:rPr>
          <w:rFonts w:ascii="Cambria" w:hAnsi="Cambria" w:cs="Times New Roman"/>
          <w:b/>
          <w:bCs/>
          <w:u w:val="single" w:color="000000"/>
        </w:rPr>
        <w:t>Gravel</w:t>
      </w:r>
      <w:r w:rsidRPr="00895716">
        <w:rPr>
          <w:rFonts w:ascii="Cambria" w:hAnsi="Cambria" w:cs="Times New Roman"/>
          <w:b/>
          <w:bCs/>
          <w:u w:val="single" w:color="000000"/>
        </w:rPr>
        <w:t xml:space="preserve"> market</w:t>
      </w:r>
      <w:r w:rsidR="00AC2AD0" w:rsidRPr="00895716">
        <w:rPr>
          <w:rFonts w:ascii="Cambria" w:hAnsi="Cambria" w:cs="Times New Roman"/>
          <w:b/>
          <w:bCs/>
          <w:u w:val="single" w:color="000000"/>
        </w:rPr>
        <w:t xml:space="preserve"> (2</w:t>
      </w:r>
      <w:r w:rsidR="00975C7F" w:rsidRPr="00895716">
        <w:rPr>
          <w:rFonts w:ascii="Cambria" w:hAnsi="Cambria" w:cs="Times New Roman"/>
          <w:b/>
          <w:bCs/>
          <w:u w:val="single" w:color="000000"/>
        </w:rPr>
        <w:t>5</w:t>
      </w:r>
      <w:r w:rsidR="00AC2AD0" w:rsidRPr="00895716">
        <w:rPr>
          <w:rFonts w:ascii="Cambria" w:hAnsi="Cambria" w:cs="Times New Roman"/>
          <w:b/>
          <w:bCs/>
          <w:u w:val="single" w:color="000000"/>
        </w:rPr>
        <w:t xml:space="preserve"> points)</w:t>
      </w:r>
    </w:p>
    <w:p w14:paraId="726D7279" w14:textId="77777777" w:rsidR="00212850" w:rsidRPr="00895716" w:rsidRDefault="00212850" w:rsidP="00895716">
      <w:pPr>
        <w:widowControl w:val="0"/>
        <w:tabs>
          <w:tab w:val="left" w:pos="653"/>
        </w:tabs>
        <w:spacing w:before="77" w:after="0"/>
        <w:ind w:left="292"/>
        <w:rPr>
          <w:rFonts w:ascii="Cambria" w:eastAsiaTheme="minorEastAsia" w:hAnsi="Cambria" w:cs="Times New Roman"/>
          <w:color w:val="000000"/>
          <w:lang w:eastAsia="zh-CN"/>
        </w:rPr>
      </w:pPr>
    </w:p>
    <w:p w14:paraId="6BCD7681" w14:textId="08540031" w:rsidR="00212850" w:rsidRPr="00895716" w:rsidRDefault="00212850" w:rsidP="00895716">
      <w:pPr>
        <w:widowControl w:val="0"/>
        <w:autoSpaceDE w:val="0"/>
        <w:autoSpaceDN w:val="0"/>
        <w:adjustRightInd w:val="0"/>
        <w:rPr>
          <w:rFonts w:ascii="Cambria" w:hAnsi="Cambria" w:cs="Times New Roman"/>
        </w:rPr>
      </w:pPr>
      <w:r w:rsidRPr="00895716">
        <w:rPr>
          <w:rFonts w:ascii="Cambria" w:hAnsi="Cambria" w:cs="Times New Roman"/>
        </w:rPr>
        <w:t>Quarry Inc.</w:t>
      </w:r>
      <w:r w:rsidRPr="00895716">
        <w:rPr>
          <w:rFonts w:ascii="Cambria" w:hAnsi="Cambria" w:cs="Times New Roman"/>
        </w:rPr>
        <w:t xml:space="preserve"> has a local monopoly over the </w:t>
      </w:r>
      <w:r w:rsidRPr="00895716">
        <w:rPr>
          <w:rFonts w:ascii="Cambria" w:hAnsi="Cambria" w:cs="Times New Roman"/>
        </w:rPr>
        <w:t>gravel</w:t>
      </w:r>
      <w:r w:rsidRPr="00895716">
        <w:rPr>
          <w:rFonts w:ascii="Cambria" w:hAnsi="Cambria" w:cs="Times New Roman"/>
        </w:rPr>
        <w:t xml:space="preserve"> industry in </w:t>
      </w:r>
      <w:r w:rsidRPr="00895716">
        <w:rPr>
          <w:rFonts w:ascii="Cambria" w:hAnsi="Cambria" w:cs="Times New Roman"/>
        </w:rPr>
        <w:t>central Connecticut</w:t>
      </w:r>
      <w:r w:rsidRPr="00895716">
        <w:rPr>
          <w:rFonts w:ascii="Cambria" w:hAnsi="Cambria" w:cs="Times New Roman"/>
        </w:rPr>
        <w:t xml:space="preserve">. The </w:t>
      </w:r>
      <w:r w:rsidRPr="00895716">
        <w:rPr>
          <w:rFonts w:ascii="Cambria" w:hAnsi="Cambria" w:cs="Times New Roman"/>
        </w:rPr>
        <w:t xml:space="preserve">inverse </w:t>
      </w:r>
      <w:r w:rsidRPr="00895716">
        <w:rPr>
          <w:rFonts w:ascii="Cambria" w:hAnsi="Cambria" w:cs="Times New Roman"/>
        </w:rPr>
        <w:t xml:space="preserve">demand for </w:t>
      </w:r>
      <w:r w:rsidRPr="00895716">
        <w:rPr>
          <w:rFonts w:ascii="Cambria" w:hAnsi="Cambria" w:cs="Times New Roman"/>
        </w:rPr>
        <w:t>gravel</w:t>
      </w:r>
      <w:r w:rsidRPr="00895716">
        <w:rPr>
          <w:rFonts w:ascii="Cambria" w:hAnsi="Cambria" w:cs="Times New Roman"/>
        </w:rPr>
        <w:t xml:space="preserve"> is given by Q =100-2P, where Q is the quantity of </w:t>
      </w:r>
      <w:r w:rsidRPr="00895716">
        <w:rPr>
          <w:rFonts w:ascii="Cambria" w:hAnsi="Cambria" w:cs="Times New Roman"/>
        </w:rPr>
        <w:t>gravel</w:t>
      </w:r>
      <w:r w:rsidRPr="00895716">
        <w:rPr>
          <w:rFonts w:ascii="Cambria" w:hAnsi="Cambria" w:cs="Times New Roman"/>
        </w:rPr>
        <w:t xml:space="preserve"> in thousand cubic yards per month, and P is the price in dollars per cubic yard. Quarry Inc. incurs a fixed cost of production of $12 and a variable cost of $5 per cubic yard. </w:t>
      </w:r>
    </w:p>
    <w:p w14:paraId="44481817" w14:textId="77777777" w:rsidR="00212850" w:rsidRPr="00895716" w:rsidRDefault="00212850" w:rsidP="00895716">
      <w:pPr>
        <w:pStyle w:val="ListParagraph"/>
        <w:spacing w:after="0"/>
        <w:rPr>
          <w:rFonts w:ascii="Cambria" w:hAnsi="Cambria" w:cs="Times New Roman"/>
        </w:rPr>
      </w:pPr>
    </w:p>
    <w:p w14:paraId="1CD1137B" w14:textId="5E15FC73" w:rsidR="00212850"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t>(4</w:t>
      </w:r>
      <w:r w:rsidR="00212850" w:rsidRPr="00895716">
        <w:rPr>
          <w:rFonts w:ascii="Cambria" w:hAnsi="Cambria" w:cs="Times New Roman"/>
        </w:rPr>
        <w:t xml:space="preserve"> points</w:t>
      </w:r>
      <w:r w:rsidRPr="00895716">
        <w:rPr>
          <w:rFonts w:ascii="Cambria" w:hAnsi="Cambria" w:cs="Times New Roman"/>
        </w:rPr>
        <w:t>)</w:t>
      </w:r>
      <w:r w:rsidR="00212850" w:rsidRPr="00895716">
        <w:rPr>
          <w:rFonts w:ascii="Cambria" w:hAnsi="Cambria" w:cs="Times New Roman"/>
        </w:rPr>
        <w:t xml:space="preserve"> What are the profit maximizing price and quantity choices for Quarry Inc.?</w:t>
      </w:r>
    </w:p>
    <w:p w14:paraId="1BE52975" w14:textId="77777777" w:rsidR="00212850" w:rsidRPr="00895716" w:rsidRDefault="00212850" w:rsidP="00895716">
      <w:pPr>
        <w:pStyle w:val="BodyText"/>
        <w:tabs>
          <w:tab w:val="left" w:pos="1733"/>
        </w:tabs>
        <w:spacing w:line="276" w:lineRule="auto"/>
        <w:ind w:left="1228" w:right="486"/>
        <w:rPr>
          <w:rFonts w:ascii="Cambria" w:hAnsi="Cambria" w:cs="Times New Roman"/>
          <w:sz w:val="22"/>
          <w:szCs w:val="22"/>
        </w:rPr>
      </w:pPr>
    </w:p>
    <w:p w14:paraId="417423D4"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 xml:space="preserve">P=50-0.5Q </w:t>
      </w:r>
    </w:p>
    <w:p w14:paraId="1F8F49F1" w14:textId="04A05C2A"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vertAlign w:val="superscript"/>
        </w:rPr>
      </w:pPr>
      <w:r w:rsidRPr="00895716">
        <w:rPr>
          <w:rFonts w:ascii="Cambria" w:hAnsi="Cambria" w:cs="Times New Roman"/>
          <w:color w:val="FF0000"/>
          <w:sz w:val="22"/>
          <w:szCs w:val="22"/>
        </w:rPr>
        <w:t>Revenue=</w:t>
      </w:r>
      <w:r w:rsidRPr="00895716">
        <w:rPr>
          <w:rFonts w:ascii="Cambria" w:hAnsi="Cambria" w:cs="Times New Roman"/>
          <w:color w:val="FF0000"/>
          <w:sz w:val="22"/>
          <w:szCs w:val="22"/>
        </w:rPr>
        <w:t xml:space="preserve">P x Q = </w:t>
      </w:r>
      <w:r w:rsidRPr="00895716">
        <w:rPr>
          <w:rFonts w:ascii="Cambria" w:hAnsi="Cambria" w:cs="Times New Roman"/>
          <w:color w:val="FF0000"/>
          <w:sz w:val="22"/>
          <w:szCs w:val="22"/>
        </w:rPr>
        <w:t>50Q-0.5Q</w:t>
      </w:r>
      <w:r w:rsidRPr="00895716">
        <w:rPr>
          <w:rFonts w:ascii="Cambria" w:hAnsi="Cambria" w:cs="Times New Roman"/>
          <w:color w:val="FF0000"/>
          <w:sz w:val="22"/>
          <w:szCs w:val="22"/>
          <w:vertAlign w:val="superscript"/>
        </w:rPr>
        <w:t>2</w:t>
      </w:r>
    </w:p>
    <w:p w14:paraId="571478CB"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MR=50-Q</w:t>
      </w:r>
    </w:p>
    <w:p w14:paraId="476AE035"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proofErr w:type="gramStart"/>
      <w:r w:rsidRPr="00895716">
        <w:rPr>
          <w:rFonts w:ascii="Cambria" w:hAnsi="Cambria" w:cs="Times New Roman"/>
          <w:color w:val="FF0000"/>
          <w:sz w:val="22"/>
          <w:szCs w:val="22"/>
        </w:rPr>
        <w:t>So</w:t>
      </w:r>
      <w:proofErr w:type="gramEnd"/>
      <w:r w:rsidRPr="00895716">
        <w:rPr>
          <w:rFonts w:ascii="Cambria" w:hAnsi="Cambria" w:cs="Times New Roman"/>
          <w:color w:val="FF0000"/>
          <w:sz w:val="22"/>
          <w:szCs w:val="22"/>
        </w:rPr>
        <w:t xml:space="preserve"> MR=MC gives 50-Q=5 or Q=45 and P=27.5</w:t>
      </w:r>
    </w:p>
    <w:p w14:paraId="6A2830A3" w14:textId="77777777" w:rsidR="00212850" w:rsidRPr="00895716" w:rsidRDefault="00212850" w:rsidP="00895716">
      <w:pPr>
        <w:pStyle w:val="BodyText"/>
        <w:tabs>
          <w:tab w:val="left" w:pos="1733"/>
        </w:tabs>
        <w:spacing w:line="276" w:lineRule="auto"/>
        <w:ind w:left="1228" w:right="486"/>
        <w:rPr>
          <w:rFonts w:ascii="Cambria" w:hAnsi="Cambria" w:cs="Times New Roman"/>
          <w:color w:val="FF0000"/>
          <w:sz w:val="22"/>
          <w:szCs w:val="22"/>
        </w:rPr>
      </w:pPr>
    </w:p>
    <w:p w14:paraId="22DEBFD3" w14:textId="61EC9689" w:rsidR="00212850"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lastRenderedPageBreak/>
        <w:t>(</w:t>
      </w:r>
      <w:r w:rsidR="00843D4A" w:rsidRPr="00895716">
        <w:rPr>
          <w:rFonts w:ascii="Cambria" w:hAnsi="Cambria" w:cs="Times New Roman"/>
        </w:rPr>
        <w:t>4</w:t>
      </w:r>
      <w:r w:rsidR="00212850" w:rsidRPr="00895716">
        <w:rPr>
          <w:rFonts w:ascii="Cambria" w:hAnsi="Cambria" w:cs="Times New Roman"/>
        </w:rPr>
        <w:t xml:space="preserve"> points</w:t>
      </w:r>
      <w:r w:rsidRPr="00895716">
        <w:rPr>
          <w:rFonts w:ascii="Cambria" w:hAnsi="Cambria" w:cs="Times New Roman"/>
        </w:rPr>
        <w:t>)</w:t>
      </w:r>
      <w:r w:rsidR="00212850" w:rsidRPr="00895716">
        <w:rPr>
          <w:rFonts w:ascii="Cambria" w:hAnsi="Cambria" w:cs="Times New Roman"/>
        </w:rPr>
        <w:t xml:space="preserve"> What is the elasticity of demand at this price? Does this elasticity make sense to you? Why or why not?</w:t>
      </w:r>
    </w:p>
    <w:p w14:paraId="5671B6A0" w14:textId="77777777" w:rsidR="00212850" w:rsidRPr="00895716" w:rsidRDefault="00212850" w:rsidP="00895716">
      <w:pPr>
        <w:pStyle w:val="BodyText"/>
        <w:tabs>
          <w:tab w:val="left" w:pos="1733"/>
        </w:tabs>
        <w:spacing w:line="276" w:lineRule="auto"/>
        <w:ind w:left="1732" w:right="486"/>
        <w:rPr>
          <w:rFonts w:ascii="Cambria" w:hAnsi="Cambria" w:cs="Times New Roman"/>
          <w:sz w:val="22"/>
          <w:szCs w:val="22"/>
        </w:rPr>
      </w:pPr>
      <w:r w:rsidRPr="00895716">
        <w:rPr>
          <w:rFonts w:ascii="Cambria" w:hAnsi="Cambria" w:cs="Times New Roman"/>
          <w:sz w:val="22"/>
          <w:szCs w:val="22"/>
        </w:rPr>
        <w:t xml:space="preserve"> </w:t>
      </w:r>
    </w:p>
    <w:p w14:paraId="63780212" w14:textId="77777777" w:rsidR="00212850" w:rsidRPr="00895716" w:rsidRDefault="00212850" w:rsidP="00895716">
      <w:pPr>
        <w:pStyle w:val="BodyText"/>
        <w:tabs>
          <w:tab w:val="left" w:pos="1733"/>
        </w:tabs>
        <w:spacing w:line="276" w:lineRule="auto"/>
        <w:ind w:left="1732" w:right="486"/>
        <w:rPr>
          <w:rFonts w:ascii="Cambria" w:hAnsi="Cambria" w:cs="Times New Roman"/>
          <w:sz w:val="22"/>
          <w:szCs w:val="22"/>
        </w:rPr>
      </w:pPr>
    </w:p>
    <w:p w14:paraId="0DF4669A" w14:textId="12A15D3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The elasticity can be derived using the Inverse Elasticity Pricing Rule, which states that (P-MC)/P=-1/elasticity.</w:t>
      </w:r>
      <w:r w:rsidR="000055E9" w:rsidRPr="00895716">
        <w:rPr>
          <w:rFonts w:ascii="Cambria" w:hAnsi="Cambria" w:cs="Times New Roman"/>
          <w:color w:val="FF0000"/>
          <w:sz w:val="22"/>
          <w:szCs w:val="22"/>
        </w:rPr>
        <w:t xml:space="preserve"> This implies </w:t>
      </w:r>
      <w:proofErr w:type="gramStart"/>
      <w:r w:rsidR="000055E9" w:rsidRPr="00895716">
        <w:rPr>
          <w:rFonts w:ascii="Cambria" w:hAnsi="Cambria" w:cs="Times New Roman"/>
          <w:color w:val="FF0000"/>
          <w:sz w:val="22"/>
          <w:szCs w:val="22"/>
        </w:rPr>
        <w:t xml:space="preserve">that </w:t>
      </w:r>
      <w:r w:rsidRPr="00895716">
        <w:rPr>
          <w:rFonts w:ascii="Cambria" w:hAnsi="Cambria" w:cs="Times New Roman"/>
          <w:color w:val="FF0000"/>
          <w:sz w:val="22"/>
          <w:szCs w:val="22"/>
        </w:rPr>
        <w:t xml:space="preserve"> </w:t>
      </w:r>
      <w:r w:rsidRPr="00895716">
        <w:rPr>
          <w:rFonts w:ascii="Cambria" w:hAnsi="Cambria" w:cs="Times New Roman"/>
          <w:color w:val="FF0000"/>
          <w:sz w:val="22"/>
          <w:szCs w:val="22"/>
        </w:rPr>
        <w:t>Elasticity</w:t>
      </w:r>
      <w:proofErr w:type="gramEnd"/>
      <w:r w:rsidRPr="00895716">
        <w:rPr>
          <w:rFonts w:ascii="Cambria" w:hAnsi="Cambria" w:cs="Times New Roman"/>
          <w:color w:val="FF0000"/>
          <w:sz w:val="22"/>
          <w:szCs w:val="22"/>
        </w:rPr>
        <w:t xml:space="preserve"> = </w:t>
      </w:r>
      <w:r w:rsidR="006E7504" w:rsidRPr="00895716">
        <w:rPr>
          <w:rFonts w:ascii="Cambria" w:hAnsi="Cambria" w:cs="Times New Roman"/>
          <w:color w:val="FF0000"/>
          <w:sz w:val="22"/>
          <w:szCs w:val="22"/>
        </w:rPr>
        <w:t xml:space="preserve">P/(MC-P)= </w:t>
      </w:r>
      <w:r w:rsidRPr="00895716">
        <w:rPr>
          <w:rFonts w:ascii="Cambria" w:hAnsi="Cambria" w:cs="Times New Roman"/>
          <w:color w:val="FF0000"/>
          <w:sz w:val="22"/>
          <w:szCs w:val="22"/>
        </w:rPr>
        <w:t>27.5/</w:t>
      </w:r>
      <w:r w:rsidR="006E7504" w:rsidRPr="00895716">
        <w:rPr>
          <w:rFonts w:ascii="Cambria" w:hAnsi="Cambria" w:cs="Times New Roman"/>
          <w:color w:val="FF0000"/>
          <w:sz w:val="22"/>
          <w:szCs w:val="22"/>
        </w:rPr>
        <w:t>(5-27.5</w:t>
      </w:r>
      <w:r w:rsidRPr="00895716">
        <w:rPr>
          <w:rFonts w:ascii="Cambria" w:hAnsi="Cambria" w:cs="Times New Roman"/>
          <w:color w:val="FF0000"/>
          <w:sz w:val="22"/>
          <w:szCs w:val="22"/>
        </w:rPr>
        <w:t>)=-1.2</w:t>
      </w:r>
      <w:r w:rsidR="006E7504" w:rsidRPr="00895716">
        <w:rPr>
          <w:rFonts w:ascii="Cambria" w:hAnsi="Cambria" w:cs="Times New Roman"/>
          <w:color w:val="FF0000"/>
          <w:sz w:val="22"/>
          <w:szCs w:val="22"/>
        </w:rPr>
        <w:t>2.</w:t>
      </w:r>
      <w:r w:rsidRPr="00895716">
        <w:rPr>
          <w:rFonts w:ascii="Cambria" w:hAnsi="Cambria" w:cs="Times New Roman"/>
          <w:color w:val="FF0000"/>
          <w:sz w:val="22"/>
          <w:szCs w:val="22"/>
        </w:rPr>
        <w:t xml:space="preserve"> </w:t>
      </w:r>
    </w:p>
    <w:p w14:paraId="7410D14C" w14:textId="77777777" w:rsidR="00212850" w:rsidRPr="00895716" w:rsidRDefault="00212850" w:rsidP="00895716">
      <w:pPr>
        <w:pStyle w:val="BodyText"/>
        <w:tabs>
          <w:tab w:val="left" w:pos="1733"/>
        </w:tabs>
        <w:spacing w:line="276" w:lineRule="auto"/>
        <w:ind w:left="1732" w:right="486"/>
        <w:rPr>
          <w:rFonts w:ascii="Cambria" w:hAnsi="Cambria" w:cs="Times New Roman"/>
          <w:sz w:val="22"/>
          <w:szCs w:val="22"/>
        </w:rPr>
      </w:pPr>
    </w:p>
    <w:p w14:paraId="443A4905" w14:textId="77777777" w:rsidR="00212850" w:rsidRPr="00895716" w:rsidRDefault="00212850" w:rsidP="00895716">
      <w:pPr>
        <w:pStyle w:val="BodyText"/>
        <w:tabs>
          <w:tab w:val="left" w:pos="720"/>
        </w:tabs>
        <w:spacing w:line="276" w:lineRule="auto"/>
        <w:ind w:left="0" w:right="486"/>
        <w:rPr>
          <w:rFonts w:ascii="Cambria" w:hAnsi="Cambria" w:cs="Times New Roman"/>
          <w:sz w:val="22"/>
          <w:szCs w:val="22"/>
        </w:rPr>
      </w:pPr>
    </w:p>
    <w:p w14:paraId="0B101AC3" w14:textId="3E52939A" w:rsidR="00212850"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t>(</w:t>
      </w:r>
      <w:r w:rsidR="00212850" w:rsidRPr="00895716">
        <w:rPr>
          <w:rFonts w:ascii="Cambria" w:hAnsi="Cambria" w:cs="Times New Roman"/>
        </w:rPr>
        <w:t>2 points</w:t>
      </w:r>
      <w:r w:rsidRPr="00895716">
        <w:rPr>
          <w:rFonts w:ascii="Cambria" w:hAnsi="Cambria" w:cs="Times New Roman"/>
        </w:rPr>
        <w:t>)</w:t>
      </w:r>
      <w:r w:rsidR="00212850" w:rsidRPr="00895716">
        <w:rPr>
          <w:rFonts w:ascii="Cambria" w:hAnsi="Cambria" w:cs="Times New Roman"/>
        </w:rPr>
        <w:t xml:space="preserve"> What is the total profit of </w:t>
      </w:r>
      <w:r w:rsidR="004E2625" w:rsidRPr="00895716">
        <w:rPr>
          <w:rFonts w:ascii="Cambria" w:hAnsi="Cambria" w:cs="Times New Roman"/>
        </w:rPr>
        <w:t>Quarry Inc.</w:t>
      </w:r>
      <w:r w:rsidR="00212850" w:rsidRPr="00895716">
        <w:rPr>
          <w:rFonts w:ascii="Cambria" w:hAnsi="Cambria" w:cs="Times New Roman"/>
        </w:rPr>
        <w:t xml:space="preserve"> at the optimal price and quantity choice?</w:t>
      </w:r>
    </w:p>
    <w:p w14:paraId="03DF6B6F" w14:textId="77777777" w:rsidR="00212850" w:rsidRPr="00895716" w:rsidRDefault="00212850" w:rsidP="00895716">
      <w:pPr>
        <w:pStyle w:val="BodyText"/>
        <w:tabs>
          <w:tab w:val="left" w:pos="1733"/>
        </w:tabs>
        <w:spacing w:line="276" w:lineRule="auto"/>
        <w:ind w:left="1732" w:right="486"/>
        <w:rPr>
          <w:rFonts w:ascii="Cambria" w:hAnsi="Cambria" w:cs="Times New Roman"/>
          <w:sz w:val="22"/>
          <w:szCs w:val="22"/>
        </w:rPr>
      </w:pPr>
    </w:p>
    <w:p w14:paraId="2D292478" w14:textId="5F8FF4BA"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 xml:space="preserve">Profit = </w:t>
      </w:r>
      <w:r w:rsidR="00843D4A" w:rsidRPr="00895716">
        <w:rPr>
          <w:rFonts w:ascii="Cambria" w:hAnsi="Cambria" w:cs="Times New Roman"/>
          <w:color w:val="FF0000"/>
          <w:sz w:val="22"/>
          <w:szCs w:val="22"/>
        </w:rPr>
        <w:t xml:space="preserve">P * Q – TC(Q) = </w:t>
      </w:r>
      <w:r w:rsidRPr="00895716">
        <w:rPr>
          <w:rFonts w:ascii="Cambria" w:hAnsi="Cambria" w:cs="Times New Roman"/>
          <w:color w:val="FF0000"/>
          <w:sz w:val="22"/>
          <w:szCs w:val="22"/>
        </w:rPr>
        <w:t>(27.5</w:t>
      </w:r>
      <w:r w:rsidR="00843D4A" w:rsidRPr="00895716">
        <w:rPr>
          <w:rFonts w:ascii="Cambria" w:hAnsi="Cambria" w:cs="Times New Roman"/>
          <w:color w:val="FF0000"/>
          <w:sz w:val="22"/>
          <w:szCs w:val="22"/>
        </w:rPr>
        <w:t xml:space="preserve"> * 45) – (5</w:t>
      </w:r>
      <w:r w:rsidRPr="00895716">
        <w:rPr>
          <w:rFonts w:ascii="Cambria" w:hAnsi="Cambria" w:cs="Times New Roman"/>
          <w:color w:val="FF0000"/>
          <w:sz w:val="22"/>
          <w:szCs w:val="22"/>
        </w:rPr>
        <w:t>*45</w:t>
      </w:r>
      <w:r w:rsidR="00843D4A" w:rsidRPr="00895716">
        <w:rPr>
          <w:rFonts w:ascii="Cambria" w:hAnsi="Cambria" w:cs="Times New Roman"/>
          <w:color w:val="FF0000"/>
          <w:sz w:val="22"/>
          <w:szCs w:val="22"/>
        </w:rPr>
        <w:t>+</w:t>
      </w:r>
      <w:proofErr w:type="gramStart"/>
      <w:r w:rsidR="00843D4A" w:rsidRPr="00895716">
        <w:rPr>
          <w:rFonts w:ascii="Cambria" w:hAnsi="Cambria" w:cs="Times New Roman"/>
          <w:color w:val="FF0000"/>
          <w:sz w:val="22"/>
          <w:szCs w:val="22"/>
        </w:rPr>
        <w:t>1</w:t>
      </w:r>
      <w:r w:rsidRPr="00895716">
        <w:rPr>
          <w:rFonts w:ascii="Cambria" w:hAnsi="Cambria" w:cs="Times New Roman"/>
          <w:color w:val="FF0000"/>
          <w:sz w:val="22"/>
          <w:szCs w:val="22"/>
        </w:rPr>
        <w:t>2</w:t>
      </w:r>
      <w:r w:rsidR="00843D4A" w:rsidRPr="00895716">
        <w:rPr>
          <w:rFonts w:ascii="Cambria" w:hAnsi="Cambria" w:cs="Times New Roman"/>
          <w:color w:val="FF0000"/>
          <w:sz w:val="22"/>
          <w:szCs w:val="22"/>
        </w:rPr>
        <w:t>)</w:t>
      </w:r>
      <w:r w:rsidRPr="00895716">
        <w:rPr>
          <w:rFonts w:ascii="Cambria" w:hAnsi="Cambria" w:cs="Times New Roman"/>
          <w:color w:val="FF0000"/>
          <w:sz w:val="22"/>
          <w:szCs w:val="22"/>
        </w:rPr>
        <w:t>=</w:t>
      </w:r>
      <w:proofErr w:type="gramEnd"/>
      <w:r w:rsidRPr="00895716">
        <w:rPr>
          <w:rFonts w:ascii="Cambria" w:hAnsi="Cambria" w:cs="Times New Roman"/>
          <w:color w:val="FF0000"/>
          <w:sz w:val="22"/>
          <w:szCs w:val="22"/>
        </w:rPr>
        <w:t xml:space="preserve">1000.5 </w:t>
      </w:r>
    </w:p>
    <w:p w14:paraId="1E68CA57" w14:textId="77777777" w:rsidR="00212850" w:rsidRPr="00895716" w:rsidRDefault="00212850" w:rsidP="00895716">
      <w:pPr>
        <w:pStyle w:val="BodyText"/>
        <w:tabs>
          <w:tab w:val="left" w:pos="1733"/>
        </w:tabs>
        <w:spacing w:line="276" w:lineRule="auto"/>
        <w:ind w:left="1228" w:right="486"/>
        <w:rPr>
          <w:ins w:id="0" w:author="Sinkinson, Michael" w:date="2017-10-09T15:47:00Z"/>
          <w:rFonts w:ascii="Cambria" w:hAnsi="Cambria" w:cs="Times New Roman"/>
          <w:color w:val="FF0000"/>
          <w:sz w:val="22"/>
          <w:szCs w:val="22"/>
        </w:rPr>
      </w:pPr>
    </w:p>
    <w:p w14:paraId="35272EAB" w14:textId="77777777" w:rsidR="00212850" w:rsidRPr="00895716" w:rsidRDefault="00212850" w:rsidP="00895716">
      <w:pPr>
        <w:pStyle w:val="BodyText"/>
        <w:tabs>
          <w:tab w:val="left" w:pos="1733"/>
        </w:tabs>
        <w:spacing w:line="276" w:lineRule="auto"/>
        <w:ind w:left="1732" w:right="486"/>
        <w:rPr>
          <w:rFonts w:ascii="Cambria" w:hAnsi="Cambria" w:cs="Times New Roman"/>
          <w:sz w:val="22"/>
          <w:szCs w:val="22"/>
        </w:rPr>
      </w:pPr>
    </w:p>
    <w:p w14:paraId="3B361F67" w14:textId="6741156E" w:rsidR="00212850"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t>(</w:t>
      </w:r>
      <w:r w:rsidR="00975C7F" w:rsidRPr="00895716">
        <w:rPr>
          <w:rFonts w:ascii="Cambria" w:hAnsi="Cambria" w:cs="Times New Roman"/>
        </w:rPr>
        <w:t>3</w:t>
      </w:r>
      <w:r w:rsidR="00212850" w:rsidRPr="00895716">
        <w:rPr>
          <w:rFonts w:ascii="Cambria" w:hAnsi="Cambria" w:cs="Times New Roman"/>
        </w:rPr>
        <w:t xml:space="preserve"> points</w:t>
      </w:r>
      <w:r w:rsidRPr="00895716">
        <w:rPr>
          <w:rFonts w:ascii="Cambria" w:hAnsi="Cambria" w:cs="Times New Roman"/>
        </w:rPr>
        <w:t>)</w:t>
      </w:r>
      <w:r w:rsidR="00212850" w:rsidRPr="00895716">
        <w:rPr>
          <w:rFonts w:ascii="Cambria" w:hAnsi="Cambria" w:cs="Times New Roman"/>
        </w:rPr>
        <w:t xml:space="preserve"> If the market were instead perfectly competitive</w:t>
      </w:r>
      <w:r w:rsidR="009A29F0" w:rsidRPr="00895716">
        <w:rPr>
          <w:rFonts w:ascii="Cambria" w:hAnsi="Cambria" w:cs="Times New Roman"/>
        </w:rPr>
        <w:t xml:space="preserve">, </w:t>
      </w:r>
      <w:r w:rsidR="00212850" w:rsidRPr="00895716">
        <w:rPr>
          <w:rFonts w:ascii="Cambria" w:hAnsi="Cambria" w:cs="Times New Roman"/>
        </w:rPr>
        <w:t xml:space="preserve">with many </w:t>
      </w:r>
      <w:r w:rsidR="009A29F0" w:rsidRPr="00895716">
        <w:rPr>
          <w:rFonts w:ascii="Cambria" w:hAnsi="Cambria" w:cs="Times New Roman"/>
        </w:rPr>
        <w:t xml:space="preserve">gravel </w:t>
      </w:r>
      <w:r w:rsidR="00212850" w:rsidRPr="00895716">
        <w:rPr>
          <w:rFonts w:ascii="Cambria" w:hAnsi="Cambria" w:cs="Times New Roman"/>
        </w:rPr>
        <w:t xml:space="preserve">providers (all with identical marginal costs as the monopolist), what would you predict the price of </w:t>
      </w:r>
      <w:r w:rsidR="009A29F0" w:rsidRPr="00895716">
        <w:rPr>
          <w:rFonts w:ascii="Cambria" w:hAnsi="Cambria" w:cs="Times New Roman"/>
        </w:rPr>
        <w:t>gravel to be</w:t>
      </w:r>
      <w:r w:rsidR="00212850" w:rsidRPr="00895716">
        <w:rPr>
          <w:rFonts w:ascii="Cambria" w:hAnsi="Cambria" w:cs="Times New Roman"/>
        </w:rPr>
        <w:t>? What would be the quantity sold?</w:t>
      </w:r>
    </w:p>
    <w:p w14:paraId="265F7E9F" w14:textId="77777777" w:rsidR="00212850" w:rsidRPr="00895716" w:rsidRDefault="00212850" w:rsidP="00895716">
      <w:pPr>
        <w:pStyle w:val="BodyText"/>
        <w:tabs>
          <w:tab w:val="left" w:pos="1733"/>
        </w:tabs>
        <w:spacing w:line="276" w:lineRule="auto"/>
        <w:ind w:left="0" w:right="486"/>
        <w:rPr>
          <w:rFonts w:ascii="Cambria" w:hAnsi="Cambria" w:cs="Times New Roman"/>
          <w:sz w:val="22"/>
          <w:szCs w:val="22"/>
        </w:rPr>
      </w:pPr>
    </w:p>
    <w:p w14:paraId="265DCC6A" w14:textId="4A736146" w:rsidR="009A29F0" w:rsidRPr="00895716" w:rsidRDefault="009A29F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In competitive markets, price equals marginal cost, so P=5.</w:t>
      </w:r>
    </w:p>
    <w:p w14:paraId="15C383FD" w14:textId="2F8D7BC3" w:rsidR="00212850" w:rsidRPr="00895716" w:rsidRDefault="009A29F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Quantity can be derived using the inverse demand function: Q = 100 – 2*5=90.</w:t>
      </w:r>
    </w:p>
    <w:p w14:paraId="45B290E2" w14:textId="77777777" w:rsidR="009A29F0" w:rsidRPr="00895716" w:rsidRDefault="009A29F0" w:rsidP="00895716">
      <w:pPr>
        <w:pStyle w:val="BodyText"/>
        <w:tabs>
          <w:tab w:val="left" w:pos="1733"/>
        </w:tabs>
        <w:spacing w:line="276" w:lineRule="auto"/>
        <w:ind w:left="1732" w:right="486"/>
        <w:rPr>
          <w:rFonts w:ascii="Cambria" w:hAnsi="Cambria" w:cs="Times New Roman"/>
          <w:color w:val="FF0000"/>
          <w:sz w:val="22"/>
          <w:szCs w:val="22"/>
        </w:rPr>
      </w:pPr>
    </w:p>
    <w:p w14:paraId="4F463534" w14:textId="2A049FB4" w:rsidR="00F635CA"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t>(</w:t>
      </w:r>
      <w:r w:rsidR="00975C7F" w:rsidRPr="00895716">
        <w:rPr>
          <w:rFonts w:ascii="Cambria" w:hAnsi="Cambria" w:cs="Times New Roman"/>
        </w:rPr>
        <w:t>3</w:t>
      </w:r>
      <w:r w:rsidRPr="00895716">
        <w:rPr>
          <w:rFonts w:ascii="Cambria" w:hAnsi="Cambria" w:cs="Times New Roman"/>
        </w:rPr>
        <w:t xml:space="preserve"> points) </w:t>
      </w:r>
      <w:r w:rsidR="00975C7F" w:rsidRPr="00895716">
        <w:rPr>
          <w:rFonts w:ascii="Cambria" w:hAnsi="Cambria" w:cs="Times New Roman"/>
        </w:rPr>
        <w:t>What would the firm’s profit be in this scenario? What would the firm do in the long vs short run?</w:t>
      </w:r>
    </w:p>
    <w:p w14:paraId="08AB416D"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p>
    <w:p w14:paraId="3418E993" w14:textId="5B27047D" w:rsidR="00975C7F" w:rsidRPr="00895716" w:rsidRDefault="00975C7F"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In the short run, the firm’s profits would be negative and equal to -12l the firm would still produce to cover the fixed costs. In the long run, the firm would exit.</w:t>
      </w:r>
    </w:p>
    <w:p w14:paraId="478AC0E2" w14:textId="77777777" w:rsidR="00975C7F" w:rsidRPr="00895716" w:rsidRDefault="00975C7F" w:rsidP="00895716">
      <w:pPr>
        <w:pStyle w:val="BodyText"/>
        <w:tabs>
          <w:tab w:val="left" w:pos="1733"/>
        </w:tabs>
        <w:spacing w:line="276" w:lineRule="auto"/>
        <w:ind w:left="1732" w:right="486"/>
        <w:rPr>
          <w:rFonts w:ascii="Cambria" w:hAnsi="Cambria" w:cs="Times New Roman"/>
          <w:sz w:val="22"/>
          <w:szCs w:val="22"/>
        </w:rPr>
      </w:pPr>
    </w:p>
    <w:p w14:paraId="2CF9B523" w14:textId="7488DDCC" w:rsidR="00212850"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t>(</w:t>
      </w:r>
      <w:r w:rsidR="00212850" w:rsidRPr="00895716">
        <w:rPr>
          <w:rFonts w:ascii="Cambria" w:hAnsi="Cambria" w:cs="Times New Roman"/>
        </w:rPr>
        <w:t>4 points</w:t>
      </w:r>
      <w:r w:rsidRPr="00895716">
        <w:rPr>
          <w:rFonts w:ascii="Cambria" w:hAnsi="Cambria" w:cs="Times New Roman"/>
        </w:rPr>
        <w:t>)</w:t>
      </w:r>
      <w:r w:rsidR="00212850" w:rsidRPr="00895716">
        <w:rPr>
          <w:rFonts w:ascii="Cambria" w:hAnsi="Cambria" w:cs="Times New Roman"/>
        </w:rPr>
        <w:t xml:space="preserve"> Let’s go back to the setting with </w:t>
      </w:r>
      <w:r w:rsidR="00A427A3" w:rsidRPr="00895716">
        <w:rPr>
          <w:rFonts w:ascii="Cambria" w:hAnsi="Cambria" w:cs="Times New Roman"/>
        </w:rPr>
        <w:t>Quarry Inc.</w:t>
      </w:r>
      <w:r w:rsidR="00212850" w:rsidRPr="00895716">
        <w:rPr>
          <w:rFonts w:ascii="Cambria" w:hAnsi="Cambria" w:cs="Times New Roman"/>
        </w:rPr>
        <w:t xml:space="preserve"> being a monopoly (i.e., part (d) no longer applies.) The </w:t>
      </w:r>
      <w:r w:rsidR="00A427A3" w:rsidRPr="00895716">
        <w:rPr>
          <w:rFonts w:ascii="Cambria" w:hAnsi="Cambria" w:cs="Times New Roman"/>
        </w:rPr>
        <w:t xml:space="preserve">CT state </w:t>
      </w:r>
      <w:r w:rsidR="00212850" w:rsidRPr="00895716">
        <w:rPr>
          <w:rFonts w:ascii="Cambria" w:hAnsi="Cambria" w:cs="Times New Roman"/>
        </w:rPr>
        <w:t xml:space="preserve">government believes that local builders are suffering because of </w:t>
      </w:r>
      <w:r w:rsidR="00A427A3" w:rsidRPr="00895716">
        <w:rPr>
          <w:rFonts w:ascii="Cambria" w:hAnsi="Cambria" w:cs="Times New Roman"/>
        </w:rPr>
        <w:t>Quarry Inc.’s</w:t>
      </w:r>
      <w:r w:rsidR="00212850" w:rsidRPr="00895716">
        <w:rPr>
          <w:rFonts w:ascii="Cambria" w:hAnsi="Cambria" w:cs="Times New Roman"/>
        </w:rPr>
        <w:t xml:space="preserve"> monopoly power and consequent high prices. To extract some surplus from the monopoly, the </w:t>
      </w:r>
      <w:r w:rsidR="00A427A3" w:rsidRPr="00895716">
        <w:rPr>
          <w:rFonts w:ascii="Cambria" w:hAnsi="Cambria" w:cs="Times New Roman"/>
        </w:rPr>
        <w:t>g</w:t>
      </w:r>
      <w:r w:rsidR="00212850" w:rsidRPr="00895716">
        <w:rPr>
          <w:rFonts w:ascii="Cambria" w:hAnsi="Cambria" w:cs="Times New Roman"/>
        </w:rPr>
        <w:t xml:space="preserve">overnment levies a $1 tax (to be paid by </w:t>
      </w:r>
      <w:r w:rsidR="00A427A3" w:rsidRPr="00895716">
        <w:rPr>
          <w:rFonts w:ascii="Cambria" w:hAnsi="Cambria" w:cs="Times New Roman"/>
        </w:rPr>
        <w:t>Quarry Inc.</w:t>
      </w:r>
      <w:r w:rsidR="00212850" w:rsidRPr="00895716">
        <w:rPr>
          <w:rFonts w:ascii="Cambria" w:hAnsi="Cambria" w:cs="Times New Roman"/>
        </w:rPr>
        <w:t xml:space="preserve">) for every cubic yard of </w:t>
      </w:r>
      <w:r w:rsidR="00A427A3" w:rsidRPr="00895716">
        <w:rPr>
          <w:rFonts w:ascii="Cambria" w:hAnsi="Cambria" w:cs="Times New Roman"/>
        </w:rPr>
        <w:t>gravel</w:t>
      </w:r>
      <w:r w:rsidR="00212850" w:rsidRPr="00895716">
        <w:rPr>
          <w:rFonts w:ascii="Cambria" w:hAnsi="Cambria" w:cs="Times New Roman"/>
        </w:rPr>
        <w:t xml:space="preserve"> sold. Compute the new price and quantity that you expect in the market.</w:t>
      </w:r>
    </w:p>
    <w:p w14:paraId="02A6BE95" w14:textId="77777777" w:rsidR="00212850" w:rsidRPr="00895716" w:rsidRDefault="00212850" w:rsidP="00895716">
      <w:pPr>
        <w:pStyle w:val="BodyText"/>
        <w:tabs>
          <w:tab w:val="left" w:pos="1733"/>
        </w:tabs>
        <w:spacing w:line="276" w:lineRule="auto"/>
        <w:ind w:left="292" w:right="486"/>
        <w:jc w:val="right"/>
        <w:rPr>
          <w:rFonts w:ascii="Cambria" w:hAnsi="Cambria" w:cs="Times New Roman"/>
          <w:sz w:val="22"/>
          <w:szCs w:val="22"/>
        </w:rPr>
      </w:pPr>
    </w:p>
    <w:p w14:paraId="51EA1CD0" w14:textId="52295079"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The tax will be like increasing the per unit cost of the monopolist by 1</w:t>
      </w:r>
      <w:r w:rsidR="00A427A3" w:rsidRPr="00895716">
        <w:rPr>
          <w:rFonts w:ascii="Cambria" w:hAnsi="Cambria" w:cs="Times New Roman"/>
          <w:color w:val="FF0000"/>
          <w:sz w:val="22"/>
          <w:szCs w:val="22"/>
        </w:rPr>
        <w:t>, so MC goes up by 1</w:t>
      </w:r>
      <w:r w:rsidRPr="00895716">
        <w:rPr>
          <w:rFonts w:ascii="Cambria" w:hAnsi="Cambria" w:cs="Times New Roman"/>
          <w:color w:val="FF0000"/>
          <w:sz w:val="22"/>
          <w:szCs w:val="22"/>
        </w:rPr>
        <w:t>.</w:t>
      </w:r>
    </w:p>
    <w:p w14:paraId="121FB962" w14:textId="628CC8E8"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 xml:space="preserve">To find profit maximizing price and quantity, </w:t>
      </w:r>
      <w:r w:rsidR="00A427A3" w:rsidRPr="00895716">
        <w:rPr>
          <w:rFonts w:ascii="Cambria" w:hAnsi="Cambria" w:cs="Times New Roman"/>
          <w:color w:val="FF0000"/>
          <w:sz w:val="22"/>
          <w:szCs w:val="22"/>
        </w:rPr>
        <w:t xml:space="preserve">we can set MR = MC like in point (a), which yields </w:t>
      </w:r>
      <w:r w:rsidRPr="00895716">
        <w:rPr>
          <w:rFonts w:ascii="Cambria" w:hAnsi="Cambria" w:cs="Times New Roman"/>
          <w:color w:val="FF0000"/>
          <w:sz w:val="22"/>
          <w:szCs w:val="22"/>
        </w:rPr>
        <w:t>50-Q=6</w:t>
      </w:r>
      <w:r w:rsidR="00A427A3" w:rsidRPr="00895716">
        <w:rPr>
          <w:rFonts w:ascii="Cambria" w:hAnsi="Cambria" w:cs="Times New Roman"/>
          <w:color w:val="FF0000"/>
          <w:sz w:val="22"/>
          <w:szCs w:val="22"/>
        </w:rPr>
        <w:t>. This</w:t>
      </w:r>
      <w:r w:rsidRPr="00895716">
        <w:rPr>
          <w:rFonts w:ascii="Cambria" w:hAnsi="Cambria" w:cs="Times New Roman"/>
          <w:color w:val="FF0000"/>
          <w:sz w:val="22"/>
          <w:szCs w:val="22"/>
        </w:rPr>
        <w:t xml:space="preserve"> gives Q=44 and P = 28.</w:t>
      </w:r>
    </w:p>
    <w:p w14:paraId="6617A916"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p>
    <w:p w14:paraId="34BE8B95" w14:textId="77777777" w:rsidR="00212850" w:rsidRPr="00895716" w:rsidRDefault="00212850" w:rsidP="00895716">
      <w:pPr>
        <w:pStyle w:val="BodyText"/>
        <w:tabs>
          <w:tab w:val="left" w:pos="1733"/>
        </w:tabs>
        <w:spacing w:line="276" w:lineRule="auto"/>
        <w:ind w:left="0" w:right="486"/>
        <w:rPr>
          <w:rFonts w:ascii="Cambria" w:hAnsi="Cambria" w:cs="Times New Roman"/>
          <w:sz w:val="22"/>
          <w:szCs w:val="22"/>
        </w:rPr>
      </w:pPr>
      <w:r w:rsidRPr="00895716">
        <w:rPr>
          <w:rFonts w:ascii="Cambria" w:hAnsi="Cambria" w:cs="Times New Roman"/>
          <w:color w:val="FF0000"/>
          <w:sz w:val="22"/>
          <w:szCs w:val="22"/>
        </w:rPr>
        <w:tab/>
      </w:r>
    </w:p>
    <w:p w14:paraId="0CFD9DC3" w14:textId="569DEC5B" w:rsidR="00212850" w:rsidRPr="00895716" w:rsidRDefault="00F635CA" w:rsidP="00895716">
      <w:pPr>
        <w:pStyle w:val="ListParagraph"/>
        <w:numPr>
          <w:ilvl w:val="0"/>
          <w:numId w:val="39"/>
        </w:numPr>
        <w:spacing w:after="0"/>
        <w:rPr>
          <w:rFonts w:ascii="Cambria" w:hAnsi="Cambria" w:cs="Times New Roman"/>
        </w:rPr>
      </w:pPr>
      <w:r w:rsidRPr="00895716">
        <w:rPr>
          <w:rFonts w:ascii="Cambria" w:hAnsi="Cambria" w:cs="Times New Roman"/>
        </w:rPr>
        <w:t>(</w:t>
      </w:r>
      <w:r w:rsidR="00A427A3" w:rsidRPr="00895716">
        <w:rPr>
          <w:rFonts w:ascii="Cambria" w:hAnsi="Cambria" w:cs="Times New Roman"/>
        </w:rPr>
        <w:t>5</w:t>
      </w:r>
      <w:r w:rsidR="00212850" w:rsidRPr="00895716">
        <w:rPr>
          <w:rFonts w:ascii="Cambria" w:hAnsi="Cambria" w:cs="Times New Roman"/>
        </w:rPr>
        <w:t xml:space="preserve"> points</w:t>
      </w:r>
      <w:r w:rsidRPr="00895716">
        <w:rPr>
          <w:rFonts w:ascii="Cambria" w:hAnsi="Cambria" w:cs="Times New Roman"/>
        </w:rPr>
        <w:t>)</w:t>
      </w:r>
      <w:r w:rsidR="00212850" w:rsidRPr="00895716">
        <w:rPr>
          <w:rFonts w:ascii="Cambria" w:hAnsi="Cambria" w:cs="Times New Roman"/>
        </w:rPr>
        <w:t xml:space="preserve"> Do you think the above tax is effective in helping the local builders? Explain </w:t>
      </w:r>
      <w:r w:rsidR="00212850" w:rsidRPr="00895716">
        <w:rPr>
          <w:rFonts w:ascii="Cambria" w:hAnsi="Cambria" w:cs="Times New Roman"/>
          <w:b/>
          <w:u w:val="single"/>
        </w:rPr>
        <w:t>quantitatively</w:t>
      </w:r>
      <w:r w:rsidR="00212850" w:rsidRPr="00895716">
        <w:rPr>
          <w:rFonts w:ascii="Cambria" w:hAnsi="Cambria" w:cs="Times New Roman"/>
        </w:rPr>
        <w:t xml:space="preserve"> why or why not?</w:t>
      </w:r>
    </w:p>
    <w:p w14:paraId="7899F204" w14:textId="77777777" w:rsidR="00212850" w:rsidRPr="00895716" w:rsidRDefault="00212850" w:rsidP="00895716">
      <w:pPr>
        <w:pStyle w:val="BodyText"/>
        <w:tabs>
          <w:tab w:val="left" w:pos="1733"/>
        </w:tabs>
        <w:spacing w:line="276" w:lineRule="auto"/>
        <w:ind w:left="1732" w:right="486"/>
        <w:rPr>
          <w:rFonts w:ascii="Cambria" w:hAnsi="Cambria" w:cs="Times New Roman"/>
          <w:sz w:val="22"/>
          <w:szCs w:val="22"/>
        </w:rPr>
      </w:pPr>
    </w:p>
    <w:p w14:paraId="44E67BCA"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Not effective.</w:t>
      </w:r>
    </w:p>
    <w:p w14:paraId="5927C36E" w14:textId="281FC0E6"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 xml:space="preserve">Price is now higher for consumer and less quantity being sold. </w:t>
      </w:r>
      <w:proofErr w:type="gramStart"/>
      <w:r w:rsidRPr="00895716">
        <w:rPr>
          <w:rFonts w:ascii="Cambria" w:hAnsi="Cambria" w:cs="Times New Roman"/>
          <w:color w:val="FF0000"/>
          <w:sz w:val="22"/>
          <w:szCs w:val="22"/>
        </w:rPr>
        <w:t>So</w:t>
      </w:r>
      <w:proofErr w:type="gramEnd"/>
      <w:r w:rsidRPr="00895716">
        <w:rPr>
          <w:rFonts w:ascii="Cambria" w:hAnsi="Cambria" w:cs="Times New Roman"/>
          <w:color w:val="FF0000"/>
          <w:sz w:val="22"/>
          <w:szCs w:val="22"/>
        </w:rPr>
        <w:t xml:space="preserve"> consumers </w:t>
      </w:r>
      <w:r w:rsidR="00A427A3" w:rsidRPr="00895716">
        <w:rPr>
          <w:rFonts w:ascii="Cambria" w:hAnsi="Cambria" w:cs="Times New Roman"/>
          <w:color w:val="FF0000"/>
          <w:sz w:val="22"/>
          <w:szCs w:val="22"/>
        </w:rPr>
        <w:t xml:space="preserve">are now </w:t>
      </w:r>
      <w:r w:rsidRPr="00895716">
        <w:rPr>
          <w:rFonts w:ascii="Cambria" w:hAnsi="Cambria" w:cs="Times New Roman"/>
          <w:color w:val="FF0000"/>
          <w:sz w:val="22"/>
          <w:szCs w:val="22"/>
        </w:rPr>
        <w:t>worse off.</w:t>
      </w:r>
      <w:r w:rsidRPr="00895716">
        <w:rPr>
          <w:rFonts w:ascii="Cambria" w:hAnsi="Cambria" w:cs="Times New Roman"/>
          <w:sz w:val="22"/>
          <w:szCs w:val="22"/>
        </w:rPr>
        <w:tab/>
      </w:r>
    </w:p>
    <w:p w14:paraId="65814500" w14:textId="25C6B962"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Earlier</w:t>
      </w:r>
      <w:r w:rsidR="00A427A3" w:rsidRPr="00895716">
        <w:rPr>
          <w:rFonts w:ascii="Cambria" w:hAnsi="Cambria" w:cs="Times New Roman"/>
          <w:color w:val="FF0000"/>
          <w:sz w:val="22"/>
          <w:szCs w:val="22"/>
        </w:rPr>
        <w:t xml:space="preserve"> (point a)</w:t>
      </w:r>
      <w:r w:rsidRPr="00895716">
        <w:rPr>
          <w:rFonts w:ascii="Cambria" w:hAnsi="Cambria" w:cs="Times New Roman"/>
          <w:color w:val="FF0000"/>
          <w:sz w:val="22"/>
          <w:szCs w:val="22"/>
        </w:rPr>
        <w:t>, the CS of the local builders was 0.5*(50-27.</w:t>
      </w:r>
      <w:proofErr w:type="gramStart"/>
      <w:r w:rsidRPr="00895716">
        <w:rPr>
          <w:rFonts w:ascii="Cambria" w:hAnsi="Cambria" w:cs="Times New Roman"/>
          <w:color w:val="FF0000"/>
          <w:sz w:val="22"/>
          <w:szCs w:val="22"/>
        </w:rPr>
        <w:t>5)*</w:t>
      </w:r>
      <w:proofErr w:type="gramEnd"/>
      <w:r w:rsidRPr="00895716">
        <w:rPr>
          <w:rFonts w:ascii="Cambria" w:hAnsi="Cambria" w:cs="Times New Roman"/>
          <w:color w:val="FF0000"/>
          <w:sz w:val="22"/>
          <w:szCs w:val="22"/>
        </w:rPr>
        <w:t>45=506.25</w:t>
      </w:r>
    </w:p>
    <w:p w14:paraId="771EAD83" w14:textId="61C2E683"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r w:rsidRPr="00895716">
        <w:rPr>
          <w:rFonts w:ascii="Cambria" w:hAnsi="Cambria" w:cs="Times New Roman"/>
          <w:color w:val="FF0000"/>
          <w:sz w:val="22"/>
          <w:szCs w:val="22"/>
        </w:rPr>
        <w:t>New CS = 0.5*(50-</w:t>
      </w:r>
      <w:proofErr w:type="gramStart"/>
      <w:r w:rsidRPr="00895716">
        <w:rPr>
          <w:rFonts w:ascii="Cambria" w:hAnsi="Cambria" w:cs="Times New Roman"/>
          <w:color w:val="FF0000"/>
          <w:sz w:val="22"/>
          <w:szCs w:val="22"/>
        </w:rPr>
        <w:t>28)*</w:t>
      </w:r>
      <w:proofErr w:type="gramEnd"/>
      <w:r w:rsidRPr="00895716">
        <w:rPr>
          <w:rFonts w:ascii="Cambria" w:hAnsi="Cambria" w:cs="Times New Roman"/>
          <w:color w:val="FF0000"/>
          <w:sz w:val="22"/>
          <w:szCs w:val="22"/>
        </w:rPr>
        <w:t>44 =484</w:t>
      </w:r>
      <w:r w:rsidR="00A427A3" w:rsidRPr="00895716">
        <w:rPr>
          <w:rFonts w:ascii="Cambria" w:hAnsi="Cambria" w:cs="Times New Roman"/>
          <w:color w:val="FF0000"/>
          <w:sz w:val="22"/>
          <w:szCs w:val="22"/>
        </w:rPr>
        <w:t xml:space="preserve">. This implies that </w:t>
      </w:r>
      <w:r w:rsidRPr="00895716">
        <w:rPr>
          <w:rFonts w:ascii="Cambria" w:hAnsi="Cambria" w:cs="Times New Roman"/>
          <w:color w:val="FF0000"/>
          <w:sz w:val="22"/>
          <w:szCs w:val="22"/>
        </w:rPr>
        <w:t>CS went down by 22.25</w:t>
      </w:r>
      <w:r w:rsidR="00A427A3" w:rsidRPr="00895716">
        <w:rPr>
          <w:rFonts w:ascii="Cambria" w:hAnsi="Cambria" w:cs="Times New Roman"/>
          <w:color w:val="FF0000"/>
          <w:sz w:val="22"/>
          <w:szCs w:val="22"/>
        </w:rPr>
        <w:t>.</w:t>
      </w:r>
    </w:p>
    <w:p w14:paraId="6EF37518" w14:textId="77777777" w:rsidR="00212850" w:rsidRPr="00895716" w:rsidRDefault="00212850" w:rsidP="00895716">
      <w:pPr>
        <w:pStyle w:val="BodyText"/>
        <w:tabs>
          <w:tab w:val="left" w:pos="1733"/>
        </w:tabs>
        <w:spacing w:line="276" w:lineRule="auto"/>
        <w:ind w:left="1732" w:right="486"/>
        <w:rPr>
          <w:rFonts w:ascii="Cambria" w:hAnsi="Cambria" w:cs="Times New Roman"/>
          <w:color w:val="FF0000"/>
          <w:sz w:val="22"/>
          <w:szCs w:val="22"/>
        </w:rPr>
      </w:pPr>
    </w:p>
    <w:p w14:paraId="0CE01953" w14:textId="77777777" w:rsidR="00212850" w:rsidRPr="00895716" w:rsidRDefault="00212850" w:rsidP="00895716">
      <w:pPr>
        <w:rPr>
          <w:rFonts w:ascii="Cambria" w:hAnsi="Cambria" w:cs="Times New Roman"/>
          <w:color w:val="FF0000"/>
        </w:rPr>
      </w:pPr>
    </w:p>
    <w:p w14:paraId="4F05B0A1" w14:textId="0A683A77" w:rsidR="00AC2AD0" w:rsidRPr="00895716" w:rsidRDefault="00AC2AD0" w:rsidP="00895716">
      <w:pPr>
        <w:pStyle w:val="Default"/>
        <w:spacing w:line="276" w:lineRule="auto"/>
        <w:rPr>
          <w:rFonts w:ascii="Cambria" w:hAnsi="Cambria" w:cs="Times New Roman"/>
          <w:b/>
          <w:bCs/>
          <w:sz w:val="22"/>
          <w:szCs w:val="22"/>
          <w:u w:val="single"/>
        </w:rPr>
      </w:pPr>
      <w:r w:rsidRPr="00895716">
        <w:rPr>
          <w:rFonts w:ascii="Cambria" w:hAnsi="Cambria" w:cs="Times New Roman"/>
          <w:b/>
          <w:bCs/>
          <w:sz w:val="22"/>
          <w:szCs w:val="22"/>
          <w:u w:val="single"/>
        </w:rPr>
        <w:t xml:space="preserve">Problem </w:t>
      </w:r>
      <w:r w:rsidRPr="00895716">
        <w:rPr>
          <w:rFonts w:ascii="Cambria" w:hAnsi="Cambria" w:cs="Times New Roman"/>
          <w:b/>
          <w:bCs/>
          <w:sz w:val="22"/>
          <w:szCs w:val="22"/>
          <w:u w:val="single"/>
        </w:rPr>
        <w:t>3: Job offers</w:t>
      </w:r>
      <w:r w:rsidRPr="00895716">
        <w:rPr>
          <w:rFonts w:ascii="Cambria" w:hAnsi="Cambria" w:cs="Times New Roman"/>
          <w:b/>
          <w:bCs/>
          <w:sz w:val="22"/>
          <w:szCs w:val="22"/>
          <w:u w:val="single"/>
        </w:rPr>
        <w:t xml:space="preserve"> (</w:t>
      </w:r>
      <w:r w:rsidR="00A62BFD" w:rsidRPr="00895716">
        <w:rPr>
          <w:rFonts w:ascii="Cambria" w:hAnsi="Cambria" w:cs="Times New Roman"/>
          <w:b/>
          <w:bCs/>
          <w:sz w:val="22"/>
          <w:szCs w:val="22"/>
          <w:u w:val="single"/>
        </w:rPr>
        <w:t>2</w:t>
      </w:r>
      <w:r w:rsidR="00975C7F" w:rsidRPr="00895716">
        <w:rPr>
          <w:rFonts w:ascii="Cambria" w:hAnsi="Cambria" w:cs="Times New Roman"/>
          <w:b/>
          <w:bCs/>
          <w:sz w:val="22"/>
          <w:szCs w:val="22"/>
          <w:u w:val="single"/>
        </w:rPr>
        <w:t>0</w:t>
      </w:r>
      <w:r w:rsidRPr="00895716">
        <w:rPr>
          <w:rFonts w:ascii="Cambria" w:hAnsi="Cambria" w:cs="Times New Roman"/>
          <w:b/>
          <w:bCs/>
          <w:sz w:val="22"/>
          <w:szCs w:val="22"/>
          <w:u w:val="single"/>
        </w:rPr>
        <w:t xml:space="preserve"> points) </w:t>
      </w:r>
    </w:p>
    <w:p w14:paraId="285601C8" w14:textId="77777777" w:rsidR="00AC2AD0" w:rsidRPr="00895716" w:rsidRDefault="00AC2AD0" w:rsidP="00895716">
      <w:pPr>
        <w:pStyle w:val="Default"/>
        <w:spacing w:line="276" w:lineRule="auto"/>
        <w:rPr>
          <w:rFonts w:ascii="Cambria" w:hAnsi="Cambria" w:cs="Times New Roman"/>
          <w:sz w:val="22"/>
          <w:szCs w:val="22"/>
        </w:rPr>
      </w:pPr>
    </w:p>
    <w:p w14:paraId="068F21B6" w14:textId="7197234A" w:rsidR="00AC2AD0" w:rsidRPr="00895716" w:rsidRDefault="00AC2AD0" w:rsidP="00895716">
      <w:pPr>
        <w:pStyle w:val="Default"/>
        <w:spacing w:line="276" w:lineRule="auto"/>
        <w:rPr>
          <w:rFonts w:ascii="Cambria" w:hAnsi="Cambria" w:cs="Times New Roman"/>
          <w:sz w:val="22"/>
          <w:szCs w:val="22"/>
        </w:rPr>
      </w:pPr>
      <w:r w:rsidRPr="00895716">
        <w:rPr>
          <w:rFonts w:ascii="Cambria" w:hAnsi="Cambria" w:cs="Times New Roman"/>
          <w:sz w:val="22"/>
          <w:szCs w:val="22"/>
        </w:rPr>
        <w:t>Knowing you have taken Basics of Economics, a non-MBA friend who is deciding between job options has come to you for advice. They</w:t>
      </w:r>
      <w:r w:rsidRPr="00895716">
        <w:rPr>
          <w:rFonts w:ascii="Cambria" w:hAnsi="Cambria" w:cs="Times New Roman"/>
          <w:sz w:val="22"/>
          <w:szCs w:val="22"/>
        </w:rPr>
        <w:t xml:space="preserve"> have been offered two jobs, one that has a guaranteed salary of $</w:t>
      </w:r>
      <w:r w:rsidRPr="00895716">
        <w:rPr>
          <w:rFonts w:ascii="Cambria" w:hAnsi="Cambria" w:cs="Times New Roman"/>
          <w:sz w:val="22"/>
          <w:szCs w:val="22"/>
        </w:rPr>
        <w:t>120</w:t>
      </w:r>
      <w:r w:rsidRPr="00895716">
        <w:rPr>
          <w:rFonts w:ascii="Cambria" w:hAnsi="Cambria" w:cs="Times New Roman"/>
          <w:sz w:val="22"/>
          <w:szCs w:val="22"/>
        </w:rPr>
        <w:t>,000 per year, and the other that has a lower salary of $</w:t>
      </w:r>
      <w:r w:rsidRPr="00895716">
        <w:rPr>
          <w:rFonts w:ascii="Cambria" w:hAnsi="Cambria" w:cs="Times New Roman"/>
          <w:sz w:val="22"/>
          <w:szCs w:val="22"/>
        </w:rPr>
        <w:t>100</w:t>
      </w:r>
      <w:r w:rsidRPr="00895716">
        <w:rPr>
          <w:rFonts w:ascii="Cambria" w:hAnsi="Cambria" w:cs="Times New Roman"/>
          <w:sz w:val="22"/>
          <w:szCs w:val="22"/>
        </w:rPr>
        <w:t xml:space="preserve">,000 per </w:t>
      </w:r>
      <w:r w:rsidR="00A62BFD" w:rsidRPr="00895716">
        <w:rPr>
          <w:rFonts w:ascii="Cambria" w:hAnsi="Cambria" w:cs="Times New Roman"/>
          <w:sz w:val="22"/>
          <w:szCs w:val="22"/>
        </w:rPr>
        <w:t>year but</w:t>
      </w:r>
      <w:r w:rsidRPr="00895716">
        <w:rPr>
          <w:rFonts w:ascii="Cambria" w:hAnsi="Cambria" w:cs="Times New Roman"/>
          <w:sz w:val="22"/>
          <w:szCs w:val="22"/>
        </w:rPr>
        <w:t xml:space="preserve"> has a 75% chance of also having a $</w:t>
      </w:r>
      <w:r w:rsidRPr="00895716">
        <w:rPr>
          <w:rFonts w:ascii="Cambria" w:hAnsi="Cambria" w:cs="Times New Roman"/>
          <w:sz w:val="22"/>
          <w:szCs w:val="22"/>
        </w:rPr>
        <w:t>6</w:t>
      </w:r>
      <w:r w:rsidRPr="00895716">
        <w:rPr>
          <w:rFonts w:ascii="Cambria" w:hAnsi="Cambria" w:cs="Times New Roman"/>
          <w:sz w:val="22"/>
          <w:szCs w:val="22"/>
        </w:rPr>
        <w:t xml:space="preserve">0,000 bonus. </w:t>
      </w:r>
    </w:p>
    <w:p w14:paraId="3C0D049B" w14:textId="77777777" w:rsidR="00AC2AD0" w:rsidRPr="00895716" w:rsidRDefault="00AC2AD0" w:rsidP="00895716">
      <w:pPr>
        <w:pStyle w:val="Default"/>
        <w:spacing w:line="276" w:lineRule="auto"/>
        <w:rPr>
          <w:rFonts w:ascii="Cambria" w:hAnsi="Cambria" w:cs="Times New Roman"/>
          <w:sz w:val="22"/>
          <w:szCs w:val="22"/>
        </w:rPr>
      </w:pPr>
    </w:p>
    <w:p w14:paraId="5A767EB5" w14:textId="77777777" w:rsidR="00AC2AD0" w:rsidRPr="00895716" w:rsidRDefault="00AC2AD0" w:rsidP="00895716">
      <w:pPr>
        <w:pStyle w:val="Default"/>
        <w:spacing w:line="276" w:lineRule="auto"/>
        <w:rPr>
          <w:rFonts w:ascii="Cambria" w:hAnsi="Cambria" w:cs="Times New Roman"/>
          <w:sz w:val="22"/>
          <w:szCs w:val="22"/>
        </w:rPr>
      </w:pPr>
      <w:r w:rsidRPr="00895716">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sidRPr="00895716">
        <w:rPr>
          <w:rFonts w:ascii="Cambria" w:hAnsi="Cambria" w:cs="Times New Roman"/>
          <w:sz w:val="22"/>
          <w:szCs w:val="22"/>
        </w:rPr>
        <w:t xml:space="preserve"> where x is measured in thousands so that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$100k</m:t>
            </m:r>
          </m:e>
        </m:rad>
        <m:r>
          <w:rPr>
            <w:rFonts w:ascii="Cambria Math" w:hAnsi="Cambria Math" w:cs="Times New Roman"/>
            <w:sz w:val="22"/>
            <w:szCs w:val="22"/>
          </w:rPr>
          <m:t>=10</m:t>
        </m:r>
      </m:oMath>
      <w:r w:rsidRPr="00895716">
        <w:rPr>
          <w:rFonts w:ascii="Cambria" w:hAnsi="Cambria" w:cs="Times New Roman"/>
          <w:sz w:val="22"/>
          <w:szCs w:val="22"/>
        </w:rPr>
        <w:t xml:space="preserve">. They have no other savings or wealth. </w:t>
      </w:r>
    </w:p>
    <w:p w14:paraId="0EE7BBC6" w14:textId="77777777" w:rsidR="00AC2AD0" w:rsidRPr="00895716" w:rsidRDefault="00AC2AD0" w:rsidP="00895716">
      <w:pPr>
        <w:pStyle w:val="Default"/>
        <w:spacing w:line="276" w:lineRule="auto"/>
        <w:rPr>
          <w:rFonts w:ascii="Cambria" w:hAnsi="Cambria" w:cs="Times New Roman"/>
          <w:sz w:val="22"/>
          <w:szCs w:val="22"/>
        </w:rPr>
      </w:pPr>
    </w:p>
    <w:p w14:paraId="6B1B627C" w14:textId="64CD4C54" w:rsidR="00AC2AD0" w:rsidRPr="00895716" w:rsidRDefault="00AC2AD0" w:rsidP="00895716">
      <w:pPr>
        <w:pStyle w:val="Default"/>
        <w:numPr>
          <w:ilvl w:val="0"/>
          <w:numId w:val="29"/>
        </w:numPr>
        <w:spacing w:line="276" w:lineRule="auto"/>
        <w:rPr>
          <w:rFonts w:ascii="Cambria" w:hAnsi="Cambria" w:cs="Times New Roman"/>
          <w:sz w:val="22"/>
          <w:szCs w:val="22"/>
        </w:rPr>
      </w:pPr>
      <w:r w:rsidRPr="00895716">
        <w:rPr>
          <w:rFonts w:ascii="Cambria" w:hAnsi="Cambria" w:cs="Times New Roman"/>
          <w:sz w:val="22"/>
          <w:szCs w:val="22"/>
        </w:rPr>
        <w:t xml:space="preserve">(2 points) What is the expected value of </w:t>
      </w:r>
      <w:r w:rsidRPr="00895716">
        <w:rPr>
          <w:rFonts w:ascii="Cambria" w:hAnsi="Cambria" w:cs="Times New Roman"/>
          <w:sz w:val="22"/>
          <w:szCs w:val="22"/>
        </w:rPr>
        <w:t>the two jobs</w:t>
      </w:r>
      <w:r w:rsidRPr="00895716">
        <w:rPr>
          <w:rFonts w:ascii="Cambria" w:hAnsi="Cambria" w:cs="Times New Roman"/>
          <w:sz w:val="22"/>
          <w:szCs w:val="22"/>
        </w:rPr>
        <w:t xml:space="preserve">? </w:t>
      </w:r>
    </w:p>
    <w:p w14:paraId="29C9FD25" w14:textId="77777777" w:rsidR="00AC2AD0" w:rsidRPr="00895716" w:rsidRDefault="00AC2AD0" w:rsidP="00895716">
      <w:pPr>
        <w:pStyle w:val="Default"/>
        <w:spacing w:line="276" w:lineRule="auto"/>
        <w:ind w:left="720"/>
        <w:rPr>
          <w:rFonts w:ascii="Cambria" w:hAnsi="Cambria" w:cs="Times New Roman"/>
          <w:sz w:val="22"/>
          <w:szCs w:val="22"/>
        </w:rPr>
      </w:pPr>
    </w:p>
    <w:p w14:paraId="7C755DC9" w14:textId="77777777" w:rsidR="00AC2AD0" w:rsidRPr="00895716" w:rsidRDefault="00AC2AD0" w:rsidP="00895716">
      <w:pPr>
        <w:pStyle w:val="Default"/>
        <w:spacing w:line="276" w:lineRule="auto"/>
        <w:rPr>
          <w:rFonts w:ascii="Cambria" w:hAnsi="Cambria" w:cs="Times New Roman"/>
          <w:color w:val="FF0000"/>
          <w:sz w:val="22"/>
          <w:szCs w:val="22"/>
        </w:rPr>
      </w:pPr>
      <w:r w:rsidRPr="00895716">
        <w:rPr>
          <w:rFonts w:ascii="Cambria" w:hAnsi="Cambria" w:cs="Times New Roman"/>
          <w:color w:val="FF0000"/>
          <w:sz w:val="22"/>
          <w:szCs w:val="22"/>
        </w:rPr>
        <w:t>Job with no bonus: 120K wp1, EV = 120K.</w:t>
      </w:r>
    </w:p>
    <w:p w14:paraId="149E1ACC" w14:textId="1B3ED3D4" w:rsidR="00AC2AD0" w:rsidRPr="00895716" w:rsidRDefault="00AC2AD0" w:rsidP="00895716">
      <w:pPr>
        <w:pStyle w:val="Default"/>
        <w:spacing w:line="276" w:lineRule="auto"/>
        <w:rPr>
          <w:rFonts w:ascii="Cambria" w:hAnsi="Cambria" w:cs="Times New Roman"/>
          <w:color w:val="FF0000"/>
          <w:sz w:val="22"/>
          <w:szCs w:val="22"/>
        </w:rPr>
      </w:pPr>
      <w:r w:rsidRPr="00895716">
        <w:rPr>
          <w:rFonts w:ascii="Cambria" w:hAnsi="Cambria" w:cs="Times New Roman"/>
          <w:color w:val="FF0000"/>
          <w:sz w:val="22"/>
          <w:szCs w:val="22"/>
        </w:rPr>
        <w:t>Job with bonus</w:t>
      </w:r>
      <w:r w:rsidR="005D050B" w:rsidRPr="00895716">
        <w:rPr>
          <w:rFonts w:ascii="Cambria" w:hAnsi="Cambria" w:cs="Times New Roman"/>
          <w:color w:val="FF0000"/>
          <w:sz w:val="22"/>
          <w:szCs w:val="22"/>
        </w:rPr>
        <w:t>: 100K wp 0.25, 160K wp 0.75. EV = 0.25 * 100K + 0.75 * 160K = 145K.</w:t>
      </w:r>
    </w:p>
    <w:p w14:paraId="1076BF62" w14:textId="77777777" w:rsidR="00AC2AD0" w:rsidRPr="00895716" w:rsidRDefault="00AC2AD0" w:rsidP="00895716">
      <w:pPr>
        <w:pStyle w:val="Default"/>
        <w:spacing w:line="276" w:lineRule="auto"/>
        <w:ind w:left="720"/>
        <w:rPr>
          <w:rFonts w:ascii="Cambria" w:hAnsi="Cambria" w:cs="Times New Roman"/>
          <w:sz w:val="22"/>
          <w:szCs w:val="22"/>
        </w:rPr>
      </w:pPr>
    </w:p>
    <w:p w14:paraId="3698B9B7" w14:textId="298E4903" w:rsidR="00AC2AD0" w:rsidRPr="00895716" w:rsidRDefault="00AC2AD0" w:rsidP="00895716">
      <w:pPr>
        <w:pStyle w:val="Default"/>
        <w:numPr>
          <w:ilvl w:val="0"/>
          <w:numId w:val="29"/>
        </w:numPr>
        <w:spacing w:line="276" w:lineRule="auto"/>
        <w:rPr>
          <w:rFonts w:ascii="Cambria" w:hAnsi="Cambria" w:cs="Times New Roman"/>
          <w:sz w:val="22"/>
          <w:szCs w:val="22"/>
        </w:rPr>
      </w:pPr>
      <w:r w:rsidRPr="00895716">
        <w:rPr>
          <w:rFonts w:ascii="Cambria" w:hAnsi="Cambria" w:cs="Times New Roman"/>
          <w:sz w:val="22"/>
          <w:szCs w:val="22"/>
        </w:rPr>
        <w:t>(</w:t>
      </w:r>
      <w:r w:rsidR="00975C7F" w:rsidRPr="00895716">
        <w:rPr>
          <w:rFonts w:ascii="Cambria" w:hAnsi="Cambria" w:cs="Times New Roman"/>
          <w:sz w:val="22"/>
          <w:szCs w:val="22"/>
        </w:rPr>
        <w:t>4</w:t>
      </w:r>
      <w:r w:rsidRPr="00895716">
        <w:rPr>
          <w:rFonts w:ascii="Cambria" w:hAnsi="Cambria" w:cs="Times New Roman"/>
          <w:sz w:val="22"/>
          <w:szCs w:val="22"/>
        </w:rPr>
        <w:t xml:space="preserve"> points) Which job do you expect them to take? </w:t>
      </w:r>
    </w:p>
    <w:p w14:paraId="1C197447" w14:textId="77777777" w:rsidR="00AC2AD0" w:rsidRPr="00895716" w:rsidRDefault="00AC2AD0" w:rsidP="00895716">
      <w:pPr>
        <w:pStyle w:val="Default"/>
        <w:spacing w:line="276" w:lineRule="auto"/>
        <w:rPr>
          <w:rFonts w:ascii="Cambria" w:hAnsi="Cambria" w:cs="Times New Roman"/>
          <w:sz w:val="22"/>
          <w:szCs w:val="22"/>
        </w:rPr>
      </w:pPr>
    </w:p>
    <w:p w14:paraId="11954125" w14:textId="21DE0E81" w:rsidR="00AC2AD0" w:rsidRPr="00895716" w:rsidRDefault="005D050B" w:rsidP="00895716">
      <w:pPr>
        <w:pStyle w:val="Default"/>
        <w:spacing w:line="276" w:lineRule="auto"/>
        <w:rPr>
          <w:rFonts w:ascii="Cambria" w:hAnsi="Cambria" w:cs="Times New Roman"/>
          <w:color w:val="FF0000"/>
          <w:sz w:val="22"/>
          <w:szCs w:val="22"/>
        </w:rPr>
      </w:pPr>
      <w:r w:rsidRPr="00895716">
        <w:rPr>
          <w:rFonts w:ascii="Cambria" w:hAnsi="Cambria" w:cs="Times New Roman"/>
          <w:color w:val="FF0000"/>
          <w:sz w:val="22"/>
          <w:szCs w:val="22"/>
        </w:rPr>
        <w:t>Utility of job with no bonus is</w:t>
      </w:r>
      <w:r w:rsidR="00AC2AD0" w:rsidRPr="00895716">
        <w:rPr>
          <w:rFonts w:ascii="Cambria" w:hAnsi="Cambria" w:cs="Times New Roman"/>
          <w:color w:val="FF0000"/>
          <w:sz w:val="22"/>
          <w:szCs w:val="22"/>
        </w:rPr>
        <w:t xml:space="preserve"> </w:t>
      </w:r>
      <m:oMath>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120</m:t>
            </m:r>
          </m:e>
        </m:rad>
        <m:r>
          <w:rPr>
            <w:rFonts w:ascii="Cambria Math" w:hAnsi="Cambria Math" w:cs="Times New Roman"/>
            <w:color w:val="FF0000"/>
            <w:sz w:val="22"/>
            <w:szCs w:val="22"/>
          </w:rPr>
          <m:t>=</m:t>
        </m:r>
        <m:r>
          <w:rPr>
            <w:rFonts w:ascii="Cambria Math" w:hAnsi="Cambria Math" w:cs="Times New Roman"/>
            <w:color w:val="FF0000"/>
            <w:sz w:val="22"/>
            <w:szCs w:val="22"/>
          </w:rPr>
          <m:t>10.95</m:t>
        </m:r>
      </m:oMath>
      <w:r w:rsidRPr="00895716">
        <w:rPr>
          <w:rFonts w:ascii="Cambria" w:hAnsi="Cambria" w:cs="Times New Roman"/>
          <w:color w:val="FF0000"/>
          <w:sz w:val="22"/>
          <w:szCs w:val="22"/>
        </w:rPr>
        <w:t xml:space="preserve">; Expected utility of job with bonus is </w:t>
      </w:r>
      <m:oMath>
        <m:r>
          <w:rPr>
            <w:rFonts w:ascii="Cambria Math" w:hAnsi="Cambria Math" w:cs="Times New Roman"/>
            <w:color w:val="FF0000"/>
            <w:sz w:val="22"/>
            <w:szCs w:val="22"/>
          </w:rPr>
          <m:t>0.25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10</m:t>
            </m:r>
            <m:r>
              <w:rPr>
                <w:rFonts w:ascii="Cambria Math" w:hAnsi="Cambria Math" w:cs="Times New Roman"/>
                <w:color w:val="FF0000"/>
                <w:sz w:val="22"/>
                <w:szCs w:val="22"/>
              </w:rPr>
              <m:t>0</m:t>
            </m:r>
          </m:e>
        </m:rad>
        <m:r>
          <w:rPr>
            <w:rFonts w:ascii="Cambria Math" w:hAnsi="Cambria Math" w:cs="Times New Roman"/>
            <w:color w:val="FF0000"/>
            <w:sz w:val="22"/>
            <w:szCs w:val="22"/>
          </w:rPr>
          <m:t>+0.75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m:t>
            </m:r>
            <m:r>
              <w:rPr>
                <w:rFonts w:ascii="Cambria Math" w:hAnsi="Cambria Math" w:cs="Times New Roman"/>
                <w:color w:val="FF0000"/>
                <w:sz w:val="22"/>
                <w:szCs w:val="22"/>
              </w:rPr>
              <m:t>6</m:t>
            </m:r>
            <m:r>
              <w:rPr>
                <w:rFonts w:ascii="Cambria Math" w:hAnsi="Cambria Math" w:cs="Times New Roman"/>
                <w:color w:val="FF0000"/>
                <w:sz w:val="22"/>
                <w:szCs w:val="22"/>
              </w:rPr>
              <m:t>0</m:t>
            </m:r>
          </m:e>
        </m:rad>
        <m:r>
          <w:rPr>
            <w:rFonts w:ascii="Cambria Math" w:hAnsi="Cambria Math" w:cs="Times New Roman"/>
            <w:color w:val="FF0000"/>
            <w:sz w:val="22"/>
            <w:szCs w:val="22"/>
          </w:rPr>
          <m:t>=</m:t>
        </m:r>
        <m:r>
          <w:rPr>
            <w:rFonts w:ascii="Cambria Math" w:hAnsi="Cambria Math" w:cs="Times New Roman"/>
            <w:color w:val="FF0000"/>
            <w:sz w:val="22"/>
            <w:szCs w:val="22"/>
          </w:rPr>
          <m:t>11.99</m:t>
        </m:r>
      </m:oMath>
      <w:r w:rsidRPr="00895716">
        <w:rPr>
          <w:rFonts w:ascii="Cambria" w:hAnsi="Cambria" w:cs="Times New Roman"/>
          <w:color w:val="FF0000"/>
          <w:sz w:val="22"/>
          <w:szCs w:val="22"/>
        </w:rPr>
        <w:t>. Friend is better off in the job with a bonus.</w:t>
      </w:r>
    </w:p>
    <w:p w14:paraId="6E2ADB02" w14:textId="77777777" w:rsidR="002B49EA" w:rsidRPr="00895716" w:rsidRDefault="002B49EA" w:rsidP="00895716">
      <w:pPr>
        <w:pStyle w:val="Default"/>
        <w:spacing w:line="276" w:lineRule="auto"/>
        <w:rPr>
          <w:rFonts w:ascii="Cambria" w:hAnsi="Cambria" w:cs="Times New Roman"/>
          <w:color w:val="FF0000"/>
          <w:sz w:val="22"/>
          <w:szCs w:val="22"/>
        </w:rPr>
      </w:pPr>
    </w:p>
    <w:p w14:paraId="6B29438D" w14:textId="2EFF9EEB" w:rsidR="002B49EA" w:rsidRPr="00895716" w:rsidRDefault="002B49EA" w:rsidP="00895716">
      <w:pPr>
        <w:pStyle w:val="Default"/>
        <w:numPr>
          <w:ilvl w:val="0"/>
          <w:numId w:val="40"/>
        </w:numPr>
        <w:spacing w:line="276" w:lineRule="auto"/>
        <w:rPr>
          <w:rFonts w:ascii="Cambria" w:hAnsi="Cambria" w:cs="Times New Roman"/>
          <w:sz w:val="22"/>
          <w:szCs w:val="22"/>
        </w:rPr>
      </w:pPr>
      <w:r w:rsidRPr="00895716">
        <w:rPr>
          <w:rFonts w:ascii="Cambria" w:hAnsi="Cambria" w:cs="Times New Roman"/>
          <w:sz w:val="22"/>
          <w:szCs w:val="22"/>
        </w:rPr>
        <w:t>(</w:t>
      </w:r>
      <w:r w:rsidRPr="00895716">
        <w:rPr>
          <w:rFonts w:ascii="Cambria" w:hAnsi="Cambria" w:cs="Times New Roman"/>
          <w:sz w:val="22"/>
          <w:szCs w:val="22"/>
        </w:rPr>
        <w:t>2</w:t>
      </w:r>
      <w:r w:rsidRPr="00895716">
        <w:rPr>
          <w:rFonts w:ascii="Cambria" w:hAnsi="Cambria" w:cs="Times New Roman"/>
          <w:sz w:val="22"/>
          <w:szCs w:val="22"/>
        </w:rPr>
        <w:t xml:space="preserve"> points) </w:t>
      </w:r>
      <w:r w:rsidRPr="00895716">
        <w:rPr>
          <w:rFonts w:ascii="Cambria" w:hAnsi="Cambria" w:cs="Times New Roman"/>
          <w:sz w:val="22"/>
          <w:szCs w:val="22"/>
        </w:rPr>
        <w:t>Would your answer change if your friend told you they are risk-neutral?</w:t>
      </w:r>
      <w:r w:rsidR="00F635CA" w:rsidRPr="00895716">
        <w:rPr>
          <w:rFonts w:ascii="Cambria" w:hAnsi="Cambria" w:cs="Times New Roman"/>
          <w:sz w:val="22"/>
          <w:szCs w:val="22"/>
        </w:rPr>
        <w:t xml:space="preserve"> Why or why not?</w:t>
      </w:r>
    </w:p>
    <w:p w14:paraId="29115F53" w14:textId="77777777" w:rsidR="002B49EA" w:rsidRPr="00895716" w:rsidRDefault="002B49EA" w:rsidP="00895716">
      <w:pPr>
        <w:pStyle w:val="Default"/>
        <w:spacing w:line="276" w:lineRule="auto"/>
        <w:rPr>
          <w:rFonts w:ascii="Cambria" w:hAnsi="Cambria" w:cs="Times New Roman"/>
          <w:sz w:val="22"/>
          <w:szCs w:val="22"/>
        </w:rPr>
      </w:pPr>
    </w:p>
    <w:p w14:paraId="1A82CA99" w14:textId="08CBA97A" w:rsidR="002B49EA" w:rsidRPr="00895716" w:rsidRDefault="002B49EA" w:rsidP="00895716">
      <w:pPr>
        <w:pStyle w:val="Default"/>
        <w:spacing w:line="276" w:lineRule="auto"/>
        <w:rPr>
          <w:rFonts w:ascii="Cambria" w:hAnsi="Cambria" w:cs="Times New Roman"/>
          <w:color w:val="FF0000"/>
          <w:sz w:val="22"/>
          <w:szCs w:val="22"/>
        </w:rPr>
      </w:pPr>
      <w:r w:rsidRPr="00895716">
        <w:rPr>
          <w:rFonts w:ascii="Cambria" w:hAnsi="Cambria" w:cs="Times New Roman"/>
          <w:color w:val="FF0000"/>
          <w:sz w:val="22"/>
          <w:szCs w:val="22"/>
        </w:rPr>
        <w:t>If friend is risk neutral, they will care about expected value. EV of bonus job is greater than EV of fixed wage job, so they will still choose the job with the bonus.</w:t>
      </w:r>
    </w:p>
    <w:p w14:paraId="41FAF191" w14:textId="77777777" w:rsidR="005D050B" w:rsidRPr="00895716" w:rsidRDefault="005D050B" w:rsidP="00895716">
      <w:pPr>
        <w:pStyle w:val="Default"/>
        <w:spacing w:line="276" w:lineRule="auto"/>
        <w:rPr>
          <w:rFonts w:ascii="Cambria" w:hAnsi="Cambria" w:cs="Times New Roman"/>
          <w:color w:val="FF0000"/>
          <w:sz w:val="22"/>
          <w:szCs w:val="22"/>
        </w:rPr>
      </w:pPr>
    </w:p>
    <w:p w14:paraId="25B2C6B7" w14:textId="4539DE6B" w:rsidR="00AC2AD0" w:rsidRPr="00895716" w:rsidRDefault="00AC2AD0" w:rsidP="00895716">
      <w:pPr>
        <w:pStyle w:val="Default"/>
        <w:numPr>
          <w:ilvl w:val="0"/>
          <w:numId w:val="40"/>
        </w:numPr>
        <w:spacing w:line="276" w:lineRule="auto"/>
        <w:rPr>
          <w:rFonts w:ascii="Cambria" w:hAnsi="Cambria" w:cs="Times New Roman"/>
          <w:sz w:val="22"/>
          <w:szCs w:val="22"/>
        </w:rPr>
      </w:pPr>
      <w:r w:rsidRPr="00895716">
        <w:rPr>
          <w:rFonts w:ascii="Cambria" w:hAnsi="Cambria" w:cs="Times New Roman"/>
          <w:sz w:val="22"/>
          <w:szCs w:val="22"/>
        </w:rPr>
        <w:t xml:space="preserve">(6 points) What is the minimum guaranteed salary the first job would have to </w:t>
      </w:r>
      <w:r w:rsidR="00F635CA" w:rsidRPr="00895716">
        <w:rPr>
          <w:rFonts w:ascii="Cambria" w:hAnsi="Cambria" w:cs="Times New Roman"/>
          <w:sz w:val="22"/>
          <w:szCs w:val="22"/>
        </w:rPr>
        <w:t xml:space="preserve">offer to </w:t>
      </w:r>
      <w:r w:rsidR="005D050B" w:rsidRPr="00895716">
        <w:rPr>
          <w:rFonts w:ascii="Cambria" w:hAnsi="Cambria" w:cs="Times New Roman"/>
          <w:sz w:val="22"/>
          <w:szCs w:val="22"/>
        </w:rPr>
        <w:t>make the student indifferent between the two jobs?</w:t>
      </w:r>
    </w:p>
    <w:p w14:paraId="0190D0C2" w14:textId="77777777" w:rsidR="005D050B" w:rsidRPr="00895716" w:rsidRDefault="005D050B" w:rsidP="00895716">
      <w:pPr>
        <w:pStyle w:val="Default"/>
        <w:spacing w:line="276" w:lineRule="auto"/>
        <w:ind w:left="720"/>
        <w:rPr>
          <w:rFonts w:ascii="Cambria" w:hAnsi="Cambria" w:cs="Times New Roman"/>
          <w:sz w:val="22"/>
          <w:szCs w:val="22"/>
        </w:rPr>
      </w:pPr>
    </w:p>
    <w:p w14:paraId="0357A6DE" w14:textId="55A7CFDC" w:rsidR="005D050B" w:rsidRPr="00895716" w:rsidRDefault="005D050B" w:rsidP="00895716">
      <w:pPr>
        <w:pStyle w:val="Default"/>
        <w:spacing w:line="276" w:lineRule="auto"/>
        <w:rPr>
          <w:rFonts w:ascii="Cambria" w:hAnsi="Cambria" w:cs="Times New Roman"/>
          <w:color w:val="FF0000"/>
          <w:sz w:val="22"/>
          <w:szCs w:val="22"/>
        </w:rPr>
      </w:pPr>
      <w:r w:rsidRPr="00895716">
        <w:rPr>
          <w:rFonts w:ascii="Cambria" w:hAnsi="Cambria" w:cs="Times New Roman"/>
          <w:color w:val="FF0000"/>
          <w:sz w:val="22"/>
          <w:szCs w:val="22"/>
        </w:rPr>
        <w:t xml:space="preserve">Call this salary S; we need </w:t>
      </w:r>
      <m:oMath>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S</m:t>
            </m:r>
          </m:e>
        </m:rad>
        <m:r>
          <w:rPr>
            <w:rFonts w:ascii="Cambria Math" w:hAnsi="Cambria Math" w:cs="Times New Roman"/>
            <w:color w:val="FF0000"/>
            <w:sz w:val="22"/>
            <w:szCs w:val="22"/>
          </w:rPr>
          <m:t>=11.99</m:t>
        </m:r>
      </m:oMath>
      <w:r w:rsidRPr="00895716">
        <w:rPr>
          <w:rFonts w:ascii="Cambria" w:hAnsi="Cambria" w:cs="Times New Roman"/>
          <w:color w:val="FF0000"/>
          <w:sz w:val="22"/>
          <w:szCs w:val="22"/>
        </w:rPr>
        <w:t>, which implies that S = 143,684. Partial credit (3 points) if the explain concept of certainty equivalent but don’t write down formula.</w:t>
      </w:r>
    </w:p>
    <w:p w14:paraId="758421FF" w14:textId="77777777" w:rsidR="00AC2AD0" w:rsidRPr="00895716" w:rsidRDefault="00AC2AD0" w:rsidP="00895716">
      <w:pPr>
        <w:pStyle w:val="Default"/>
        <w:spacing w:line="276" w:lineRule="auto"/>
        <w:rPr>
          <w:rFonts w:ascii="Cambria" w:hAnsi="Cambria" w:cs="Times New Roman"/>
          <w:sz w:val="22"/>
          <w:szCs w:val="22"/>
        </w:rPr>
      </w:pPr>
    </w:p>
    <w:p w14:paraId="69192706" w14:textId="77777777" w:rsidR="00AC2AD0" w:rsidRPr="00895716" w:rsidRDefault="00AC2AD0" w:rsidP="00895716">
      <w:pPr>
        <w:pStyle w:val="Default"/>
        <w:spacing w:line="276" w:lineRule="auto"/>
        <w:rPr>
          <w:rFonts w:ascii="Cambria" w:hAnsi="Cambria" w:cs="Times New Roman"/>
          <w:sz w:val="22"/>
          <w:szCs w:val="22"/>
        </w:rPr>
      </w:pPr>
    </w:p>
    <w:p w14:paraId="04FB06E5" w14:textId="581699A5" w:rsidR="00AC2AD0" w:rsidRPr="00895716" w:rsidRDefault="00AC2AD0" w:rsidP="00895716">
      <w:pPr>
        <w:pStyle w:val="Default"/>
        <w:numPr>
          <w:ilvl w:val="0"/>
          <w:numId w:val="40"/>
        </w:numPr>
        <w:spacing w:line="276" w:lineRule="auto"/>
        <w:rPr>
          <w:rFonts w:ascii="Cambria" w:hAnsi="Cambria" w:cs="Times New Roman"/>
          <w:sz w:val="22"/>
          <w:szCs w:val="22"/>
        </w:rPr>
      </w:pPr>
      <w:r w:rsidRPr="00895716">
        <w:rPr>
          <w:rFonts w:ascii="Cambria" w:hAnsi="Cambria" w:cs="Times New Roman"/>
          <w:sz w:val="22"/>
          <w:szCs w:val="22"/>
        </w:rPr>
        <w:lastRenderedPageBreak/>
        <w:t>(6 points) The firm offering the bonus has decided to offer a different contract for new analysts to accept. This new contract maintains the Expected Value of the existing contract</w:t>
      </w:r>
      <w:r w:rsidR="00F635CA" w:rsidRPr="00895716">
        <w:rPr>
          <w:rFonts w:ascii="Cambria" w:hAnsi="Cambria" w:cs="Times New Roman"/>
          <w:sz w:val="22"/>
          <w:szCs w:val="22"/>
        </w:rPr>
        <w:t xml:space="preserve"> </w:t>
      </w:r>
      <w:r w:rsidRPr="00895716">
        <w:rPr>
          <w:rFonts w:ascii="Cambria" w:hAnsi="Cambria" w:cs="Times New Roman"/>
          <w:sz w:val="22"/>
          <w:szCs w:val="22"/>
        </w:rPr>
        <w:t>but put</w:t>
      </w:r>
      <w:r w:rsidR="00F635CA" w:rsidRPr="00895716">
        <w:rPr>
          <w:rFonts w:ascii="Cambria" w:hAnsi="Cambria" w:cs="Times New Roman"/>
          <w:sz w:val="22"/>
          <w:szCs w:val="22"/>
        </w:rPr>
        <w:t>s</w:t>
      </w:r>
      <w:r w:rsidRPr="00895716">
        <w:rPr>
          <w:rFonts w:ascii="Cambria" w:hAnsi="Cambria" w:cs="Times New Roman"/>
          <w:sz w:val="22"/>
          <w:szCs w:val="22"/>
        </w:rPr>
        <w:t xml:space="preserve"> more weight on the bonus. Is this a good idea or bad idea when hiring potentially risk-averse employees, and why? </w:t>
      </w:r>
    </w:p>
    <w:p w14:paraId="2D444061" w14:textId="77777777" w:rsidR="00AC2AD0" w:rsidRPr="00895716" w:rsidRDefault="00AC2AD0" w:rsidP="00895716">
      <w:pPr>
        <w:pStyle w:val="Default"/>
        <w:spacing w:line="276" w:lineRule="auto"/>
        <w:rPr>
          <w:rFonts w:ascii="Cambria" w:hAnsi="Cambria" w:cs="Times New Roman"/>
          <w:sz w:val="22"/>
          <w:szCs w:val="22"/>
        </w:rPr>
      </w:pPr>
    </w:p>
    <w:p w14:paraId="2E66A421" w14:textId="77777777" w:rsidR="00AC2AD0" w:rsidRPr="00895716" w:rsidRDefault="00AC2AD0" w:rsidP="00895716">
      <w:pPr>
        <w:pStyle w:val="Default"/>
        <w:spacing w:line="276" w:lineRule="auto"/>
        <w:rPr>
          <w:rFonts w:ascii="Cambria" w:hAnsi="Cambria" w:cs="Times New Roman"/>
          <w:color w:val="FF0000"/>
          <w:sz w:val="22"/>
          <w:szCs w:val="22"/>
        </w:rPr>
      </w:pPr>
      <w:r w:rsidRPr="00895716">
        <w:rPr>
          <w:rFonts w:ascii="Cambria" w:hAnsi="Cambria" w:cs="Times New Roman"/>
          <w:color w:val="FF0000"/>
          <w:sz w:val="22"/>
          <w:szCs w:val="22"/>
        </w:rPr>
        <w:t xml:space="preserve">Answer: bad to go more high-powered if people are risk averse. Full credit if they note that putting more of the salary in the bonus exposes the individual to more risk, and that this is costly to do if they are risk averse. Give 3-4 points for anything reasonable. </w:t>
      </w:r>
    </w:p>
    <w:p w14:paraId="32B34621" w14:textId="77777777" w:rsidR="00AC2AD0" w:rsidRPr="00895716" w:rsidRDefault="00AC2AD0" w:rsidP="00895716">
      <w:pPr>
        <w:pStyle w:val="Default"/>
        <w:spacing w:line="276" w:lineRule="auto"/>
        <w:rPr>
          <w:rFonts w:ascii="Cambria" w:hAnsi="Cambria" w:cs="Times New Roman"/>
          <w:sz w:val="22"/>
          <w:szCs w:val="22"/>
        </w:rPr>
      </w:pPr>
    </w:p>
    <w:p w14:paraId="3B7671E6" w14:textId="77777777" w:rsidR="00212850" w:rsidRPr="00895716" w:rsidRDefault="00212850" w:rsidP="00895716">
      <w:pPr>
        <w:pStyle w:val="Default"/>
        <w:spacing w:line="276" w:lineRule="auto"/>
        <w:rPr>
          <w:rFonts w:ascii="Cambria" w:hAnsi="Cambria" w:cs="Times New Roman"/>
          <w:sz w:val="22"/>
          <w:szCs w:val="22"/>
        </w:rPr>
      </w:pPr>
    </w:p>
    <w:p w14:paraId="4BDEC506" w14:textId="77777777" w:rsidR="001F3D9D" w:rsidRPr="00895716" w:rsidRDefault="001F3D9D" w:rsidP="00895716">
      <w:pPr>
        <w:pStyle w:val="Default"/>
        <w:spacing w:line="276" w:lineRule="auto"/>
        <w:rPr>
          <w:rFonts w:ascii="Cambria" w:hAnsi="Cambria" w:cs="Times New Roman"/>
          <w:sz w:val="22"/>
          <w:szCs w:val="22"/>
        </w:rPr>
      </w:pPr>
    </w:p>
    <w:p w14:paraId="6850F5CE" w14:textId="77777777" w:rsidR="00A62BFD" w:rsidRPr="00895716" w:rsidRDefault="00A62BFD" w:rsidP="00895716">
      <w:pPr>
        <w:pStyle w:val="Default"/>
        <w:spacing w:line="276" w:lineRule="auto"/>
        <w:rPr>
          <w:rFonts w:ascii="Cambria" w:hAnsi="Cambria" w:cs="Times New Roman"/>
          <w:sz w:val="22"/>
          <w:szCs w:val="22"/>
        </w:rPr>
      </w:pPr>
    </w:p>
    <w:p w14:paraId="4221A74F" w14:textId="49D4811C" w:rsidR="00561027" w:rsidRPr="00895716" w:rsidRDefault="00561027" w:rsidP="00895716">
      <w:pPr>
        <w:pStyle w:val="Default"/>
        <w:spacing w:line="276" w:lineRule="auto"/>
        <w:rPr>
          <w:rFonts w:ascii="Cambria" w:hAnsi="Cambria" w:cs="Times New Roman"/>
          <w:b/>
          <w:bCs/>
          <w:sz w:val="22"/>
          <w:szCs w:val="22"/>
        </w:rPr>
      </w:pPr>
      <w:r w:rsidRPr="00895716">
        <w:rPr>
          <w:rFonts w:ascii="Cambria" w:hAnsi="Cambria" w:cs="Times New Roman"/>
          <w:b/>
          <w:bCs/>
          <w:sz w:val="22"/>
          <w:szCs w:val="22"/>
        </w:rPr>
        <w:t>GAME THEORY</w:t>
      </w:r>
      <w:r w:rsidR="001F3D9D" w:rsidRPr="00895716">
        <w:rPr>
          <w:rFonts w:ascii="Cambria" w:hAnsi="Cambria" w:cs="Times New Roman"/>
          <w:b/>
          <w:bCs/>
          <w:sz w:val="22"/>
          <w:szCs w:val="22"/>
        </w:rPr>
        <w:t xml:space="preserve"> </w:t>
      </w:r>
      <w:r w:rsidR="001F3D9D" w:rsidRPr="00895716">
        <w:rPr>
          <w:rFonts w:ascii="Cambria" w:hAnsi="Cambria" w:cs="Times New Roman"/>
          <w:b/>
          <w:bCs/>
          <w:sz w:val="22"/>
          <w:szCs w:val="22"/>
        </w:rPr>
        <w:t>(</w:t>
      </w:r>
      <w:r w:rsidR="00506703" w:rsidRPr="00895716">
        <w:rPr>
          <w:rFonts w:ascii="Cambria" w:hAnsi="Cambria" w:cs="Times New Roman"/>
          <w:b/>
          <w:bCs/>
          <w:sz w:val="22"/>
          <w:szCs w:val="22"/>
        </w:rPr>
        <w:t>45</w:t>
      </w:r>
      <w:r w:rsidR="001F3D9D" w:rsidRPr="00895716">
        <w:rPr>
          <w:rFonts w:ascii="Cambria" w:hAnsi="Cambria" w:cs="Times New Roman"/>
          <w:b/>
          <w:bCs/>
          <w:sz w:val="22"/>
          <w:szCs w:val="22"/>
        </w:rPr>
        <w:t xml:space="preserve"> points)</w:t>
      </w:r>
    </w:p>
    <w:p w14:paraId="2636A7F4" w14:textId="77777777" w:rsidR="00561027" w:rsidRPr="00895716" w:rsidRDefault="00561027" w:rsidP="00895716">
      <w:pPr>
        <w:pStyle w:val="Default"/>
        <w:spacing w:line="276" w:lineRule="auto"/>
        <w:rPr>
          <w:rFonts w:ascii="Cambria" w:hAnsi="Cambria" w:cs="Times New Roman"/>
          <w:sz w:val="22"/>
          <w:szCs w:val="22"/>
        </w:rPr>
      </w:pPr>
    </w:p>
    <w:p w14:paraId="7A4B4D7E" w14:textId="62FC20C1" w:rsidR="001F3D9D" w:rsidRPr="00895716" w:rsidRDefault="003717D3" w:rsidP="00895716">
      <w:pPr>
        <w:rPr>
          <w:rFonts w:ascii="Cambria" w:hAnsi="Cambria"/>
          <w:b/>
          <w:bCs/>
          <w:u w:val="single"/>
        </w:rPr>
      </w:pPr>
      <w:r w:rsidRPr="00895716">
        <w:rPr>
          <w:rFonts w:ascii="Cambria" w:hAnsi="Cambria"/>
          <w:b/>
          <w:bCs/>
          <w:u w:val="single"/>
        </w:rPr>
        <w:t xml:space="preserve">Problem </w:t>
      </w:r>
      <w:r w:rsidR="00506703" w:rsidRPr="00895716">
        <w:rPr>
          <w:rFonts w:ascii="Cambria" w:hAnsi="Cambria"/>
          <w:b/>
          <w:bCs/>
          <w:u w:val="single"/>
        </w:rPr>
        <w:t>4</w:t>
      </w:r>
      <w:r w:rsidRPr="00895716">
        <w:rPr>
          <w:rFonts w:ascii="Cambria" w:hAnsi="Cambria"/>
          <w:b/>
          <w:bCs/>
          <w:u w:val="single"/>
        </w:rPr>
        <w:t xml:space="preserve">: </w:t>
      </w:r>
      <w:r w:rsidR="001F3D9D" w:rsidRPr="00895716">
        <w:rPr>
          <w:rFonts w:ascii="Cambria" w:hAnsi="Cambria" w:cs="Times New Roman"/>
          <w:b/>
          <w:bCs/>
          <w:color w:val="000000"/>
          <w:u w:val="single"/>
          <w:lang w:eastAsia="zh-CN"/>
        </w:rPr>
        <w:t xml:space="preserve">An extended HFT investment game </w:t>
      </w:r>
      <w:r w:rsidR="00506703" w:rsidRPr="00895716">
        <w:rPr>
          <w:rFonts w:ascii="Cambria" w:hAnsi="Cambria" w:cs="Times New Roman"/>
          <w:b/>
          <w:bCs/>
          <w:color w:val="000000"/>
          <w:u w:val="single"/>
          <w:lang w:eastAsia="zh-CN"/>
        </w:rPr>
        <w:t>(</w:t>
      </w:r>
      <w:r w:rsidR="001F3D9D" w:rsidRPr="00895716">
        <w:rPr>
          <w:rFonts w:ascii="Cambria" w:hAnsi="Cambria" w:cs="Times New Roman"/>
          <w:b/>
          <w:bCs/>
          <w:color w:val="000000"/>
          <w:u w:val="single"/>
          <w:lang w:eastAsia="zh-CN"/>
        </w:rPr>
        <w:t>25 points</w:t>
      </w:r>
      <w:r w:rsidR="00506703" w:rsidRPr="00895716">
        <w:rPr>
          <w:rFonts w:ascii="Cambria" w:hAnsi="Cambria" w:cs="Times New Roman"/>
          <w:b/>
          <w:bCs/>
          <w:color w:val="000000"/>
          <w:u w:val="single"/>
          <w:lang w:eastAsia="zh-CN"/>
        </w:rPr>
        <w:t>)</w:t>
      </w:r>
    </w:p>
    <w:p w14:paraId="6579D821" w14:textId="77777777" w:rsidR="00895716" w:rsidRPr="00895716" w:rsidRDefault="00895716" w:rsidP="00895716">
      <w:pPr>
        <w:autoSpaceDE w:val="0"/>
        <w:autoSpaceDN w:val="0"/>
        <w:adjustRightInd w:val="0"/>
        <w:rPr>
          <w:rFonts w:ascii="Cambria" w:hAnsi="Cambria" w:cs="Times New Roman"/>
          <w:color w:val="000000"/>
          <w:lang w:eastAsia="zh-CN"/>
        </w:rPr>
      </w:pPr>
      <w:r w:rsidRPr="00895716">
        <w:rPr>
          <w:rFonts w:ascii="Cambria" w:hAnsi="Cambria" w:cs="Times New Roman"/>
          <w:color w:val="000000"/>
          <w:lang w:eastAsia="zh-CN"/>
        </w:rPr>
        <w:t>Consider an extended version of the high-frequency-trading game discussed in the class. Suppose now that when a firm invests, it can choose whether to do a high investment (HI) or a low investment (LI). The matrix form of this extended game is as follows, where “No” means no investment and X and Y are unknown numbers:</w:t>
      </w:r>
    </w:p>
    <w:p w14:paraId="0E655CDB" w14:textId="77777777" w:rsidR="00895716" w:rsidRPr="00895716" w:rsidRDefault="00895716" w:rsidP="00895716">
      <w:pPr>
        <w:autoSpaceDE w:val="0"/>
        <w:autoSpaceDN w:val="0"/>
        <w:adjustRightInd w:val="0"/>
        <w:rPr>
          <w:rFonts w:ascii="Cambria" w:hAnsi="Cambria" w:cs="Times New Roman"/>
          <w:color w:val="000000"/>
          <w:lang w:eastAsia="zh-CN"/>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895716" w:rsidRPr="00895716" w14:paraId="057479D0" w14:textId="77777777" w:rsidTr="00571660">
        <w:trPr>
          <w:trHeight w:val="432"/>
        </w:trPr>
        <w:tc>
          <w:tcPr>
            <w:tcW w:w="5945" w:type="dxa"/>
            <w:gridSpan w:val="5"/>
            <w:vAlign w:val="center"/>
          </w:tcPr>
          <w:p w14:paraId="61A8027E"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 xml:space="preserve">                                    Firm 2</w:t>
            </w:r>
          </w:p>
        </w:tc>
      </w:tr>
      <w:tr w:rsidR="00895716" w:rsidRPr="00895716" w14:paraId="76DFFD18" w14:textId="77777777" w:rsidTr="00571660">
        <w:trPr>
          <w:trHeight w:val="432"/>
        </w:trPr>
        <w:tc>
          <w:tcPr>
            <w:tcW w:w="1213" w:type="dxa"/>
            <w:vMerge w:val="restart"/>
            <w:vAlign w:val="center"/>
          </w:tcPr>
          <w:p w14:paraId="6071D277"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Firm 1</w:t>
            </w:r>
          </w:p>
        </w:tc>
        <w:tc>
          <w:tcPr>
            <w:tcW w:w="1046" w:type="dxa"/>
            <w:vAlign w:val="center"/>
          </w:tcPr>
          <w:p w14:paraId="09A3F806" w14:textId="77777777" w:rsidR="00895716" w:rsidRPr="00895716" w:rsidRDefault="00895716" w:rsidP="00895716">
            <w:pPr>
              <w:rPr>
                <w:rFonts w:ascii="Cambria" w:hAnsi="Cambria" w:cs="Times New Roman"/>
                <w:color w:val="000000"/>
              </w:rPr>
            </w:pPr>
          </w:p>
        </w:tc>
        <w:tc>
          <w:tcPr>
            <w:tcW w:w="1170" w:type="dxa"/>
            <w:tcBorders>
              <w:bottom w:val="single" w:sz="4" w:space="0" w:color="auto"/>
            </w:tcBorders>
            <w:vAlign w:val="center"/>
          </w:tcPr>
          <w:p w14:paraId="726EBB05"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HI</w:t>
            </w:r>
          </w:p>
        </w:tc>
        <w:tc>
          <w:tcPr>
            <w:tcW w:w="1260" w:type="dxa"/>
            <w:tcBorders>
              <w:bottom w:val="single" w:sz="4" w:space="0" w:color="auto"/>
            </w:tcBorders>
            <w:vAlign w:val="center"/>
          </w:tcPr>
          <w:p w14:paraId="1D099B8A"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LI</w:t>
            </w:r>
          </w:p>
        </w:tc>
        <w:tc>
          <w:tcPr>
            <w:tcW w:w="1256" w:type="dxa"/>
            <w:tcBorders>
              <w:bottom w:val="single" w:sz="4" w:space="0" w:color="auto"/>
            </w:tcBorders>
            <w:vAlign w:val="center"/>
          </w:tcPr>
          <w:p w14:paraId="14A0C631"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No</w:t>
            </w:r>
          </w:p>
        </w:tc>
      </w:tr>
      <w:tr w:rsidR="00895716" w:rsidRPr="00895716" w14:paraId="63E22F93" w14:textId="77777777" w:rsidTr="00571660">
        <w:trPr>
          <w:trHeight w:val="432"/>
        </w:trPr>
        <w:tc>
          <w:tcPr>
            <w:tcW w:w="1213" w:type="dxa"/>
            <w:vMerge/>
            <w:vAlign w:val="center"/>
          </w:tcPr>
          <w:p w14:paraId="09FD83DF" w14:textId="77777777" w:rsidR="00895716" w:rsidRPr="00895716" w:rsidRDefault="00895716" w:rsidP="00895716">
            <w:pPr>
              <w:rPr>
                <w:rFonts w:ascii="Cambria" w:hAnsi="Cambria" w:cs="Times New Roman"/>
                <w:color w:val="000000"/>
              </w:rPr>
            </w:pPr>
          </w:p>
        </w:tc>
        <w:tc>
          <w:tcPr>
            <w:tcW w:w="1046" w:type="dxa"/>
            <w:tcBorders>
              <w:right w:val="single" w:sz="4" w:space="0" w:color="auto"/>
            </w:tcBorders>
            <w:vAlign w:val="center"/>
          </w:tcPr>
          <w:p w14:paraId="5DB8C91E"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HI</w:t>
            </w:r>
          </w:p>
        </w:tc>
        <w:tc>
          <w:tcPr>
            <w:tcW w:w="1170" w:type="dxa"/>
            <w:tcBorders>
              <w:top w:val="single" w:sz="4" w:space="0" w:color="auto"/>
              <w:left w:val="single" w:sz="4" w:space="0" w:color="auto"/>
              <w:bottom w:val="single" w:sz="4" w:space="0" w:color="auto"/>
              <w:right w:val="single" w:sz="4" w:space="0" w:color="auto"/>
            </w:tcBorders>
            <w:vAlign w:val="center"/>
          </w:tcPr>
          <w:p w14:paraId="15086C34"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30, 30</w:t>
            </w:r>
          </w:p>
        </w:tc>
        <w:tc>
          <w:tcPr>
            <w:tcW w:w="1260" w:type="dxa"/>
            <w:tcBorders>
              <w:top w:val="single" w:sz="4" w:space="0" w:color="auto"/>
              <w:left w:val="single" w:sz="4" w:space="0" w:color="auto"/>
              <w:bottom w:val="single" w:sz="4" w:space="0" w:color="auto"/>
              <w:right w:val="single" w:sz="4" w:space="0" w:color="auto"/>
            </w:tcBorders>
            <w:vAlign w:val="center"/>
          </w:tcPr>
          <w:p w14:paraId="7F2BB45E"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X, 25</w:t>
            </w:r>
          </w:p>
        </w:tc>
        <w:tc>
          <w:tcPr>
            <w:tcW w:w="1256" w:type="dxa"/>
            <w:tcBorders>
              <w:top w:val="single" w:sz="4" w:space="0" w:color="auto"/>
              <w:left w:val="single" w:sz="4" w:space="0" w:color="auto"/>
              <w:bottom w:val="single" w:sz="4" w:space="0" w:color="auto"/>
              <w:right w:val="single" w:sz="4" w:space="0" w:color="auto"/>
            </w:tcBorders>
            <w:vAlign w:val="center"/>
          </w:tcPr>
          <w:p w14:paraId="4AB3842B"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60, 20</w:t>
            </w:r>
          </w:p>
        </w:tc>
      </w:tr>
      <w:tr w:rsidR="00895716" w:rsidRPr="00895716" w14:paraId="56E64A4D" w14:textId="77777777" w:rsidTr="00571660">
        <w:trPr>
          <w:trHeight w:val="432"/>
        </w:trPr>
        <w:tc>
          <w:tcPr>
            <w:tcW w:w="1213" w:type="dxa"/>
            <w:vMerge/>
            <w:vAlign w:val="center"/>
          </w:tcPr>
          <w:p w14:paraId="7747FEF4" w14:textId="77777777" w:rsidR="00895716" w:rsidRPr="00895716" w:rsidRDefault="00895716" w:rsidP="00895716">
            <w:pPr>
              <w:rPr>
                <w:rFonts w:ascii="Cambria" w:hAnsi="Cambria" w:cs="Times New Roman"/>
                <w:color w:val="000000"/>
              </w:rPr>
            </w:pPr>
          </w:p>
        </w:tc>
        <w:tc>
          <w:tcPr>
            <w:tcW w:w="1046" w:type="dxa"/>
            <w:tcBorders>
              <w:right w:val="single" w:sz="4" w:space="0" w:color="auto"/>
            </w:tcBorders>
            <w:vAlign w:val="center"/>
          </w:tcPr>
          <w:p w14:paraId="200CCDB4"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LI</w:t>
            </w:r>
          </w:p>
        </w:tc>
        <w:tc>
          <w:tcPr>
            <w:tcW w:w="1170" w:type="dxa"/>
            <w:tcBorders>
              <w:top w:val="single" w:sz="4" w:space="0" w:color="auto"/>
              <w:left w:val="single" w:sz="4" w:space="0" w:color="auto"/>
              <w:bottom w:val="single" w:sz="4" w:space="0" w:color="auto"/>
              <w:right w:val="single" w:sz="4" w:space="0" w:color="auto"/>
            </w:tcBorders>
            <w:vAlign w:val="center"/>
          </w:tcPr>
          <w:p w14:paraId="263C3DFF"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25, X</w:t>
            </w:r>
          </w:p>
        </w:tc>
        <w:tc>
          <w:tcPr>
            <w:tcW w:w="1260" w:type="dxa"/>
            <w:tcBorders>
              <w:top w:val="single" w:sz="4" w:space="0" w:color="auto"/>
              <w:left w:val="single" w:sz="4" w:space="0" w:color="auto"/>
              <w:bottom w:val="single" w:sz="4" w:space="0" w:color="auto"/>
              <w:right w:val="single" w:sz="4" w:space="0" w:color="auto"/>
            </w:tcBorders>
            <w:vAlign w:val="center"/>
          </w:tcPr>
          <w:p w14:paraId="70231DAD"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40, 40</w:t>
            </w:r>
          </w:p>
        </w:tc>
        <w:tc>
          <w:tcPr>
            <w:tcW w:w="1256" w:type="dxa"/>
            <w:tcBorders>
              <w:top w:val="single" w:sz="4" w:space="0" w:color="auto"/>
              <w:left w:val="single" w:sz="4" w:space="0" w:color="auto"/>
              <w:bottom w:val="single" w:sz="4" w:space="0" w:color="auto"/>
              <w:right w:val="single" w:sz="4" w:space="0" w:color="auto"/>
            </w:tcBorders>
            <w:vAlign w:val="center"/>
          </w:tcPr>
          <w:p w14:paraId="0E365EFA"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Y, 35</w:t>
            </w:r>
          </w:p>
        </w:tc>
      </w:tr>
      <w:tr w:rsidR="00895716" w:rsidRPr="00895716" w14:paraId="1A8E9377" w14:textId="77777777" w:rsidTr="00571660">
        <w:trPr>
          <w:trHeight w:val="432"/>
        </w:trPr>
        <w:tc>
          <w:tcPr>
            <w:tcW w:w="1213" w:type="dxa"/>
            <w:vMerge/>
            <w:vAlign w:val="center"/>
          </w:tcPr>
          <w:p w14:paraId="5BBD4FA0" w14:textId="77777777" w:rsidR="00895716" w:rsidRPr="00895716" w:rsidRDefault="00895716" w:rsidP="00895716">
            <w:pPr>
              <w:rPr>
                <w:rFonts w:ascii="Cambria" w:hAnsi="Cambria" w:cs="Times New Roman"/>
                <w:color w:val="000000"/>
              </w:rPr>
            </w:pPr>
          </w:p>
        </w:tc>
        <w:tc>
          <w:tcPr>
            <w:tcW w:w="1046" w:type="dxa"/>
            <w:tcBorders>
              <w:right w:val="single" w:sz="4" w:space="0" w:color="auto"/>
            </w:tcBorders>
            <w:vAlign w:val="center"/>
          </w:tcPr>
          <w:p w14:paraId="08A49D4C"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No</w:t>
            </w:r>
          </w:p>
        </w:tc>
        <w:tc>
          <w:tcPr>
            <w:tcW w:w="1170" w:type="dxa"/>
            <w:tcBorders>
              <w:top w:val="single" w:sz="4" w:space="0" w:color="auto"/>
              <w:left w:val="single" w:sz="4" w:space="0" w:color="auto"/>
              <w:bottom w:val="single" w:sz="4" w:space="0" w:color="auto"/>
              <w:right w:val="single" w:sz="4" w:space="0" w:color="auto"/>
            </w:tcBorders>
            <w:vAlign w:val="center"/>
          </w:tcPr>
          <w:p w14:paraId="2E331CDD"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20, 60</w:t>
            </w:r>
          </w:p>
        </w:tc>
        <w:tc>
          <w:tcPr>
            <w:tcW w:w="1260" w:type="dxa"/>
            <w:tcBorders>
              <w:top w:val="single" w:sz="4" w:space="0" w:color="auto"/>
              <w:left w:val="single" w:sz="4" w:space="0" w:color="auto"/>
              <w:bottom w:val="single" w:sz="4" w:space="0" w:color="auto"/>
              <w:right w:val="single" w:sz="4" w:space="0" w:color="auto"/>
            </w:tcBorders>
            <w:vAlign w:val="center"/>
          </w:tcPr>
          <w:p w14:paraId="79E72339"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35, Y</w:t>
            </w:r>
          </w:p>
        </w:tc>
        <w:tc>
          <w:tcPr>
            <w:tcW w:w="1256" w:type="dxa"/>
            <w:tcBorders>
              <w:top w:val="single" w:sz="4" w:space="0" w:color="auto"/>
              <w:left w:val="single" w:sz="4" w:space="0" w:color="auto"/>
              <w:bottom w:val="single" w:sz="4" w:space="0" w:color="auto"/>
              <w:right w:val="single" w:sz="4" w:space="0" w:color="auto"/>
            </w:tcBorders>
            <w:vAlign w:val="center"/>
          </w:tcPr>
          <w:p w14:paraId="333F32DA" w14:textId="77777777" w:rsidR="00895716" w:rsidRPr="00895716" w:rsidRDefault="00895716" w:rsidP="00895716">
            <w:pPr>
              <w:jc w:val="center"/>
              <w:rPr>
                <w:rFonts w:ascii="Cambria" w:hAnsi="Cambria" w:cs="Times New Roman"/>
                <w:color w:val="000000"/>
              </w:rPr>
            </w:pPr>
            <w:r w:rsidRPr="00895716">
              <w:rPr>
                <w:rFonts w:ascii="Cambria" w:hAnsi="Cambria" w:cs="Times New Roman"/>
                <w:color w:val="000000"/>
              </w:rPr>
              <w:t>50, 50</w:t>
            </w:r>
          </w:p>
        </w:tc>
      </w:tr>
    </w:tbl>
    <w:p w14:paraId="6ABBED88" w14:textId="77777777" w:rsidR="00895716" w:rsidRPr="00895716" w:rsidRDefault="00895716" w:rsidP="00895716">
      <w:pPr>
        <w:autoSpaceDE w:val="0"/>
        <w:autoSpaceDN w:val="0"/>
        <w:adjustRightInd w:val="0"/>
        <w:rPr>
          <w:rFonts w:ascii="Cambria" w:hAnsi="Cambria" w:cs="Times New Roman"/>
          <w:b/>
          <w:color w:val="000000"/>
          <w:lang w:eastAsia="zh-CN"/>
        </w:rPr>
      </w:pPr>
    </w:p>
    <w:p w14:paraId="4694682D" w14:textId="77777777" w:rsidR="00895716" w:rsidRPr="00895716" w:rsidRDefault="00895716" w:rsidP="00895716">
      <w:pPr>
        <w:pStyle w:val="ListParagraph"/>
        <w:numPr>
          <w:ilvl w:val="0"/>
          <w:numId w:val="37"/>
        </w:numPr>
        <w:autoSpaceDE w:val="0"/>
        <w:autoSpaceDN w:val="0"/>
        <w:adjustRightInd w:val="0"/>
        <w:rPr>
          <w:rFonts w:ascii="Cambria" w:hAnsi="Cambria" w:cs="Times New Roman"/>
          <w:bCs/>
          <w:color w:val="000000"/>
          <w:lang w:eastAsia="zh-CN"/>
        </w:rPr>
      </w:pPr>
      <w:r w:rsidRPr="00895716">
        <w:rPr>
          <w:rFonts w:ascii="Cambria" w:hAnsi="Cambria" w:cs="Times New Roman"/>
          <w:bCs/>
          <w:color w:val="000000"/>
          <w:lang w:eastAsia="zh-CN"/>
        </w:rPr>
        <w:t>[8 points] For what values of X and Y, will HI be a dominant strategy for each firm?</w:t>
      </w:r>
    </w:p>
    <w:p w14:paraId="466D6428" w14:textId="77777777" w:rsidR="00895716" w:rsidRPr="00895716" w:rsidRDefault="00895716" w:rsidP="00895716">
      <w:pPr>
        <w:autoSpaceDE w:val="0"/>
        <w:autoSpaceDN w:val="0"/>
        <w:adjustRightInd w:val="0"/>
        <w:rPr>
          <w:rFonts w:ascii="Cambria" w:hAnsi="Cambria" w:cs="Times New Roman"/>
          <w:bCs/>
          <w:color w:val="FF0000"/>
          <w:lang w:eastAsia="zh-CN"/>
        </w:rPr>
      </w:pPr>
      <w:r w:rsidRPr="00895716">
        <w:rPr>
          <w:rFonts w:ascii="Cambria" w:hAnsi="Cambria" w:cs="Times New Roman"/>
          <w:bCs/>
          <w:color w:val="FF0000"/>
          <w:lang w:eastAsia="zh-CN"/>
        </w:rPr>
        <w:t xml:space="preserve">HI is a dominant strategy if </w:t>
      </w:r>
      <w:r w:rsidRPr="00895716">
        <w:rPr>
          <w:rFonts w:ascii="Cambria" w:hAnsi="Cambria" w:cs="Times New Roman"/>
          <w:bCs/>
          <w:color w:val="FF0000"/>
          <w:u w:val="single"/>
          <w:lang w:eastAsia="zh-CN"/>
        </w:rPr>
        <w:t>X&gt;40 [4 points] and Y&lt;60 [4 points] (or if X&gt;=40 and Y=&lt;60)</w:t>
      </w:r>
      <w:r w:rsidRPr="00895716">
        <w:rPr>
          <w:rFonts w:ascii="Cambria" w:hAnsi="Cambria" w:cs="Times New Roman"/>
          <w:bCs/>
          <w:color w:val="FF0000"/>
          <w:lang w:eastAsia="zh-CN"/>
        </w:rPr>
        <w:t>.</w:t>
      </w:r>
    </w:p>
    <w:p w14:paraId="6DA83C41" w14:textId="77777777" w:rsidR="00895716" w:rsidRPr="00895716" w:rsidRDefault="00895716" w:rsidP="00895716">
      <w:pPr>
        <w:pStyle w:val="ListParagraph"/>
        <w:numPr>
          <w:ilvl w:val="0"/>
          <w:numId w:val="37"/>
        </w:numPr>
        <w:autoSpaceDE w:val="0"/>
        <w:autoSpaceDN w:val="0"/>
        <w:adjustRightInd w:val="0"/>
        <w:rPr>
          <w:rFonts w:ascii="Cambria" w:hAnsi="Cambria" w:cs="Times New Roman"/>
          <w:bCs/>
          <w:color w:val="000000"/>
          <w:lang w:eastAsia="zh-CN"/>
        </w:rPr>
      </w:pPr>
      <w:r w:rsidRPr="00895716">
        <w:rPr>
          <w:rFonts w:ascii="Cambria" w:hAnsi="Cambria" w:cs="Times New Roman"/>
          <w:bCs/>
          <w:color w:val="000000"/>
          <w:lang w:eastAsia="zh-CN"/>
        </w:rPr>
        <w:t>[8 points] For what values of X and Y, will this game have more than one Nash equilibrium?</w:t>
      </w:r>
    </w:p>
    <w:p w14:paraId="6A1C6EC4" w14:textId="77777777" w:rsidR="00895716" w:rsidRPr="00895716" w:rsidRDefault="00895716" w:rsidP="00895716">
      <w:pPr>
        <w:autoSpaceDE w:val="0"/>
        <w:autoSpaceDN w:val="0"/>
        <w:adjustRightInd w:val="0"/>
        <w:rPr>
          <w:rFonts w:ascii="Cambria" w:hAnsi="Cambria" w:cs="Times New Roman"/>
          <w:bCs/>
          <w:color w:val="FF0000"/>
          <w:lang w:eastAsia="zh-CN"/>
        </w:rPr>
      </w:pPr>
      <w:r w:rsidRPr="00895716">
        <w:rPr>
          <w:rFonts w:ascii="Cambria" w:hAnsi="Cambria" w:cs="Times New Roman"/>
          <w:bCs/>
          <w:color w:val="FF0000"/>
          <w:lang w:eastAsia="zh-CN"/>
        </w:rPr>
        <w:t xml:space="preserve">First notice that (HI, HI) is always a NE, and other outcomes cannot be a NE except for (LI, LI). (This can be seen by using best-response method.) </w:t>
      </w:r>
    </w:p>
    <w:p w14:paraId="5FD2376F" w14:textId="77777777" w:rsidR="00895716" w:rsidRPr="00895716" w:rsidRDefault="00895716" w:rsidP="00895716">
      <w:pPr>
        <w:autoSpaceDE w:val="0"/>
        <w:autoSpaceDN w:val="0"/>
        <w:adjustRightInd w:val="0"/>
        <w:rPr>
          <w:rFonts w:ascii="Cambria" w:hAnsi="Cambria" w:cs="Times New Roman"/>
          <w:bCs/>
          <w:color w:val="FF0000"/>
          <w:lang w:eastAsia="zh-CN"/>
        </w:rPr>
      </w:pPr>
      <w:r w:rsidRPr="00895716">
        <w:rPr>
          <w:rFonts w:ascii="Cambria" w:hAnsi="Cambria" w:cs="Times New Roman"/>
          <w:bCs/>
          <w:color w:val="FF0000"/>
          <w:lang w:eastAsia="zh-CN"/>
        </w:rPr>
        <w:t xml:space="preserve">For (LI, LI) to be another NE, we need </w:t>
      </w:r>
      <w:r w:rsidRPr="00895716">
        <w:rPr>
          <w:rFonts w:ascii="Cambria" w:hAnsi="Cambria" w:cs="Times New Roman"/>
          <w:bCs/>
          <w:color w:val="FF0000"/>
          <w:u w:val="single"/>
          <w:lang w:eastAsia="zh-CN"/>
        </w:rPr>
        <w:t>X=&lt;40 [4 points] (or X&lt;40),</w:t>
      </w:r>
      <w:r w:rsidRPr="00895716">
        <w:rPr>
          <w:rFonts w:ascii="Cambria" w:hAnsi="Cambria" w:cs="Times New Roman"/>
          <w:bCs/>
          <w:color w:val="FF0000"/>
          <w:lang w:eastAsia="zh-CN"/>
        </w:rPr>
        <w:t xml:space="preserve"> but the value of Y does not matter, so </w:t>
      </w:r>
      <w:r w:rsidRPr="00895716">
        <w:rPr>
          <w:rFonts w:ascii="Cambria" w:hAnsi="Cambria" w:cs="Times New Roman"/>
          <w:bCs/>
          <w:color w:val="FF0000"/>
          <w:u w:val="single"/>
          <w:lang w:eastAsia="zh-CN"/>
        </w:rPr>
        <w:t>any Y will work [4 points]</w:t>
      </w:r>
      <w:r w:rsidRPr="00895716">
        <w:rPr>
          <w:rFonts w:ascii="Cambria" w:hAnsi="Cambria" w:cs="Times New Roman"/>
          <w:bCs/>
          <w:color w:val="FF0000"/>
          <w:lang w:eastAsia="zh-CN"/>
        </w:rPr>
        <w:t>.</w:t>
      </w:r>
    </w:p>
    <w:p w14:paraId="1EA57C30" w14:textId="77777777" w:rsidR="00895716" w:rsidRPr="00895716" w:rsidRDefault="00895716" w:rsidP="00895716">
      <w:pPr>
        <w:pStyle w:val="ListParagraph"/>
        <w:numPr>
          <w:ilvl w:val="0"/>
          <w:numId w:val="37"/>
        </w:numPr>
        <w:autoSpaceDE w:val="0"/>
        <w:autoSpaceDN w:val="0"/>
        <w:adjustRightInd w:val="0"/>
        <w:rPr>
          <w:rFonts w:ascii="Cambria" w:hAnsi="Cambria" w:cs="Times New Roman"/>
          <w:bCs/>
          <w:color w:val="000000"/>
          <w:lang w:eastAsia="zh-CN"/>
        </w:rPr>
      </w:pPr>
      <w:r w:rsidRPr="00895716">
        <w:rPr>
          <w:rFonts w:ascii="Cambria" w:hAnsi="Cambria" w:cs="Times New Roman"/>
          <w:bCs/>
          <w:color w:val="000000"/>
          <w:lang w:eastAsia="zh-CN"/>
        </w:rPr>
        <w:lastRenderedPageBreak/>
        <w:t xml:space="preserve">[9 points] For what values of X and Y, will firm 1 earn 35 in the </w:t>
      </w:r>
      <w:r w:rsidRPr="00895716">
        <w:rPr>
          <w:rFonts w:ascii="Cambria" w:hAnsi="Cambria" w:cs="Times New Roman"/>
          <w:b/>
          <w:color w:val="000000"/>
          <w:lang w:eastAsia="zh-CN"/>
        </w:rPr>
        <w:t>sequential-move</w:t>
      </w:r>
      <w:r w:rsidRPr="00895716">
        <w:rPr>
          <w:rFonts w:ascii="Cambria" w:hAnsi="Cambria" w:cs="Times New Roman"/>
          <w:bCs/>
          <w:color w:val="000000"/>
          <w:lang w:eastAsia="zh-CN"/>
        </w:rPr>
        <w:t xml:space="preserve"> version of this game where firm 1 moves first? </w:t>
      </w:r>
    </w:p>
    <w:p w14:paraId="4D99EF44" w14:textId="77777777" w:rsidR="00895716" w:rsidRPr="00895716" w:rsidRDefault="00895716" w:rsidP="00895716">
      <w:pPr>
        <w:autoSpaceDE w:val="0"/>
        <w:autoSpaceDN w:val="0"/>
        <w:adjustRightInd w:val="0"/>
        <w:rPr>
          <w:rFonts w:ascii="Cambria" w:hAnsi="Cambria" w:cs="Times New Roman"/>
          <w:bCs/>
          <w:color w:val="FF0000"/>
          <w:lang w:eastAsia="zh-CN"/>
        </w:rPr>
      </w:pPr>
      <w:r w:rsidRPr="00895716">
        <w:rPr>
          <w:rFonts w:ascii="Cambria" w:hAnsi="Cambria" w:cs="Times New Roman"/>
          <w:bCs/>
          <w:color w:val="FF0000"/>
          <w:lang w:eastAsia="zh-CN"/>
        </w:rPr>
        <w:t>By backward induction, for firm 1 to earn 35 we need two conditions: (</w:t>
      </w:r>
      <w:proofErr w:type="spellStart"/>
      <w:r w:rsidRPr="00895716">
        <w:rPr>
          <w:rFonts w:ascii="Cambria" w:hAnsi="Cambria" w:cs="Times New Roman"/>
          <w:bCs/>
          <w:color w:val="FF0000"/>
          <w:lang w:eastAsia="zh-CN"/>
        </w:rPr>
        <w:t>i</w:t>
      </w:r>
      <w:proofErr w:type="spellEnd"/>
      <w:r w:rsidRPr="00895716">
        <w:rPr>
          <w:rFonts w:ascii="Cambria" w:hAnsi="Cambria" w:cs="Times New Roman"/>
          <w:bCs/>
          <w:color w:val="FF0000"/>
          <w:lang w:eastAsia="zh-CN"/>
        </w:rPr>
        <w:t xml:space="preserve">) firm 1 is willing to choose No; and then (ii) firm 2 is willing to choose LI afterwards. The latter requires </w:t>
      </w:r>
      <w:r w:rsidRPr="00895716">
        <w:rPr>
          <w:rFonts w:ascii="Cambria" w:hAnsi="Cambria" w:cs="Times New Roman"/>
          <w:bCs/>
          <w:color w:val="FF0000"/>
          <w:u w:val="single"/>
          <w:lang w:eastAsia="zh-CN"/>
        </w:rPr>
        <w:t>Y&gt;60 [4 points]</w:t>
      </w:r>
      <w:r w:rsidRPr="00895716">
        <w:rPr>
          <w:rFonts w:ascii="Cambria" w:hAnsi="Cambria" w:cs="Times New Roman"/>
          <w:bCs/>
          <w:color w:val="FF0000"/>
          <w:lang w:eastAsia="zh-CN"/>
        </w:rPr>
        <w:t xml:space="preserve">, and the former requires </w:t>
      </w:r>
      <w:r w:rsidRPr="00895716">
        <w:rPr>
          <w:rFonts w:ascii="Cambria" w:hAnsi="Cambria" w:cs="Times New Roman"/>
          <w:bCs/>
          <w:color w:val="FF0000"/>
          <w:u w:val="single"/>
          <w:lang w:eastAsia="zh-CN"/>
        </w:rPr>
        <w:t>X&lt;40 [5 points]</w:t>
      </w:r>
      <w:r w:rsidRPr="00895716">
        <w:rPr>
          <w:rFonts w:ascii="Cambria" w:hAnsi="Cambria" w:cs="Times New Roman"/>
          <w:bCs/>
          <w:color w:val="FF0000"/>
          <w:lang w:eastAsia="zh-CN"/>
        </w:rPr>
        <w:t xml:space="preserve"> (otherwise firm 2 would choose LI after firm 1 chooses LI, in which case firm 1 would earn 40 so that it wouldn’t choose No in the beginning). </w:t>
      </w:r>
      <w:r w:rsidRPr="00895716">
        <w:rPr>
          <w:rFonts w:ascii="Cambria" w:hAnsi="Cambria" w:cs="Times New Roman"/>
          <w:bCs/>
          <w:color w:val="FF0000"/>
          <w:u w:val="single"/>
          <w:lang w:eastAsia="zh-CN"/>
        </w:rPr>
        <w:t xml:space="preserve">(Y&gt;=60 and X=&lt;40 </w:t>
      </w:r>
      <w:proofErr w:type="gramStart"/>
      <w:r w:rsidRPr="00895716">
        <w:rPr>
          <w:rFonts w:ascii="Cambria" w:hAnsi="Cambria" w:cs="Times New Roman"/>
          <w:bCs/>
          <w:color w:val="FF0000"/>
          <w:u w:val="single"/>
          <w:lang w:eastAsia="zh-CN"/>
        </w:rPr>
        <w:t>are</w:t>
      </w:r>
      <w:proofErr w:type="gramEnd"/>
      <w:r w:rsidRPr="00895716">
        <w:rPr>
          <w:rFonts w:ascii="Cambria" w:hAnsi="Cambria" w:cs="Times New Roman"/>
          <w:bCs/>
          <w:color w:val="FF0000"/>
          <w:u w:val="single"/>
          <w:lang w:eastAsia="zh-CN"/>
        </w:rPr>
        <w:t xml:space="preserve"> also fine.)</w:t>
      </w:r>
    </w:p>
    <w:p w14:paraId="16E7672D" w14:textId="77777777" w:rsidR="001F3D9D" w:rsidRPr="00895716" w:rsidRDefault="001F3D9D" w:rsidP="00895716">
      <w:pPr>
        <w:autoSpaceDE w:val="0"/>
        <w:autoSpaceDN w:val="0"/>
        <w:adjustRightInd w:val="0"/>
        <w:rPr>
          <w:rFonts w:ascii="Cambria" w:hAnsi="Cambria" w:cs="Times New Roman"/>
          <w:b/>
          <w:color w:val="000000"/>
          <w:lang w:eastAsia="zh-CN"/>
        </w:rPr>
      </w:pPr>
    </w:p>
    <w:p w14:paraId="466DF134" w14:textId="186CFC7F" w:rsidR="001F3D9D" w:rsidRPr="00895716" w:rsidRDefault="00506703" w:rsidP="00895716">
      <w:pPr>
        <w:rPr>
          <w:rFonts w:ascii="Cambria" w:hAnsi="Cambria" w:cs="Times New Roman"/>
          <w:b/>
          <w:bCs/>
          <w:u w:val="single"/>
        </w:rPr>
      </w:pPr>
      <w:r w:rsidRPr="00895716">
        <w:rPr>
          <w:rFonts w:ascii="Cambria" w:hAnsi="Cambria" w:cs="Times New Roman"/>
          <w:b/>
          <w:bCs/>
          <w:u w:val="single"/>
        </w:rPr>
        <w:t xml:space="preserve">Problem 5: </w:t>
      </w:r>
      <w:r w:rsidR="001F3D9D" w:rsidRPr="00895716">
        <w:rPr>
          <w:rFonts w:ascii="Cambria" w:hAnsi="Cambria" w:cs="Times New Roman"/>
          <w:b/>
          <w:bCs/>
          <w:u w:val="single"/>
        </w:rPr>
        <w:t xml:space="preserve">An extended location choice game </w:t>
      </w:r>
      <w:r w:rsidRPr="00895716">
        <w:rPr>
          <w:rFonts w:ascii="Cambria" w:hAnsi="Cambria" w:cs="Times New Roman"/>
          <w:b/>
          <w:bCs/>
          <w:u w:val="single"/>
        </w:rPr>
        <w:t>(</w:t>
      </w:r>
      <w:r w:rsidR="001F3D9D" w:rsidRPr="00895716">
        <w:rPr>
          <w:rFonts w:ascii="Cambria" w:hAnsi="Cambria" w:cs="Times New Roman"/>
          <w:b/>
          <w:bCs/>
          <w:u w:val="single"/>
        </w:rPr>
        <w:t>20 points</w:t>
      </w:r>
      <w:r w:rsidRPr="00895716">
        <w:rPr>
          <w:rFonts w:ascii="Cambria" w:hAnsi="Cambria" w:cs="Times New Roman"/>
          <w:b/>
          <w:bCs/>
          <w:u w:val="single"/>
        </w:rPr>
        <w:t>)</w:t>
      </w:r>
    </w:p>
    <w:p w14:paraId="09C8C502" w14:textId="77777777" w:rsidR="00895716" w:rsidRPr="00895716" w:rsidRDefault="00895716" w:rsidP="00895716">
      <w:pPr>
        <w:rPr>
          <w:rFonts w:ascii="Cambria" w:hAnsi="Cambria" w:cs="Times New Roman"/>
          <w:u w:val="single"/>
        </w:rPr>
      </w:pPr>
      <w:r w:rsidRPr="00895716">
        <w:rPr>
          <w:rFonts w:ascii="Cambria" w:hAnsi="Cambria" w:cs="Times New Roman"/>
        </w:rPr>
        <w:t xml:space="preserve">Consider an extended version of the location choice game discussed in the class. Tourists are evenly distributed on a beach that is a line segment [0,1] of one mile long. </w:t>
      </w:r>
      <w:r w:rsidRPr="00895716">
        <w:rPr>
          <w:rFonts w:ascii="Cambria" w:hAnsi="Cambria" w:cs="Times New Roman"/>
          <w:b/>
          <w:bCs/>
        </w:rPr>
        <w:t>THREE</w:t>
      </w:r>
      <w:r w:rsidRPr="00895716">
        <w:rPr>
          <w:rFonts w:ascii="Cambria" w:hAnsi="Cambria" w:cs="Times New Roman"/>
        </w:rPr>
        <w:t xml:space="preserve"> ice cream vendors simultaneously choose where to locate, each aiming to maximize their own market share. (Suppose they can locate exactly at the same spot if they want.) Tourists prefer to buy from the closer vendor. When they are indifferent between multiple vendors, they randomly choose one. </w:t>
      </w:r>
    </w:p>
    <w:p w14:paraId="763A989E" w14:textId="77777777" w:rsidR="00895716" w:rsidRPr="00895716" w:rsidRDefault="00895716" w:rsidP="00895716">
      <w:pPr>
        <w:pStyle w:val="ListParagraph"/>
        <w:numPr>
          <w:ilvl w:val="0"/>
          <w:numId w:val="38"/>
        </w:numPr>
        <w:rPr>
          <w:rFonts w:ascii="Cambria" w:hAnsi="Cambria" w:cs="Times New Roman"/>
        </w:rPr>
      </w:pPr>
      <w:r w:rsidRPr="00895716">
        <w:rPr>
          <w:rFonts w:ascii="Cambria" w:hAnsi="Cambria" w:cs="Times New Roman"/>
        </w:rPr>
        <w:t>[5 points] Is it a Nash equilibrium that the three vendors all locate at the middle of the beach (i.e., at 1/2)? Please explain your answer.</w:t>
      </w:r>
    </w:p>
    <w:p w14:paraId="40FDDCC2"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No, it is not a NE. [3 points]</w:t>
      </w:r>
    </w:p>
    <w:p w14:paraId="660AE5F3"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When they all locate in the middle, each vendor has a market share 1/3. But if a vendor individually deviates from the middle slightly, its market share can be close to 1/2.</w:t>
      </w:r>
      <w:r w:rsidRPr="00895716">
        <w:rPr>
          <w:rFonts w:ascii="Cambria" w:hAnsi="Cambria" w:cs="Times New Roman"/>
          <w:color w:val="FF0000"/>
        </w:rPr>
        <w:br/>
        <w:t>[2 points for pointing out that any vendor will have an incentive to deviate.]</w:t>
      </w:r>
    </w:p>
    <w:p w14:paraId="4B24958F" w14:textId="77777777" w:rsidR="00895716" w:rsidRPr="00895716" w:rsidRDefault="00895716" w:rsidP="00895716">
      <w:pPr>
        <w:pStyle w:val="ListParagraph"/>
        <w:numPr>
          <w:ilvl w:val="0"/>
          <w:numId w:val="38"/>
        </w:numPr>
        <w:rPr>
          <w:rFonts w:ascii="Cambria" w:hAnsi="Cambria" w:cs="Times New Roman"/>
        </w:rPr>
      </w:pPr>
      <w:r w:rsidRPr="00895716">
        <w:rPr>
          <w:rFonts w:ascii="Cambria" w:hAnsi="Cambria" w:cs="Times New Roman"/>
        </w:rPr>
        <w:t>[5 points] Is it a Nash equilibrium that the three vendors locate at 1/6, 1/2, and 5/6, respectively (so that each has a market share 1/3)? Please explain your answer.</w:t>
      </w:r>
    </w:p>
    <w:p w14:paraId="558A7992"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No, it is not a NE. [3 points]</w:t>
      </w:r>
    </w:p>
    <w:p w14:paraId="3C66C216"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 xml:space="preserve">The vendor at 1/6 or 5/6 has a unilateral incentive to move toward the vendor in the middle. [2 points] (The vendor at the middle </w:t>
      </w:r>
      <w:proofErr w:type="gramStart"/>
      <w:r w:rsidRPr="00895716">
        <w:rPr>
          <w:rFonts w:ascii="Cambria" w:hAnsi="Cambria" w:cs="Times New Roman"/>
          <w:color w:val="FF0000"/>
        </w:rPr>
        <w:t>actually has</w:t>
      </w:r>
      <w:proofErr w:type="gramEnd"/>
      <w:r w:rsidRPr="00895716">
        <w:rPr>
          <w:rFonts w:ascii="Cambria" w:hAnsi="Cambria" w:cs="Times New Roman"/>
          <w:color w:val="FF0000"/>
        </w:rPr>
        <w:t xml:space="preserve"> NO strict incentive to move.) </w:t>
      </w:r>
      <w:r w:rsidRPr="00895716">
        <w:rPr>
          <w:rFonts w:ascii="Cambria" w:hAnsi="Cambria" w:cs="Times New Roman"/>
          <w:color w:val="FF0000"/>
        </w:rPr>
        <w:br/>
        <w:t>[only 1 point if it says ANY vendor has an individual incentive to deviate.]</w:t>
      </w:r>
    </w:p>
    <w:p w14:paraId="4D309CFC" w14:textId="77777777" w:rsidR="00895716" w:rsidRPr="00895716" w:rsidRDefault="00895716" w:rsidP="00895716">
      <w:pPr>
        <w:pStyle w:val="ListParagraph"/>
        <w:numPr>
          <w:ilvl w:val="0"/>
          <w:numId w:val="38"/>
        </w:numPr>
        <w:rPr>
          <w:rFonts w:ascii="Cambria" w:hAnsi="Cambria" w:cs="Times New Roman"/>
        </w:rPr>
      </w:pPr>
      <w:r w:rsidRPr="00895716">
        <w:rPr>
          <w:rFonts w:ascii="Cambria" w:hAnsi="Cambria" w:cs="Times New Roman"/>
        </w:rPr>
        <w:t xml:space="preserve">[5 points] Suppose now we “bend” the beach so that it becomes a </w:t>
      </w:r>
      <w:r w:rsidRPr="00895716">
        <w:rPr>
          <w:rFonts w:ascii="Cambria" w:hAnsi="Cambria" w:cs="Times New Roman"/>
          <w:b/>
          <w:bCs/>
        </w:rPr>
        <w:t>CIRCLE</w:t>
      </w:r>
      <w:r w:rsidRPr="00895716">
        <w:rPr>
          <w:rFonts w:ascii="Cambria" w:hAnsi="Cambria" w:cs="Times New Roman"/>
        </w:rPr>
        <w:t xml:space="preserve"> that has a circumference of one mile (i.e., the two endpoints 0 and 1 are now connected to each other). Is the location configuration in question (b) a Nash equilibrium? Please explain your answer.</w:t>
      </w:r>
    </w:p>
    <w:p w14:paraId="5D0344F7"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Yes, it is now a NE. [3 points]</w:t>
      </w:r>
    </w:p>
    <w:p w14:paraId="61799444" w14:textId="77777777" w:rsidR="00895716" w:rsidRPr="00895716" w:rsidRDefault="00895716" w:rsidP="00895716">
      <w:pPr>
        <w:rPr>
          <w:rFonts w:ascii="Cambria" w:hAnsi="Cambria" w:cs="Times New Roman"/>
        </w:rPr>
      </w:pPr>
      <w:r w:rsidRPr="00895716">
        <w:rPr>
          <w:rFonts w:ascii="Cambria" w:hAnsi="Cambria" w:cs="Times New Roman"/>
          <w:color w:val="FF0000"/>
        </w:rPr>
        <w:t>Given the other two vendors’ locations, a vendor’s market share cannot exceed 1/3 no matter where it moves to. [2 points]</w:t>
      </w:r>
    </w:p>
    <w:p w14:paraId="1039DB0F" w14:textId="77777777" w:rsidR="00895716" w:rsidRPr="00895716" w:rsidRDefault="00895716" w:rsidP="00895716">
      <w:pPr>
        <w:pStyle w:val="ListParagraph"/>
        <w:numPr>
          <w:ilvl w:val="0"/>
          <w:numId w:val="38"/>
        </w:numPr>
        <w:rPr>
          <w:rFonts w:ascii="Cambria" w:hAnsi="Cambria" w:cs="Times New Roman"/>
        </w:rPr>
      </w:pPr>
      <w:r w:rsidRPr="00895716">
        <w:rPr>
          <w:rFonts w:ascii="Cambria" w:hAnsi="Cambria" w:cs="Times New Roman"/>
        </w:rPr>
        <w:lastRenderedPageBreak/>
        <w:t>[5 points] Return to the original case where the beach is a line segment. Suppose that vendor 1 has already entered the market and located at the left endpoint 0. Now vendors 2 and 3 simultaneously choose where to locate. What is the Nah equilibrium of the location choice game between vendors 2 and 3?</w:t>
      </w:r>
    </w:p>
    <w:p w14:paraId="16958693"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Both vendors 2 and 3 will locate at 2/3 in the NE. [5 points; no explanation needed.] It is easy to verify that none of them has an individual incentive to move away from this location.</w:t>
      </w:r>
    </w:p>
    <w:p w14:paraId="01586AC1" w14:textId="77777777" w:rsidR="00895716" w:rsidRPr="00895716" w:rsidRDefault="00895716" w:rsidP="00895716">
      <w:pPr>
        <w:rPr>
          <w:rFonts w:ascii="Cambria" w:hAnsi="Cambria" w:cs="Times New Roman"/>
          <w:color w:val="FF0000"/>
        </w:rPr>
      </w:pPr>
      <w:r w:rsidRPr="00895716">
        <w:rPr>
          <w:rFonts w:ascii="Cambria" w:hAnsi="Cambria" w:cs="Times New Roman"/>
          <w:color w:val="FF0000"/>
        </w:rPr>
        <w:t>(Here is a way to show this is the unique NE. It is clearly not a NE if vendors 2 and 3 are not in the same location. Suppose now they are at the same location, say, x. Obviously it is not a NE if x=0. Suppose then x&gt;0. In that case, they will each have a market share 0.5(1-0.5x). If one of them, say, vendor 2 moves slightly to the right of vendor 3, it will have a market share almost equal to 1-x; if vendor 2 moves to the left of vendor 3, it will have a market share of 0.5x. In a NE, neither of the deviation should be profitable. You can easily check that this requires x=2/3.)</w:t>
      </w:r>
    </w:p>
    <w:p w14:paraId="38042E2E" w14:textId="77777777" w:rsidR="00895716" w:rsidRPr="00895716" w:rsidRDefault="00895716" w:rsidP="00895716">
      <w:pPr>
        <w:rPr>
          <w:rFonts w:ascii="Cambria" w:hAnsi="Cambria" w:cs="Times New Roman"/>
          <w:color w:val="FF0000"/>
        </w:rPr>
      </w:pPr>
    </w:p>
    <w:p w14:paraId="7AB368D1" w14:textId="77777777" w:rsidR="003717D3" w:rsidRPr="00895716" w:rsidRDefault="003717D3" w:rsidP="00FE01E6">
      <w:pPr>
        <w:pStyle w:val="Default"/>
        <w:rPr>
          <w:rFonts w:ascii="Cambria" w:hAnsi="Cambria" w:cs="Times New Roman"/>
          <w:sz w:val="22"/>
          <w:szCs w:val="22"/>
        </w:rPr>
      </w:pPr>
    </w:p>
    <w:sectPr w:rsidR="003717D3" w:rsidRPr="0089571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CEBC0" w14:textId="77777777" w:rsidR="00183776" w:rsidRDefault="00183776">
      <w:pPr>
        <w:spacing w:after="0" w:line="240" w:lineRule="auto"/>
      </w:pPr>
      <w:r>
        <w:separator/>
      </w:r>
    </w:p>
  </w:endnote>
  <w:endnote w:type="continuationSeparator" w:id="0">
    <w:p w14:paraId="5FB71F11" w14:textId="77777777" w:rsidR="00183776" w:rsidRDefault="00183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4F111" w14:textId="77777777" w:rsidR="00183776" w:rsidRDefault="00183776">
      <w:pPr>
        <w:spacing w:after="0" w:line="240" w:lineRule="auto"/>
      </w:pPr>
      <w:r>
        <w:separator/>
      </w:r>
    </w:p>
  </w:footnote>
  <w:footnote w:type="continuationSeparator" w:id="0">
    <w:p w14:paraId="1DCF52D5" w14:textId="77777777" w:rsidR="00183776" w:rsidRDefault="00183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9553A09"/>
    <w:multiLevelType w:val="multilevel"/>
    <w:tmpl w:val="573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A6E78"/>
    <w:multiLevelType w:val="multilevel"/>
    <w:tmpl w:val="BAC493C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7A4E1A"/>
    <w:multiLevelType w:val="hybridMultilevel"/>
    <w:tmpl w:val="8A04553E"/>
    <w:lvl w:ilvl="0" w:tplc="9BA0F0F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9537F5"/>
    <w:multiLevelType w:val="hybridMultilevel"/>
    <w:tmpl w:val="BE4CDF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7"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E14F0"/>
    <w:multiLevelType w:val="hybridMultilevel"/>
    <w:tmpl w:val="B0AC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B2138"/>
    <w:multiLevelType w:val="multilevel"/>
    <w:tmpl w:val="32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E84CD0"/>
    <w:multiLevelType w:val="multilevel"/>
    <w:tmpl w:val="09C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E399D"/>
    <w:multiLevelType w:val="hybridMultilevel"/>
    <w:tmpl w:val="1996D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6"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0"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7"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000F95"/>
    <w:multiLevelType w:val="hybridMultilevel"/>
    <w:tmpl w:val="F0C8E51A"/>
    <w:lvl w:ilvl="0" w:tplc="04090017">
      <w:start w:val="1"/>
      <w:numFmt w:val="lowerLetter"/>
      <w:lvlText w:val="%1)"/>
      <w:lvlJc w:val="left"/>
      <w:pPr>
        <w:ind w:left="872" w:hanging="360"/>
      </w:p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40" w15:restartNumberingAfterBreak="0">
    <w:nsid w:val="7B1771D7"/>
    <w:multiLevelType w:val="hybridMultilevel"/>
    <w:tmpl w:val="BE4CD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300569097">
    <w:abstractNumId w:val="16"/>
  </w:num>
  <w:num w:numId="2" w16cid:durableId="1696496864">
    <w:abstractNumId w:val="13"/>
  </w:num>
  <w:num w:numId="3" w16cid:durableId="704020025">
    <w:abstractNumId w:val="41"/>
  </w:num>
  <w:num w:numId="4" w16cid:durableId="1403020489">
    <w:abstractNumId w:val="32"/>
  </w:num>
  <w:num w:numId="5" w16cid:durableId="1356036937">
    <w:abstractNumId w:val="37"/>
  </w:num>
  <w:num w:numId="6" w16cid:durableId="116488332">
    <w:abstractNumId w:val="12"/>
  </w:num>
  <w:num w:numId="7" w16cid:durableId="488864152">
    <w:abstractNumId w:val="17"/>
  </w:num>
  <w:num w:numId="8" w16cid:durableId="1155758370">
    <w:abstractNumId w:val="19"/>
  </w:num>
  <w:num w:numId="9" w16cid:durableId="1577321125">
    <w:abstractNumId w:val="36"/>
  </w:num>
  <w:num w:numId="10" w16cid:durableId="2114208267">
    <w:abstractNumId w:val="27"/>
  </w:num>
  <w:num w:numId="11" w16cid:durableId="579099397">
    <w:abstractNumId w:val="15"/>
  </w:num>
  <w:num w:numId="12" w16cid:durableId="1635331263">
    <w:abstractNumId w:val="20"/>
  </w:num>
  <w:num w:numId="13" w16cid:durableId="1101755422">
    <w:abstractNumId w:val="35"/>
  </w:num>
  <w:num w:numId="14" w16cid:durableId="1194533909">
    <w:abstractNumId w:val="25"/>
  </w:num>
  <w:num w:numId="15" w16cid:durableId="1812405936">
    <w:abstractNumId w:val="2"/>
  </w:num>
  <w:num w:numId="16" w16cid:durableId="1106391336">
    <w:abstractNumId w:val="14"/>
  </w:num>
  <w:num w:numId="17" w16cid:durableId="16318733">
    <w:abstractNumId w:val="3"/>
  </w:num>
  <w:num w:numId="18" w16cid:durableId="1566143978">
    <w:abstractNumId w:val="9"/>
  </w:num>
  <w:num w:numId="19" w16cid:durableId="1528175579">
    <w:abstractNumId w:val="33"/>
  </w:num>
  <w:num w:numId="20" w16cid:durableId="2079474650">
    <w:abstractNumId w:val="10"/>
  </w:num>
  <w:num w:numId="21" w16cid:durableId="78604229">
    <w:abstractNumId w:val="30"/>
  </w:num>
  <w:num w:numId="22" w16cid:durableId="96338423">
    <w:abstractNumId w:val="26"/>
  </w:num>
  <w:num w:numId="23" w16cid:durableId="727462642">
    <w:abstractNumId w:val="4"/>
  </w:num>
  <w:num w:numId="24" w16cid:durableId="1241716835">
    <w:abstractNumId w:val="38"/>
  </w:num>
  <w:num w:numId="25" w16cid:durableId="937100685">
    <w:abstractNumId w:val="8"/>
  </w:num>
  <w:num w:numId="26" w16cid:durableId="1456633670">
    <w:abstractNumId w:val="28"/>
  </w:num>
  <w:num w:numId="27" w16cid:durableId="1978293747">
    <w:abstractNumId w:val="7"/>
  </w:num>
  <w:num w:numId="28" w16cid:durableId="2019766451">
    <w:abstractNumId w:val="34"/>
  </w:num>
  <w:num w:numId="29" w16cid:durableId="903953884">
    <w:abstractNumId w:val="40"/>
  </w:num>
  <w:num w:numId="30" w16cid:durableId="630936965">
    <w:abstractNumId w:val="29"/>
  </w:num>
  <w:num w:numId="31" w16cid:durableId="1887712767">
    <w:abstractNumId w:val="31"/>
  </w:num>
  <w:num w:numId="32" w16cid:durableId="1696031566">
    <w:abstractNumId w:val="21"/>
  </w:num>
  <w:num w:numId="33" w16cid:durableId="1804227420">
    <w:abstractNumId w:val="5"/>
  </w:num>
  <w:num w:numId="34" w16cid:durableId="852689495">
    <w:abstractNumId w:val="6"/>
  </w:num>
  <w:num w:numId="35" w16cid:durableId="130707385">
    <w:abstractNumId w:val="22"/>
  </w:num>
  <w:num w:numId="36" w16cid:durableId="327445020">
    <w:abstractNumId w:val="39"/>
  </w:num>
  <w:num w:numId="37" w16cid:durableId="937175931">
    <w:abstractNumId w:val="18"/>
  </w:num>
  <w:num w:numId="38" w16cid:durableId="621769485">
    <w:abstractNumId w:val="24"/>
  </w:num>
  <w:num w:numId="39" w16cid:durableId="132914976">
    <w:abstractNumId w:val="23"/>
  </w:num>
  <w:num w:numId="40" w16cid:durableId="1961566774">
    <w:abstractNumId w:val="1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nkinson, Michael">
    <w15:presenceInfo w15:providerId="AD" w15:userId="S-1-5-21-505881439-82067924-1220176271-529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031E"/>
    <w:rsid w:val="000055E9"/>
    <w:rsid w:val="00006DDA"/>
    <w:rsid w:val="00010776"/>
    <w:rsid w:val="00023E42"/>
    <w:rsid w:val="00025D32"/>
    <w:rsid w:val="00030823"/>
    <w:rsid w:val="000375EE"/>
    <w:rsid w:val="00037DB4"/>
    <w:rsid w:val="00040C4D"/>
    <w:rsid w:val="00041C9D"/>
    <w:rsid w:val="00043DF7"/>
    <w:rsid w:val="00085CF2"/>
    <w:rsid w:val="00086572"/>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3776"/>
    <w:rsid w:val="00184FA9"/>
    <w:rsid w:val="00195F2D"/>
    <w:rsid w:val="00195F39"/>
    <w:rsid w:val="001A556C"/>
    <w:rsid w:val="001C0B88"/>
    <w:rsid w:val="001C1384"/>
    <w:rsid w:val="001C466C"/>
    <w:rsid w:val="001C78A1"/>
    <w:rsid w:val="001D50EB"/>
    <w:rsid w:val="001F0EAE"/>
    <w:rsid w:val="001F3D9D"/>
    <w:rsid w:val="001F50C7"/>
    <w:rsid w:val="00202F72"/>
    <w:rsid w:val="002069C1"/>
    <w:rsid w:val="0021260F"/>
    <w:rsid w:val="00212850"/>
    <w:rsid w:val="00242F2A"/>
    <w:rsid w:val="00273B89"/>
    <w:rsid w:val="00296744"/>
    <w:rsid w:val="002B49EA"/>
    <w:rsid w:val="002C38EE"/>
    <w:rsid w:val="002D17CE"/>
    <w:rsid w:val="002D1F32"/>
    <w:rsid w:val="002D4200"/>
    <w:rsid w:val="003016A9"/>
    <w:rsid w:val="00303CCE"/>
    <w:rsid w:val="00305A0F"/>
    <w:rsid w:val="003069FE"/>
    <w:rsid w:val="0030745D"/>
    <w:rsid w:val="00311AAA"/>
    <w:rsid w:val="00320350"/>
    <w:rsid w:val="003436EB"/>
    <w:rsid w:val="003615C9"/>
    <w:rsid w:val="00367C85"/>
    <w:rsid w:val="003707F9"/>
    <w:rsid w:val="003717D3"/>
    <w:rsid w:val="0037460D"/>
    <w:rsid w:val="003869AE"/>
    <w:rsid w:val="003873E9"/>
    <w:rsid w:val="00394D92"/>
    <w:rsid w:val="003A0A33"/>
    <w:rsid w:val="003A4E9D"/>
    <w:rsid w:val="003C1255"/>
    <w:rsid w:val="003D2C71"/>
    <w:rsid w:val="003E2BFD"/>
    <w:rsid w:val="003E3309"/>
    <w:rsid w:val="003F7208"/>
    <w:rsid w:val="004004F8"/>
    <w:rsid w:val="00401D50"/>
    <w:rsid w:val="00416C0B"/>
    <w:rsid w:val="00425FE5"/>
    <w:rsid w:val="00434E56"/>
    <w:rsid w:val="0044329F"/>
    <w:rsid w:val="00444257"/>
    <w:rsid w:val="00454E5D"/>
    <w:rsid w:val="00475C94"/>
    <w:rsid w:val="00476F0C"/>
    <w:rsid w:val="004915B5"/>
    <w:rsid w:val="00496DC8"/>
    <w:rsid w:val="004A3AD2"/>
    <w:rsid w:val="004A40F7"/>
    <w:rsid w:val="004B4570"/>
    <w:rsid w:val="004B540E"/>
    <w:rsid w:val="004C01FD"/>
    <w:rsid w:val="004E2625"/>
    <w:rsid w:val="004E7C02"/>
    <w:rsid w:val="004E7EF6"/>
    <w:rsid w:val="004F0CBE"/>
    <w:rsid w:val="00506703"/>
    <w:rsid w:val="00511649"/>
    <w:rsid w:val="005177E2"/>
    <w:rsid w:val="00525AE4"/>
    <w:rsid w:val="005348B1"/>
    <w:rsid w:val="00561027"/>
    <w:rsid w:val="00563FBC"/>
    <w:rsid w:val="00565DEA"/>
    <w:rsid w:val="00575E89"/>
    <w:rsid w:val="005814DB"/>
    <w:rsid w:val="005B6F86"/>
    <w:rsid w:val="005C5069"/>
    <w:rsid w:val="005D050B"/>
    <w:rsid w:val="005D2ED1"/>
    <w:rsid w:val="005F32BC"/>
    <w:rsid w:val="005F6DF4"/>
    <w:rsid w:val="00613E33"/>
    <w:rsid w:val="0062060E"/>
    <w:rsid w:val="00621426"/>
    <w:rsid w:val="006234BF"/>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E7504"/>
    <w:rsid w:val="006F040D"/>
    <w:rsid w:val="006F0CFD"/>
    <w:rsid w:val="006F5181"/>
    <w:rsid w:val="00701C2F"/>
    <w:rsid w:val="00703A3F"/>
    <w:rsid w:val="007219E6"/>
    <w:rsid w:val="0072339C"/>
    <w:rsid w:val="007305EF"/>
    <w:rsid w:val="0073350E"/>
    <w:rsid w:val="007346A9"/>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D10B6"/>
    <w:rsid w:val="007E5904"/>
    <w:rsid w:val="007F1723"/>
    <w:rsid w:val="007F2E5E"/>
    <w:rsid w:val="007F6A71"/>
    <w:rsid w:val="00801875"/>
    <w:rsid w:val="0081105D"/>
    <w:rsid w:val="00811F08"/>
    <w:rsid w:val="00824355"/>
    <w:rsid w:val="008318A0"/>
    <w:rsid w:val="00832597"/>
    <w:rsid w:val="00837F23"/>
    <w:rsid w:val="00841D54"/>
    <w:rsid w:val="00843D4A"/>
    <w:rsid w:val="00843DE2"/>
    <w:rsid w:val="00844762"/>
    <w:rsid w:val="0086359E"/>
    <w:rsid w:val="008642E9"/>
    <w:rsid w:val="00872C1C"/>
    <w:rsid w:val="0088164D"/>
    <w:rsid w:val="00895716"/>
    <w:rsid w:val="00895D3C"/>
    <w:rsid w:val="008A0874"/>
    <w:rsid w:val="008A74AE"/>
    <w:rsid w:val="008B4568"/>
    <w:rsid w:val="008B7329"/>
    <w:rsid w:val="008E0033"/>
    <w:rsid w:val="008F1EDE"/>
    <w:rsid w:val="008F3761"/>
    <w:rsid w:val="008F414E"/>
    <w:rsid w:val="00936A25"/>
    <w:rsid w:val="00942EA5"/>
    <w:rsid w:val="00952F9C"/>
    <w:rsid w:val="00960A4D"/>
    <w:rsid w:val="0096279B"/>
    <w:rsid w:val="00965D7B"/>
    <w:rsid w:val="00970E39"/>
    <w:rsid w:val="00972FCD"/>
    <w:rsid w:val="00975C7F"/>
    <w:rsid w:val="00981D25"/>
    <w:rsid w:val="00986868"/>
    <w:rsid w:val="009972F6"/>
    <w:rsid w:val="009A0270"/>
    <w:rsid w:val="009A29F0"/>
    <w:rsid w:val="009B6DAE"/>
    <w:rsid w:val="009C46BF"/>
    <w:rsid w:val="009C65E6"/>
    <w:rsid w:val="009D38A9"/>
    <w:rsid w:val="009F538F"/>
    <w:rsid w:val="00A0048F"/>
    <w:rsid w:val="00A04C9C"/>
    <w:rsid w:val="00A1302D"/>
    <w:rsid w:val="00A14231"/>
    <w:rsid w:val="00A31C49"/>
    <w:rsid w:val="00A427A3"/>
    <w:rsid w:val="00A47D52"/>
    <w:rsid w:val="00A51F62"/>
    <w:rsid w:val="00A5306E"/>
    <w:rsid w:val="00A54CFD"/>
    <w:rsid w:val="00A56227"/>
    <w:rsid w:val="00A61166"/>
    <w:rsid w:val="00A62BFD"/>
    <w:rsid w:val="00A672A9"/>
    <w:rsid w:val="00A8564F"/>
    <w:rsid w:val="00A901E0"/>
    <w:rsid w:val="00AA6C5A"/>
    <w:rsid w:val="00AB2560"/>
    <w:rsid w:val="00AB61A2"/>
    <w:rsid w:val="00AC2AD0"/>
    <w:rsid w:val="00AC6352"/>
    <w:rsid w:val="00AE2229"/>
    <w:rsid w:val="00B05903"/>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53F6"/>
    <w:rsid w:val="00E26CE3"/>
    <w:rsid w:val="00E357D9"/>
    <w:rsid w:val="00E36088"/>
    <w:rsid w:val="00E44894"/>
    <w:rsid w:val="00E55F55"/>
    <w:rsid w:val="00E7295E"/>
    <w:rsid w:val="00E75B14"/>
    <w:rsid w:val="00E75BFE"/>
    <w:rsid w:val="00E95B8D"/>
    <w:rsid w:val="00E9687E"/>
    <w:rsid w:val="00E975E9"/>
    <w:rsid w:val="00EA1DB7"/>
    <w:rsid w:val="00EA5DEC"/>
    <w:rsid w:val="00EB7F16"/>
    <w:rsid w:val="00EF32B2"/>
    <w:rsid w:val="00F01F5E"/>
    <w:rsid w:val="00F02CAB"/>
    <w:rsid w:val="00F0360A"/>
    <w:rsid w:val="00F0623F"/>
    <w:rsid w:val="00F15124"/>
    <w:rsid w:val="00F15AE0"/>
    <w:rsid w:val="00F2376F"/>
    <w:rsid w:val="00F321A3"/>
    <w:rsid w:val="00F635CA"/>
    <w:rsid w:val="00F86D8C"/>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 w:val="00FF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semiHidden/>
    <w:unhideWhenUsed/>
    <w:rsid w:val="0084476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4476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151723">
      <w:bodyDiv w:val="1"/>
      <w:marLeft w:val="0"/>
      <w:marRight w:val="0"/>
      <w:marTop w:val="0"/>
      <w:marBottom w:val="0"/>
      <w:divBdr>
        <w:top w:val="none" w:sz="0" w:space="0" w:color="auto"/>
        <w:left w:val="none" w:sz="0" w:space="0" w:color="auto"/>
        <w:bottom w:val="none" w:sz="0" w:space="0" w:color="auto"/>
        <w:right w:val="none" w:sz="0" w:space="0" w:color="auto"/>
      </w:divBdr>
    </w:div>
    <w:div w:id="1616673894">
      <w:bodyDiv w:val="1"/>
      <w:marLeft w:val="0"/>
      <w:marRight w:val="0"/>
      <w:marTop w:val="0"/>
      <w:marBottom w:val="0"/>
      <w:divBdr>
        <w:top w:val="none" w:sz="0" w:space="0" w:color="auto"/>
        <w:left w:val="none" w:sz="0" w:space="0" w:color="auto"/>
        <w:bottom w:val="none" w:sz="0" w:space="0" w:color="auto"/>
        <w:right w:val="none" w:sz="0" w:space="0" w:color="auto"/>
      </w:divBdr>
      <w:divsChild>
        <w:div w:id="1018696948">
          <w:marLeft w:val="0"/>
          <w:marRight w:val="0"/>
          <w:marTop w:val="0"/>
          <w:marBottom w:val="0"/>
          <w:divBdr>
            <w:top w:val="none" w:sz="0" w:space="0" w:color="auto"/>
            <w:left w:val="none" w:sz="0" w:space="0" w:color="auto"/>
            <w:bottom w:val="none" w:sz="0" w:space="0" w:color="auto"/>
            <w:right w:val="none" w:sz="0" w:space="0" w:color="auto"/>
          </w:divBdr>
          <w:divsChild>
            <w:div w:id="1438603105">
              <w:marLeft w:val="0"/>
              <w:marRight w:val="0"/>
              <w:marTop w:val="0"/>
              <w:marBottom w:val="0"/>
              <w:divBdr>
                <w:top w:val="none" w:sz="0" w:space="0" w:color="auto"/>
                <w:left w:val="none" w:sz="0" w:space="0" w:color="auto"/>
                <w:bottom w:val="none" w:sz="0" w:space="0" w:color="auto"/>
                <w:right w:val="none" w:sz="0" w:space="0" w:color="auto"/>
              </w:divBdr>
              <w:divsChild>
                <w:div w:id="823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94">
      <w:bodyDiv w:val="1"/>
      <w:marLeft w:val="0"/>
      <w:marRight w:val="0"/>
      <w:marTop w:val="0"/>
      <w:marBottom w:val="0"/>
      <w:divBdr>
        <w:top w:val="none" w:sz="0" w:space="0" w:color="auto"/>
        <w:left w:val="none" w:sz="0" w:space="0" w:color="auto"/>
        <w:bottom w:val="none" w:sz="0" w:space="0" w:color="auto"/>
        <w:right w:val="none" w:sz="0" w:space="0" w:color="auto"/>
      </w:divBdr>
      <w:divsChild>
        <w:div w:id="573125125">
          <w:marLeft w:val="0"/>
          <w:marRight w:val="0"/>
          <w:marTop w:val="0"/>
          <w:marBottom w:val="0"/>
          <w:divBdr>
            <w:top w:val="none" w:sz="0" w:space="0" w:color="auto"/>
            <w:left w:val="none" w:sz="0" w:space="0" w:color="auto"/>
            <w:bottom w:val="none" w:sz="0" w:space="0" w:color="auto"/>
            <w:right w:val="none" w:sz="0" w:space="0" w:color="auto"/>
          </w:divBdr>
          <w:divsChild>
            <w:div w:id="1804419491">
              <w:marLeft w:val="0"/>
              <w:marRight w:val="0"/>
              <w:marTop w:val="0"/>
              <w:marBottom w:val="0"/>
              <w:divBdr>
                <w:top w:val="none" w:sz="0" w:space="0" w:color="auto"/>
                <w:left w:val="none" w:sz="0" w:space="0" w:color="auto"/>
                <w:bottom w:val="none" w:sz="0" w:space="0" w:color="auto"/>
                <w:right w:val="none" w:sz="0" w:space="0" w:color="auto"/>
              </w:divBdr>
              <w:divsChild>
                <w:div w:id="11226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11</Pages>
  <Words>2746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30</cp:revision>
  <cp:lastPrinted>2021-10-13T20:53:00Z</cp:lastPrinted>
  <dcterms:created xsi:type="dcterms:W3CDTF">2021-10-11T17:09:00Z</dcterms:created>
  <dcterms:modified xsi:type="dcterms:W3CDTF">2023-10-10T02:21:00Z</dcterms:modified>
</cp:coreProperties>
</file>