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3CC284" w14:textId="50400A4C" w:rsidR="006C201A" w:rsidRPr="0060568E" w:rsidRDefault="006C201A" w:rsidP="00895716">
      <w:pPr>
        <w:jc w:val="center"/>
        <w:rPr>
          <w:rFonts w:ascii="Cambria" w:hAnsi="Cambria" w:cs="Times New Roman"/>
          <w:b/>
          <w:bCs/>
        </w:rPr>
      </w:pPr>
      <w:r w:rsidRPr="0060568E">
        <w:rPr>
          <w:rFonts w:ascii="Cambria" w:hAnsi="Cambria" w:cs="Times New Roman"/>
          <w:b/>
          <w:bCs/>
        </w:rPr>
        <w:t>FINAL EXAM</w:t>
      </w:r>
      <w:r w:rsidR="005A4B89">
        <w:rPr>
          <w:rFonts w:ascii="Cambria" w:hAnsi="Cambria" w:cs="Times New Roman"/>
          <w:b/>
          <w:bCs/>
        </w:rPr>
        <w:t xml:space="preserve"> - MAKEUP</w:t>
      </w:r>
    </w:p>
    <w:p w14:paraId="4D5BC8A6" w14:textId="75488189" w:rsidR="006C201A" w:rsidRPr="0060568E" w:rsidRDefault="00F9698A" w:rsidP="00895716">
      <w:pPr>
        <w:jc w:val="center"/>
        <w:rPr>
          <w:rFonts w:ascii="Cambria" w:hAnsi="Cambria" w:cs="Times New Roman"/>
          <w:b/>
          <w:bCs/>
        </w:rPr>
      </w:pPr>
      <w:r w:rsidRPr="0060568E">
        <w:rPr>
          <w:rFonts w:ascii="Cambria" w:hAnsi="Cambria" w:cs="Times New Roman"/>
          <w:b/>
          <w:bCs/>
        </w:rPr>
        <w:t>Fall</w:t>
      </w:r>
      <w:r w:rsidR="00D54F4E" w:rsidRPr="0060568E">
        <w:rPr>
          <w:rFonts w:ascii="Cambria" w:hAnsi="Cambria" w:cs="Times New Roman"/>
          <w:b/>
          <w:bCs/>
        </w:rPr>
        <w:t xml:space="preserve"> 20</w:t>
      </w:r>
      <w:r w:rsidR="00BA60D5" w:rsidRPr="0060568E">
        <w:rPr>
          <w:rFonts w:ascii="Cambria" w:hAnsi="Cambria" w:cs="Times New Roman"/>
          <w:b/>
          <w:bCs/>
        </w:rPr>
        <w:t>2</w:t>
      </w:r>
      <w:r w:rsidR="000D51BA">
        <w:rPr>
          <w:rFonts w:ascii="Cambria" w:hAnsi="Cambria" w:cs="Times New Roman"/>
          <w:b/>
          <w:bCs/>
        </w:rPr>
        <w:t>4</w:t>
      </w:r>
    </w:p>
    <w:p w14:paraId="33FEFEB9" w14:textId="1A277FE2" w:rsidR="006C201A" w:rsidRPr="0060568E" w:rsidRDefault="006C201A" w:rsidP="00895716">
      <w:pPr>
        <w:jc w:val="center"/>
        <w:rPr>
          <w:rFonts w:ascii="Cambria" w:hAnsi="Cambria" w:cs="Times New Roman"/>
        </w:rPr>
      </w:pPr>
    </w:p>
    <w:p w14:paraId="587EBE98" w14:textId="77777777" w:rsidR="006C201A" w:rsidRPr="0060568E" w:rsidRDefault="006C201A" w:rsidP="00895716">
      <w:pPr>
        <w:pStyle w:val="ListParagraph"/>
        <w:rPr>
          <w:rFonts w:ascii="Cambria" w:hAnsi="Cambria" w:cs="Times New Roman"/>
        </w:rPr>
      </w:pPr>
    </w:p>
    <w:p w14:paraId="437C40DD" w14:textId="71082E0E" w:rsidR="00E007A8" w:rsidRPr="0060568E" w:rsidRDefault="00E007A8"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This is </w:t>
      </w:r>
      <w:r w:rsidR="00BA60D5" w:rsidRPr="0060568E">
        <w:rPr>
          <w:rFonts w:ascii="Cambria" w:hAnsi="Cambria" w:cs="Times New Roman"/>
        </w:rPr>
        <w:t xml:space="preserve">a </w:t>
      </w:r>
      <w:r w:rsidR="00E44894" w:rsidRPr="0060568E">
        <w:rPr>
          <w:rFonts w:ascii="Cambria" w:hAnsi="Cambria" w:cs="Times New Roman"/>
        </w:rPr>
        <w:t>closed</w:t>
      </w:r>
      <w:r w:rsidRPr="0060568E">
        <w:rPr>
          <w:rFonts w:ascii="Cambria" w:hAnsi="Cambria" w:cs="Times New Roman"/>
        </w:rPr>
        <w:t>-book exam</w:t>
      </w:r>
      <w:r w:rsidR="00E44894" w:rsidRPr="0060568E">
        <w:rPr>
          <w:rFonts w:ascii="Cambria" w:hAnsi="Cambria" w:cs="Times New Roman"/>
        </w:rPr>
        <w:t xml:space="preserve">.  Only </w:t>
      </w:r>
      <w:proofErr w:type="gramStart"/>
      <w:r w:rsidR="00E44894" w:rsidRPr="0060568E">
        <w:rPr>
          <w:rFonts w:ascii="Cambria" w:hAnsi="Cambria" w:cs="Times New Roman"/>
        </w:rPr>
        <w:t>a</w:t>
      </w:r>
      <w:proofErr w:type="gramEnd"/>
      <w:r w:rsidR="00E44894" w:rsidRPr="0060568E">
        <w:rPr>
          <w:rFonts w:ascii="Cambria" w:hAnsi="Cambria" w:cs="Times New Roman"/>
        </w:rPr>
        <w:t xml:space="preserve"> </w:t>
      </w:r>
      <w:r w:rsidR="00E44894" w:rsidRPr="0060568E">
        <w:rPr>
          <w:rFonts w:ascii="Cambria" w:hAnsi="Cambria" w:cs="Times New Roman"/>
          <w:u w:val="single"/>
        </w:rPr>
        <w:t>8.5”x11” formula sheet</w:t>
      </w:r>
      <w:r w:rsidR="00E44894" w:rsidRPr="0060568E">
        <w:rPr>
          <w:rFonts w:ascii="Cambria" w:hAnsi="Cambria" w:cs="Times New Roman"/>
        </w:rPr>
        <w:t xml:space="preserve"> is allowed. </w:t>
      </w:r>
    </w:p>
    <w:p w14:paraId="31636FDD" w14:textId="77777777" w:rsidR="00844762" w:rsidRPr="0060568E" w:rsidRDefault="00E44894"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No electronic devices</w:t>
      </w:r>
      <w:r w:rsidR="003717D3" w:rsidRPr="0060568E">
        <w:rPr>
          <w:rFonts w:ascii="Cambria" w:hAnsi="Cambria" w:cs="Times New Roman"/>
        </w:rPr>
        <w:t xml:space="preserve"> </w:t>
      </w:r>
      <w:r w:rsidR="00844762" w:rsidRPr="0060568E">
        <w:rPr>
          <w:rFonts w:ascii="Cambria" w:hAnsi="Cambria" w:cs="Times New Roman"/>
        </w:rPr>
        <w:t xml:space="preserve">are allowed, except for the simple calculator we provide. </w:t>
      </w:r>
    </w:p>
    <w:p w14:paraId="5FCB53AE" w14:textId="57AC9438" w:rsidR="00844762" w:rsidRPr="0060568E" w:rsidRDefault="00844762" w:rsidP="00C871A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You may not communicate with other students during the exam. You will also keep the exam contents confidential. </w:t>
      </w:r>
    </w:p>
    <w:p w14:paraId="165627D5"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There are </w:t>
      </w:r>
      <w:r w:rsidRPr="0060568E">
        <w:rPr>
          <w:rFonts w:ascii="Cambria" w:hAnsi="Cambria" w:cs="Times New Roman"/>
          <w:b/>
          <w:bCs/>
          <w:u w:val="single"/>
        </w:rPr>
        <w:t>180 points in the exam</w:t>
      </w:r>
      <w:r w:rsidRPr="0060568E">
        <w:rPr>
          <w:rFonts w:ascii="Cambria" w:hAnsi="Cambria" w:cs="Times New Roman"/>
        </w:rPr>
        <w:t xml:space="preserve">. You also have </w:t>
      </w:r>
      <w:r w:rsidRPr="0060568E">
        <w:rPr>
          <w:rFonts w:ascii="Cambria" w:hAnsi="Cambria" w:cs="Times New Roman"/>
          <w:b/>
          <w:bCs/>
          <w:u w:val="single"/>
        </w:rPr>
        <w:t>180 minutes</w:t>
      </w:r>
      <w:r w:rsidRPr="0060568E">
        <w:rPr>
          <w:rFonts w:ascii="Cambria" w:hAnsi="Cambria" w:cs="Times New Roman"/>
        </w:rPr>
        <w:t xml:space="preserve">. </w:t>
      </w:r>
    </w:p>
    <w:p w14:paraId="0242E642" w14:textId="6F0F8B34" w:rsidR="00844762" w:rsidRPr="0060568E" w:rsidRDefault="00844762" w:rsidP="00895716">
      <w:pPr>
        <w:numPr>
          <w:ilvl w:val="0"/>
          <w:numId w:val="35"/>
        </w:numPr>
        <w:spacing w:before="100" w:beforeAutospacing="1" w:after="100" w:afterAutospacing="1"/>
        <w:rPr>
          <w:rFonts w:ascii="Cambria" w:hAnsi="Cambria" w:cs="Times New Roman"/>
        </w:rPr>
      </w:pPr>
      <w:r w:rsidRPr="0060568E">
        <w:rPr>
          <w:rFonts w:ascii="Cambria" w:hAnsi="Cambria" w:cs="Times New Roman"/>
        </w:rPr>
        <w:t>Do not be concerned if your answers are not whole numbers. Large numbers are avoided to lower the burden of calculation. Don’t worry if you find the numbers unrealistic---you could make sense of these numbers in your head by picking the right units yourself (but no need to answer with these units).</w:t>
      </w:r>
    </w:p>
    <w:p w14:paraId="5B881737"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Please be as complete as possible. Write down the reasonings for your answer (unless instructed otherwise). </w:t>
      </w:r>
    </w:p>
    <w:p w14:paraId="0EEF7D64" w14:textId="5101D093"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Complete all </w:t>
      </w:r>
      <w:r w:rsidRPr="0060568E">
        <w:rPr>
          <w:rFonts w:ascii="Cambria" w:hAnsi="Cambria" w:cs="Times New Roman"/>
          <w:b/>
          <w:bCs/>
          <w:u w:val="single"/>
        </w:rPr>
        <w:t>SHORT ANSWER</w:t>
      </w:r>
      <w:r w:rsidRPr="0060568E">
        <w:rPr>
          <w:rFonts w:ascii="Cambria" w:hAnsi="Cambria" w:cs="Times New Roman"/>
        </w:rPr>
        <w:t xml:space="preserve"> questions in one Blue Book, and all </w:t>
      </w:r>
      <w:r w:rsidRPr="0060568E">
        <w:rPr>
          <w:rFonts w:ascii="Cambria" w:hAnsi="Cambria" w:cs="Times New Roman"/>
          <w:b/>
          <w:bCs/>
          <w:u w:val="single"/>
        </w:rPr>
        <w:t>LONG PROBLEMS</w:t>
      </w:r>
      <w:r w:rsidRPr="0060568E">
        <w:rPr>
          <w:rFonts w:ascii="Cambria" w:hAnsi="Cambria" w:cs="Times New Roman"/>
        </w:rPr>
        <w:t xml:space="preserve"> in a 2nd Blue Book. </w:t>
      </w:r>
      <w:r w:rsidRPr="0060568E">
        <w:rPr>
          <w:rFonts w:ascii="Cambria" w:hAnsi="Cambria" w:cs="Times New Roman"/>
          <w:b/>
          <w:bCs/>
          <w:u w:val="single"/>
        </w:rPr>
        <w:t>Write your name and “SHORT”/ “LONG” on the cover of your Blue Books.</w:t>
      </w:r>
      <w:r w:rsidRPr="0060568E">
        <w:rPr>
          <w:rFonts w:ascii="Cambria" w:hAnsi="Cambria" w:cs="Times New Roman"/>
        </w:rPr>
        <w:t xml:space="preserve"> </w:t>
      </w:r>
    </w:p>
    <w:p w14:paraId="14AA18BB"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Answers written </w:t>
      </w:r>
      <w:r w:rsidRPr="0060568E">
        <w:rPr>
          <w:rFonts w:ascii="Cambria" w:hAnsi="Cambria" w:cs="Times New Roman"/>
          <w:b/>
          <w:bCs/>
          <w:u w:val="single"/>
        </w:rPr>
        <w:t xml:space="preserve">anywhere else, including on the question sheet </w:t>
      </w:r>
      <w:r w:rsidRPr="0060568E">
        <w:rPr>
          <w:rFonts w:ascii="Cambria" w:hAnsi="Cambria" w:cs="Times New Roman"/>
        </w:rPr>
        <w:t xml:space="preserve">will </w:t>
      </w:r>
      <w:r w:rsidRPr="0060568E">
        <w:rPr>
          <w:rFonts w:ascii="Cambria" w:hAnsi="Cambria" w:cs="Times New Roman"/>
          <w:b/>
          <w:bCs/>
          <w:u w:val="single"/>
        </w:rPr>
        <w:t>NOT</w:t>
      </w:r>
      <w:r w:rsidRPr="0060568E">
        <w:rPr>
          <w:rFonts w:ascii="Cambria" w:hAnsi="Cambria" w:cs="Times New Roman"/>
        </w:rPr>
        <w:t xml:space="preserve"> be graded. </w:t>
      </w:r>
    </w:p>
    <w:p w14:paraId="5C8388A3"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Please return the </w:t>
      </w:r>
      <w:r w:rsidRPr="0060568E">
        <w:rPr>
          <w:rFonts w:ascii="Cambria" w:hAnsi="Cambria" w:cs="Times New Roman"/>
          <w:b/>
          <w:bCs/>
          <w:u w:val="single"/>
        </w:rPr>
        <w:t>Blue Books</w:t>
      </w:r>
      <w:r w:rsidRPr="0060568E">
        <w:rPr>
          <w:rFonts w:ascii="Cambria" w:hAnsi="Cambria" w:cs="Times New Roman"/>
        </w:rPr>
        <w:t xml:space="preserve"> AND </w:t>
      </w:r>
      <w:r w:rsidRPr="0060568E">
        <w:rPr>
          <w:rFonts w:ascii="Cambria" w:hAnsi="Cambria" w:cs="Times New Roman"/>
          <w:b/>
          <w:bCs/>
          <w:u w:val="single"/>
        </w:rPr>
        <w:t>the question sheet</w:t>
      </w:r>
      <w:r w:rsidRPr="0060568E">
        <w:rPr>
          <w:rFonts w:ascii="Cambria" w:hAnsi="Cambria" w:cs="Times New Roman"/>
        </w:rPr>
        <w:t xml:space="preserve"> after the exam. </w:t>
      </w:r>
    </w:p>
    <w:p w14:paraId="3D1DB2BA"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A camera will be set in the classroom to monitor exam situations (Exam recordings will be deleted once final grades are posted unless required for an ongoing Honor Committee case). </w:t>
      </w:r>
    </w:p>
    <w:p w14:paraId="57D4C671" w14:textId="77777777" w:rsidR="003C6344" w:rsidRPr="0060568E" w:rsidRDefault="003C6344" w:rsidP="003C6344">
      <w:pPr>
        <w:pStyle w:val="ListParagraph"/>
        <w:numPr>
          <w:ilvl w:val="0"/>
          <w:numId w:val="3"/>
        </w:numPr>
        <w:spacing w:after="240"/>
        <w:contextualSpacing w:val="0"/>
        <w:rPr>
          <w:rFonts w:ascii="Cambria" w:hAnsi="Cambria" w:cs="Times New Roman"/>
        </w:rPr>
      </w:pPr>
      <w:r w:rsidRPr="0060568E">
        <w:rPr>
          <w:rFonts w:ascii="Cambria" w:hAnsi="Cambria" w:cs="Times New Roman"/>
        </w:rPr>
        <w:t>Faculty will circulate in each classroom throughout the exam</w:t>
      </w:r>
      <w:r>
        <w:rPr>
          <w:rFonts w:ascii="Cambria" w:hAnsi="Cambria" w:cs="Times New Roman"/>
        </w:rPr>
        <w:t xml:space="preserve"> to answer clarifying questions.</w:t>
      </w:r>
    </w:p>
    <w:p w14:paraId="1C55E0B0" w14:textId="39FB6EA2" w:rsidR="00F9698A" w:rsidRDefault="00F9698A" w:rsidP="00895716">
      <w:pPr>
        <w:pStyle w:val="ListParagraph"/>
        <w:rPr>
          <w:rFonts w:ascii="Cambria" w:hAnsi="Cambria" w:cs="Times New Roman"/>
        </w:rPr>
      </w:pPr>
    </w:p>
    <w:p w14:paraId="2BA4CB5E" w14:textId="77777777" w:rsidR="003C6344" w:rsidRDefault="003C6344" w:rsidP="00895716">
      <w:pPr>
        <w:pStyle w:val="ListParagraph"/>
        <w:rPr>
          <w:rFonts w:ascii="Cambria" w:hAnsi="Cambria" w:cs="Times New Roman"/>
        </w:rPr>
      </w:pPr>
    </w:p>
    <w:p w14:paraId="53007C63" w14:textId="77777777" w:rsidR="003C6344" w:rsidRPr="0060568E" w:rsidRDefault="003C6344" w:rsidP="00895716">
      <w:pPr>
        <w:pStyle w:val="ListParagraph"/>
        <w:rPr>
          <w:rFonts w:ascii="Cambria" w:hAnsi="Cambria" w:cs="Times New Roman"/>
        </w:rPr>
      </w:pPr>
    </w:p>
    <w:p w14:paraId="7DD0151D" w14:textId="32C6F8B1" w:rsidR="00942EA5" w:rsidRPr="0060568E" w:rsidRDefault="00942EA5" w:rsidP="00895716">
      <w:pPr>
        <w:pStyle w:val="Heading1"/>
        <w:spacing w:line="276" w:lineRule="auto"/>
        <w:ind w:firstLine="0"/>
        <w:rPr>
          <w:rFonts w:ascii="Cambria" w:hAnsi="Cambria" w:cs="Times New Roman"/>
          <w:sz w:val="22"/>
          <w:szCs w:val="22"/>
          <w:u w:val="single" w:color="000000"/>
        </w:rPr>
      </w:pPr>
    </w:p>
    <w:p w14:paraId="163F5B38" w14:textId="179B40AC" w:rsidR="00942EA5" w:rsidRPr="0060568E" w:rsidRDefault="00942EA5" w:rsidP="00895716">
      <w:pPr>
        <w:pStyle w:val="Heading1"/>
        <w:spacing w:line="276" w:lineRule="auto"/>
        <w:ind w:firstLine="0"/>
        <w:rPr>
          <w:rFonts w:ascii="Cambria" w:hAnsi="Cambria" w:cs="Times New Roman"/>
          <w:sz w:val="22"/>
          <w:szCs w:val="22"/>
          <w:u w:val="single" w:color="000000"/>
        </w:rPr>
      </w:pPr>
    </w:p>
    <w:p w14:paraId="3A0CCB58" w14:textId="17E1C60A" w:rsidR="00942EA5" w:rsidRPr="0060568E" w:rsidRDefault="00942EA5" w:rsidP="00895716">
      <w:pPr>
        <w:pStyle w:val="Heading1"/>
        <w:spacing w:line="276" w:lineRule="auto"/>
        <w:ind w:firstLine="0"/>
        <w:rPr>
          <w:rFonts w:ascii="Cambria" w:hAnsi="Cambria" w:cs="Times New Roman"/>
          <w:sz w:val="22"/>
          <w:szCs w:val="22"/>
          <w:u w:val="single" w:color="000000"/>
        </w:rPr>
      </w:pPr>
    </w:p>
    <w:p w14:paraId="4B7723A8" w14:textId="77777777" w:rsidR="00942EA5" w:rsidRPr="0060568E" w:rsidRDefault="00942EA5" w:rsidP="00895716">
      <w:pPr>
        <w:pStyle w:val="Heading1"/>
        <w:spacing w:line="276" w:lineRule="auto"/>
        <w:ind w:firstLine="0"/>
        <w:rPr>
          <w:rFonts w:ascii="Cambria" w:hAnsi="Cambria" w:cs="Times New Roman"/>
          <w:sz w:val="22"/>
          <w:szCs w:val="22"/>
          <w:u w:val="single" w:color="000000"/>
        </w:rPr>
      </w:pPr>
    </w:p>
    <w:p w14:paraId="5CD723EC" w14:textId="26536502" w:rsidR="00DC288F" w:rsidRPr="0060568E" w:rsidRDefault="00DC288F" w:rsidP="00895716">
      <w:pPr>
        <w:pStyle w:val="Heading1"/>
        <w:spacing w:line="276" w:lineRule="auto"/>
        <w:ind w:hanging="152"/>
        <w:rPr>
          <w:rFonts w:ascii="Cambria" w:hAnsi="Cambria" w:cs="Times New Roman"/>
          <w:sz w:val="22"/>
          <w:szCs w:val="22"/>
          <w:u w:val="single" w:color="000000"/>
        </w:rPr>
      </w:pPr>
      <w:r w:rsidRPr="0060568E">
        <w:rPr>
          <w:rFonts w:ascii="Cambria" w:hAnsi="Cambria" w:cs="Times New Roman"/>
          <w:sz w:val="22"/>
          <w:szCs w:val="22"/>
          <w:u w:val="single" w:color="000000"/>
        </w:rPr>
        <w:lastRenderedPageBreak/>
        <w:t>Section</w:t>
      </w:r>
      <w:r w:rsidRPr="0060568E">
        <w:rPr>
          <w:rFonts w:ascii="Cambria" w:hAnsi="Cambria" w:cs="Times New Roman"/>
          <w:spacing w:val="21"/>
          <w:sz w:val="22"/>
          <w:szCs w:val="22"/>
          <w:u w:val="single" w:color="000000"/>
        </w:rPr>
        <w:t xml:space="preserve"> </w:t>
      </w:r>
      <w:r w:rsidRPr="0060568E">
        <w:rPr>
          <w:rFonts w:ascii="Cambria" w:hAnsi="Cambria" w:cs="Times New Roman"/>
          <w:sz w:val="22"/>
          <w:szCs w:val="22"/>
          <w:u w:val="single" w:color="000000"/>
        </w:rPr>
        <w:t>I:</w:t>
      </w:r>
      <w:r w:rsidRPr="0060568E">
        <w:rPr>
          <w:rFonts w:ascii="Cambria" w:hAnsi="Cambria" w:cs="Times New Roman"/>
          <w:spacing w:val="20"/>
          <w:sz w:val="22"/>
          <w:szCs w:val="22"/>
          <w:u w:val="single" w:color="000000"/>
        </w:rPr>
        <w:t xml:space="preserve"> </w:t>
      </w:r>
      <w:r w:rsidR="004A36AA">
        <w:rPr>
          <w:rFonts w:ascii="Cambria" w:hAnsi="Cambria" w:cs="Times New Roman"/>
          <w:sz w:val="22"/>
          <w:szCs w:val="22"/>
          <w:u w:val="single" w:color="000000"/>
        </w:rPr>
        <w:t>SHORT QUESTIONS</w:t>
      </w:r>
      <w:r w:rsidR="00476F0C" w:rsidRPr="0060568E">
        <w:rPr>
          <w:rFonts w:ascii="Cambria" w:hAnsi="Cambria" w:cs="Times New Roman"/>
          <w:sz w:val="22"/>
          <w:szCs w:val="22"/>
          <w:u w:val="single" w:color="000000"/>
        </w:rPr>
        <w:t xml:space="preserve"> </w:t>
      </w:r>
      <w:r w:rsidR="004A36AA">
        <w:rPr>
          <w:rFonts w:ascii="Cambria" w:hAnsi="Cambria" w:cs="Times New Roman"/>
          <w:sz w:val="22"/>
          <w:szCs w:val="22"/>
          <w:u w:val="single" w:color="000000"/>
        </w:rPr>
        <w:t>(</w:t>
      </w:r>
      <w:r w:rsidR="005D7E83">
        <w:rPr>
          <w:rFonts w:ascii="Cambria" w:hAnsi="Cambria" w:cs="Times New Roman"/>
          <w:sz w:val="22"/>
          <w:szCs w:val="22"/>
          <w:u w:val="single" w:color="000000"/>
        </w:rPr>
        <w:t>80</w:t>
      </w:r>
      <w:r w:rsidR="00CF0EDF" w:rsidRPr="0060568E">
        <w:rPr>
          <w:rFonts w:ascii="Cambria" w:hAnsi="Cambria" w:cs="Times New Roman"/>
          <w:sz w:val="22"/>
          <w:szCs w:val="22"/>
          <w:u w:val="single" w:color="000000"/>
        </w:rPr>
        <w:t xml:space="preserve"> points</w:t>
      </w:r>
      <w:r w:rsidR="004A36AA">
        <w:rPr>
          <w:rFonts w:ascii="Cambria" w:hAnsi="Cambria" w:cs="Times New Roman"/>
          <w:sz w:val="22"/>
          <w:szCs w:val="22"/>
          <w:u w:val="single" w:color="000000"/>
        </w:rPr>
        <w:t>)</w:t>
      </w:r>
    </w:p>
    <w:p w14:paraId="24A73185" w14:textId="63348E67" w:rsidR="00F635CA" w:rsidRPr="0060568E" w:rsidRDefault="00DC288F" w:rsidP="004A36AA">
      <w:pPr>
        <w:pStyle w:val="BodyText"/>
        <w:spacing w:before="77" w:after="240" w:line="276" w:lineRule="auto"/>
        <w:ind w:left="152"/>
        <w:rPr>
          <w:rFonts w:ascii="Cambria" w:hAnsi="Cambria" w:cs="Times New Roman"/>
          <w:sz w:val="22"/>
          <w:szCs w:val="22"/>
        </w:rPr>
      </w:pPr>
      <w:r w:rsidRPr="0060568E">
        <w:rPr>
          <w:rFonts w:ascii="Cambria" w:hAnsi="Cambria" w:cs="Times New Roman"/>
          <w:sz w:val="22"/>
          <w:szCs w:val="22"/>
        </w:rPr>
        <w:t>Please</w:t>
      </w:r>
      <w:r w:rsidRPr="0060568E">
        <w:rPr>
          <w:rFonts w:ascii="Cambria" w:hAnsi="Cambria" w:cs="Times New Roman"/>
          <w:spacing w:val="18"/>
          <w:sz w:val="22"/>
          <w:szCs w:val="22"/>
        </w:rPr>
        <w:t xml:space="preserve"> </w:t>
      </w:r>
      <w:r w:rsidRPr="0060568E">
        <w:rPr>
          <w:rFonts w:ascii="Cambria" w:hAnsi="Cambria" w:cs="Times New Roman"/>
          <w:sz w:val="22"/>
          <w:szCs w:val="22"/>
        </w:rPr>
        <w:t>be</w:t>
      </w:r>
      <w:r w:rsidRPr="0060568E">
        <w:rPr>
          <w:rFonts w:ascii="Cambria" w:hAnsi="Cambria" w:cs="Times New Roman"/>
          <w:spacing w:val="18"/>
          <w:sz w:val="22"/>
          <w:szCs w:val="22"/>
        </w:rPr>
        <w:t xml:space="preserve"> </w:t>
      </w:r>
      <w:r w:rsidRPr="0060568E">
        <w:rPr>
          <w:rFonts w:ascii="Cambria" w:hAnsi="Cambria" w:cs="Times New Roman"/>
          <w:sz w:val="22"/>
          <w:szCs w:val="22"/>
        </w:rPr>
        <w:t>concise.</w:t>
      </w:r>
      <w:r w:rsidRPr="0060568E">
        <w:rPr>
          <w:rFonts w:ascii="Cambria" w:hAnsi="Cambria" w:cs="Times New Roman"/>
          <w:spacing w:val="17"/>
          <w:sz w:val="22"/>
          <w:szCs w:val="22"/>
        </w:rPr>
        <w:t xml:space="preserve"> </w:t>
      </w:r>
      <w:r w:rsidRPr="0060568E">
        <w:rPr>
          <w:rFonts w:ascii="Cambria" w:hAnsi="Cambria" w:cs="Times New Roman"/>
          <w:sz w:val="22"/>
          <w:szCs w:val="22"/>
        </w:rPr>
        <w:t>None</w:t>
      </w:r>
      <w:r w:rsidRPr="0060568E">
        <w:rPr>
          <w:rFonts w:ascii="Cambria" w:hAnsi="Cambria" w:cs="Times New Roman"/>
          <w:spacing w:val="18"/>
          <w:sz w:val="22"/>
          <w:szCs w:val="22"/>
        </w:rPr>
        <w:t xml:space="preserve"> </w:t>
      </w:r>
      <w:r w:rsidRPr="0060568E">
        <w:rPr>
          <w:rFonts w:ascii="Cambria" w:hAnsi="Cambria" w:cs="Times New Roman"/>
          <w:sz w:val="22"/>
          <w:szCs w:val="22"/>
        </w:rPr>
        <w:t>of</w:t>
      </w:r>
      <w:r w:rsidRPr="0060568E">
        <w:rPr>
          <w:rFonts w:ascii="Cambria" w:hAnsi="Cambria" w:cs="Times New Roman"/>
          <w:spacing w:val="16"/>
          <w:sz w:val="22"/>
          <w:szCs w:val="22"/>
        </w:rPr>
        <w:t xml:space="preserve"> </w:t>
      </w:r>
      <w:r w:rsidRPr="0060568E">
        <w:rPr>
          <w:rFonts w:ascii="Cambria" w:hAnsi="Cambria" w:cs="Times New Roman"/>
          <w:sz w:val="22"/>
          <w:szCs w:val="22"/>
        </w:rPr>
        <w:t>the</w:t>
      </w:r>
      <w:r w:rsidRPr="0060568E">
        <w:rPr>
          <w:rFonts w:ascii="Cambria" w:hAnsi="Cambria" w:cs="Times New Roman"/>
          <w:spacing w:val="19"/>
          <w:sz w:val="22"/>
          <w:szCs w:val="22"/>
        </w:rPr>
        <w:t xml:space="preserve"> </w:t>
      </w:r>
      <w:r w:rsidRPr="0060568E">
        <w:rPr>
          <w:rFonts w:ascii="Cambria" w:hAnsi="Cambria" w:cs="Times New Roman"/>
          <w:sz w:val="22"/>
          <w:szCs w:val="22"/>
        </w:rPr>
        <w:t>answers</w:t>
      </w:r>
      <w:r w:rsidRPr="0060568E">
        <w:rPr>
          <w:rFonts w:ascii="Cambria" w:hAnsi="Cambria" w:cs="Times New Roman"/>
          <w:spacing w:val="18"/>
          <w:sz w:val="22"/>
          <w:szCs w:val="22"/>
        </w:rPr>
        <w:t xml:space="preserve"> </w:t>
      </w:r>
      <w:r w:rsidRPr="0060568E">
        <w:rPr>
          <w:rFonts w:ascii="Cambria" w:hAnsi="Cambria" w:cs="Times New Roman"/>
          <w:sz w:val="22"/>
          <w:szCs w:val="22"/>
        </w:rPr>
        <w:t>require</w:t>
      </w:r>
      <w:r w:rsidRPr="0060568E">
        <w:rPr>
          <w:rFonts w:ascii="Cambria" w:hAnsi="Cambria" w:cs="Times New Roman"/>
          <w:spacing w:val="18"/>
          <w:sz w:val="22"/>
          <w:szCs w:val="22"/>
        </w:rPr>
        <w:t xml:space="preserve"> </w:t>
      </w:r>
      <w:r w:rsidRPr="0060568E">
        <w:rPr>
          <w:rFonts w:ascii="Cambria" w:hAnsi="Cambria" w:cs="Times New Roman"/>
          <w:sz w:val="22"/>
          <w:szCs w:val="22"/>
        </w:rPr>
        <w:t>more</w:t>
      </w:r>
      <w:r w:rsidRPr="0060568E">
        <w:rPr>
          <w:rFonts w:ascii="Cambria" w:hAnsi="Cambria" w:cs="Times New Roman"/>
          <w:spacing w:val="15"/>
          <w:sz w:val="22"/>
          <w:szCs w:val="22"/>
        </w:rPr>
        <w:t xml:space="preserve"> </w:t>
      </w:r>
      <w:r w:rsidRPr="0060568E">
        <w:rPr>
          <w:rFonts w:ascii="Cambria" w:hAnsi="Cambria" w:cs="Times New Roman"/>
          <w:sz w:val="22"/>
          <w:szCs w:val="22"/>
        </w:rPr>
        <w:t>than</w:t>
      </w:r>
      <w:r w:rsidRPr="0060568E">
        <w:rPr>
          <w:rFonts w:ascii="Cambria" w:hAnsi="Cambria" w:cs="Times New Roman"/>
          <w:spacing w:val="18"/>
          <w:sz w:val="22"/>
          <w:szCs w:val="22"/>
        </w:rPr>
        <w:t xml:space="preserve"> </w:t>
      </w:r>
      <w:r w:rsidRPr="0060568E">
        <w:rPr>
          <w:rFonts w:ascii="Cambria" w:hAnsi="Cambria" w:cs="Times New Roman"/>
          <w:sz w:val="22"/>
          <w:szCs w:val="22"/>
        </w:rPr>
        <w:t>a</w:t>
      </w:r>
      <w:r w:rsidRPr="0060568E">
        <w:rPr>
          <w:rFonts w:ascii="Cambria" w:hAnsi="Cambria" w:cs="Times New Roman"/>
          <w:spacing w:val="18"/>
          <w:sz w:val="22"/>
          <w:szCs w:val="22"/>
        </w:rPr>
        <w:t xml:space="preserve"> </w:t>
      </w:r>
      <w:r w:rsidRPr="0060568E">
        <w:rPr>
          <w:rFonts w:ascii="Cambria" w:hAnsi="Cambria" w:cs="Times New Roman"/>
          <w:sz w:val="22"/>
          <w:szCs w:val="22"/>
        </w:rPr>
        <w:t>brief</w:t>
      </w:r>
      <w:r w:rsidRPr="0060568E">
        <w:rPr>
          <w:rFonts w:ascii="Cambria" w:hAnsi="Cambria" w:cs="Times New Roman"/>
          <w:spacing w:val="19"/>
          <w:sz w:val="22"/>
          <w:szCs w:val="22"/>
        </w:rPr>
        <w:t xml:space="preserve"> </w:t>
      </w:r>
      <w:r w:rsidRPr="0060568E">
        <w:rPr>
          <w:rFonts w:ascii="Cambria" w:hAnsi="Cambria" w:cs="Times New Roman"/>
          <w:sz w:val="22"/>
          <w:szCs w:val="22"/>
        </w:rPr>
        <w:t>paragraph.</w:t>
      </w:r>
      <w:r w:rsidR="0081105D" w:rsidRPr="0060568E">
        <w:rPr>
          <w:rFonts w:ascii="Cambria" w:hAnsi="Cambria" w:cs="Times New Roman"/>
          <w:sz w:val="22"/>
          <w:szCs w:val="22"/>
        </w:rPr>
        <w:t xml:space="preserve"> All questions are worth </w:t>
      </w:r>
      <w:r w:rsidR="005D7E83">
        <w:rPr>
          <w:rFonts w:ascii="Cambria" w:hAnsi="Cambria" w:cs="Times New Roman"/>
          <w:sz w:val="22"/>
          <w:szCs w:val="22"/>
        </w:rPr>
        <w:t>10</w:t>
      </w:r>
      <w:r w:rsidR="005D7E83" w:rsidRPr="0060568E">
        <w:rPr>
          <w:rFonts w:ascii="Cambria" w:hAnsi="Cambria" w:cs="Times New Roman"/>
          <w:sz w:val="22"/>
          <w:szCs w:val="22"/>
        </w:rPr>
        <w:t xml:space="preserve"> </w:t>
      </w:r>
      <w:r w:rsidR="0081105D" w:rsidRPr="0060568E">
        <w:rPr>
          <w:rFonts w:ascii="Cambria" w:hAnsi="Cambria" w:cs="Times New Roman"/>
          <w:sz w:val="22"/>
          <w:szCs w:val="22"/>
        </w:rPr>
        <w:t>points each.</w:t>
      </w:r>
    </w:p>
    <w:p w14:paraId="2917A255" w14:textId="77777777" w:rsidR="005A4B89" w:rsidRDefault="005A4B89" w:rsidP="005A4B89">
      <w:pPr>
        <w:pStyle w:val="BodyText"/>
        <w:numPr>
          <w:ilvl w:val="0"/>
          <w:numId w:val="36"/>
        </w:numPr>
        <w:spacing w:before="77"/>
        <w:rPr>
          <w:ins w:id="0" w:author="Biasi, Barbara" w:date="2024-10-22T17:33:00Z" w16du:dateUtc="2024-10-22T15:33:00Z"/>
          <w:rFonts w:ascii="Cambria" w:hAnsi="Cambria" w:cs="Times New Roman"/>
          <w:sz w:val="22"/>
          <w:szCs w:val="22"/>
        </w:rPr>
      </w:pPr>
      <w:ins w:id="1" w:author="Biasi, Barbara" w:date="2024-10-22T17:33:00Z" w16du:dateUtc="2024-10-22T15:33:00Z">
        <w:r w:rsidRPr="0060568E">
          <w:rPr>
            <w:rFonts w:ascii="Cambria" w:hAnsi="Cambria" w:cs="Times New Roman"/>
            <w:sz w:val="22"/>
            <w:szCs w:val="22"/>
          </w:rPr>
          <w:t>(</w:t>
        </w:r>
        <w:r>
          <w:rPr>
            <w:rFonts w:ascii="Cambria" w:hAnsi="Cambria" w:cs="Times New Roman"/>
            <w:sz w:val="22"/>
            <w:szCs w:val="22"/>
          </w:rPr>
          <w:t>10</w:t>
        </w:r>
        <w:r w:rsidRPr="0060568E">
          <w:rPr>
            <w:rFonts w:ascii="Cambria" w:hAnsi="Cambria" w:cs="Times New Roman"/>
            <w:sz w:val="22"/>
            <w:szCs w:val="22"/>
          </w:rPr>
          <w:t xml:space="preserve"> points) </w:t>
        </w:r>
        <w:r>
          <w:rPr>
            <w:rFonts w:ascii="Cambria" w:hAnsi="Cambria" w:cs="Times New Roman"/>
            <w:sz w:val="22"/>
            <w:szCs w:val="22"/>
          </w:rPr>
          <w:t>True/False</w:t>
        </w:r>
      </w:ins>
    </w:p>
    <w:p w14:paraId="0ABB6688" w14:textId="77777777" w:rsidR="005A4B89" w:rsidRDefault="005A4B89" w:rsidP="005A4B89">
      <w:pPr>
        <w:pStyle w:val="BodyText"/>
        <w:numPr>
          <w:ilvl w:val="2"/>
          <w:numId w:val="41"/>
        </w:numPr>
        <w:spacing w:before="77"/>
        <w:rPr>
          <w:ins w:id="2" w:author="Biasi, Barbara" w:date="2024-10-22T17:33:00Z" w16du:dateUtc="2024-10-22T15:33:00Z"/>
          <w:rFonts w:ascii="Cambria" w:hAnsi="Cambria" w:cs="Times New Roman"/>
          <w:sz w:val="22"/>
          <w:szCs w:val="22"/>
        </w:rPr>
      </w:pPr>
      <w:ins w:id="3" w:author="Biasi, Barbara" w:date="2024-10-22T17:33:00Z" w16du:dateUtc="2024-10-22T15:33:00Z">
        <w:r>
          <w:rPr>
            <w:rFonts w:ascii="Cambria" w:hAnsi="Cambria" w:cs="Times New Roman"/>
            <w:sz w:val="22"/>
            <w:szCs w:val="22"/>
          </w:rPr>
          <w:t xml:space="preserve">Except for rare cases, the demand curve is always downward sloping.  </w:t>
        </w:r>
        <w:r>
          <w:rPr>
            <w:rFonts w:ascii="Cambria" w:hAnsi="Cambria" w:cs="Times New Roman"/>
            <w:sz w:val="22"/>
            <w:szCs w:val="22"/>
          </w:rPr>
          <w:br/>
        </w:r>
        <w:r w:rsidRPr="0063088B">
          <w:rPr>
            <w:rFonts w:ascii="Cambria" w:hAnsi="Cambria" w:cs="Times New Roman"/>
            <w:color w:val="FF0000"/>
            <w:sz w:val="22"/>
            <w:szCs w:val="22"/>
          </w:rPr>
          <w:t>(True, 2</w:t>
        </w:r>
        <w:r>
          <w:rPr>
            <w:rFonts w:ascii="Cambria" w:hAnsi="Cambria" w:cs="Times New Roman"/>
            <w:color w:val="FF0000"/>
            <w:sz w:val="22"/>
            <w:szCs w:val="22"/>
          </w:rPr>
          <w:t>.5</w:t>
        </w:r>
        <w:r w:rsidRPr="0063088B">
          <w:rPr>
            <w:rFonts w:ascii="Cambria" w:hAnsi="Cambria" w:cs="Times New Roman"/>
            <w:color w:val="FF0000"/>
            <w:sz w:val="22"/>
            <w:szCs w:val="22"/>
          </w:rPr>
          <w:t>pts)</w:t>
        </w:r>
      </w:ins>
    </w:p>
    <w:p w14:paraId="5259261A" w14:textId="77777777" w:rsidR="005A4B89" w:rsidRDefault="005A4B89" w:rsidP="005A4B89">
      <w:pPr>
        <w:pStyle w:val="BodyText"/>
        <w:numPr>
          <w:ilvl w:val="1"/>
          <w:numId w:val="41"/>
        </w:numPr>
        <w:spacing w:before="77"/>
        <w:rPr>
          <w:ins w:id="4" w:author="Biasi, Barbara" w:date="2024-10-22T17:33:00Z" w16du:dateUtc="2024-10-22T15:33:00Z"/>
          <w:rFonts w:ascii="Cambria" w:hAnsi="Cambria" w:cs="Times New Roman"/>
          <w:sz w:val="22"/>
          <w:szCs w:val="22"/>
        </w:rPr>
      </w:pPr>
      <w:ins w:id="5" w:author="Biasi, Barbara" w:date="2024-10-22T17:33:00Z" w16du:dateUtc="2024-10-22T15:33:00Z">
        <w:r>
          <w:rPr>
            <w:rFonts w:ascii="Cambria" w:hAnsi="Cambria" w:cs="Times New Roman"/>
            <w:sz w:val="22"/>
            <w:szCs w:val="22"/>
          </w:rPr>
          <w:t xml:space="preserve">A firm’s average crosses its supply function at the minimum point. </w:t>
        </w:r>
        <w:r>
          <w:rPr>
            <w:rFonts w:ascii="Cambria" w:hAnsi="Cambria" w:cs="Times New Roman"/>
            <w:sz w:val="22"/>
            <w:szCs w:val="22"/>
          </w:rPr>
          <w:br/>
        </w:r>
        <w:r w:rsidRPr="0063088B">
          <w:rPr>
            <w:rFonts w:ascii="Cambria" w:hAnsi="Cambria" w:cs="Times New Roman"/>
            <w:color w:val="FF0000"/>
            <w:sz w:val="22"/>
            <w:szCs w:val="22"/>
          </w:rPr>
          <w:t>(</w:t>
        </w:r>
        <w:r>
          <w:rPr>
            <w:rFonts w:ascii="Cambria" w:hAnsi="Cambria" w:cs="Times New Roman"/>
            <w:color w:val="FF0000"/>
            <w:sz w:val="22"/>
            <w:szCs w:val="22"/>
          </w:rPr>
          <w:t>True</w:t>
        </w:r>
        <w:r w:rsidRPr="0063088B">
          <w:rPr>
            <w:rFonts w:ascii="Cambria" w:hAnsi="Cambria" w:cs="Times New Roman"/>
            <w:color w:val="FF0000"/>
            <w:sz w:val="22"/>
            <w:szCs w:val="22"/>
          </w:rPr>
          <w:t>, 2</w:t>
        </w:r>
        <w:r>
          <w:rPr>
            <w:rFonts w:ascii="Cambria" w:hAnsi="Cambria" w:cs="Times New Roman"/>
            <w:color w:val="FF0000"/>
            <w:sz w:val="22"/>
            <w:szCs w:val="22"/>
          </w:rPr>
          <w:t>.5</w:t>
        </w:r>
        <w:r w:rsidRPr="0063088B">
          <w:rPr>
            <w:rFonts w:ascii="Cambria" w:hAnsi="Cambria" w:cs="Times New Roman"/>
            <w:color w:val="FF0000"/>
            <w:sz w:val="22"/>
            <w:szCs w:val="22"/>
          </w:rPr>
          <w:t>pts)</w:t>
        </w:r>
      </w:ins>
    </w:p>
    <w:p w14:paraId="4117A436" w14:textId="77777777" w:rsidR="005A4B89" w:rsidRDefault="005A4B89" w:rsidP="005A4B89">
      <w:pPr>
        <w:pStyle w:val="BodyText"/>
        <w:numPr>
          <w:ilvl w:val="1"/>
          <w:numId w:val="41"/>
        </w:numPr>
        <w:spacing w:before="77"/>
        <w:rPr>
          <w:ins w:id="6" w:author="Biasi, Barbara" w:date="2024-10-22T17:33:00Z" w16du:dateUtc="2024-10-22T15:33:00Z"/>
          <w:rFonts w:ascii="Cambria" w:hAnsi="Cambria" w:cs="Times New Roman"/>
          <w:sz w:val="22"/>
          <w:szCs w:val="22"/>
        </w:rPr>
      </w:pPr>
      <w:ins w:id="7" w:author="Biasi, Barbara" w:date="2024-10-22T17:33:00Z" w16du:dateUtc="2024-10-22T15:33:00Z">
        <w:r>
          <w:rPr>
            <w:rFonts w:ascii="Cambria" w:hAnsi="Cambria" w:cs="Times New Roman"/>
            <w:sz w:val="22"/>
            <w:szCs w:val="22"/>
          </w:rPr>
          <w:t xml:space="preserve">Membership pricing extracts all surplus from consumers and therefore is always optimal. </w:t>
        </w:r>
        <w:r>
          <w:rPr>
            <w:rFonts w:ascii="Cambria" w:hAnsi="Cambria" w:cs="Times New Roman"/>
            <w:sz w:val="22"/>
            <w:szCs w:val="22"/>
          </w:rPr>
          <w:br/>
        </w:r>
        <w:r w:rsidRPr="0063088B">
          <w:rPr>
            <w:rFonts w:ascii="Cambria" w:hAnsi="Cambria" w:cs="Times New Roman"/>
            <w:color w:val="FF0000"/>
            <w:sz w:val="22"/>
            <w:szCs w:val="22"/>
          </w:rPr>
          <w:t>(False, 2</w:t>
        </w:r>
        <w:r>
          <w:rPr>
            <w:rFonts w:ascii="Cambria" w:hAnsi="Cambria" w:cs="Times New Roman"/>
            <w:color w:val="FF0000"/>
            <w:sz w:val="22"/>
            <w:szCs w:val="22"/>
          </w:rPr>
          <w:t>.5</w:t>
        </w:r>
        <w:r w:rsidRPr="0063088B">
          <w:rPr>
            <w:rFonts w:ascii="Cambria" w:hAnsi="Cambria" w:cs="Times New Roman"/>
            <w:color w:val="FF0000"/>
            <w:sz w:val="22"/>
            <w:szCs w:val="22"/>
          </w:rPr>
          <w:t>pts)</w:t>
        </w:r>
      </w:ins>
    </w:p>
    <w:p w14:paraId="4303939E" w14:textId="77777777" w:rsidR="005A4B89" w:rsidRPr="006E4853" w:rsidRDefault="005A4B89" w:rsidP="005A4B89">
      <w:pPr>
        <w:pStyle w:val="BodyText"/>
        <w:numPr>
          <w:ilvl w:val="1"/>
          <w:numId w:val="41"/>
        </w:numPr>
        <w:spacing w:before="77"/>
        <w:rPr>
          <w:ins w:id="8" w:author="Biasi, Barbara" w:date="2024-10-22T17:33:00Z" w16du:dateUtc="2024-10-22T15:33:00Z"/>
          <w:rFonts w:ascii="Cambria" w:hAnsi="Cambria" w:cs="Times New Roman"/>
          <w:sz w:val="22"/>
          <w:szCs w:val="22"/>
        </w:rPr>
      </w:pPr>
      <w:ins w:id="9" w:author="Biasi, Barbara" w:date="2024-10-22T17:33:00Z" w16du:dateUtc="2024-10-22T15:33:00Z">
        <w:r>
          <w:rPr>
            <w:rFonts w:ascii="Cambria" w:hAnsi="Cambria" w:cs="Times New Roman"/>
            <w:sz w:val="22"/>
            <w:szCs w:val="22"/>
          </w:rPr>
          <w:t xml:space="preserve">The demand for a product is more elastic when there are more substitutes. </w:t>
        </w:r>
        <w:r>
          <w:rPr>
            <w:rFonts w:ascii="Cambria" w:hAnsi="Cambria" w:cs="Times New Roman"/>
            <w:sz w:val="22"/>
            <w:szCs w:val="22"/>
          </w:rPr>
          <w:br/>
        </w:r>
        <w:r w:rsidRPr="0063088B">
          <w:rPr>
            <w:rFonts w:ascii="Cambria" w:hAnsi="Cambria" w:cs="Times New Roman"/>
            <w:color w:val="FF0000"/>
            <w:sz w:val="22"/>
            <w:szCs w:val="22"/>
          </w:rPr>
          <w:t>(</w:t>
        </w:r>
        <w:r>
          <w:rPr>
            <w:rFonts w:ascii="Cambria" w:hAnsi="Cambria" w:cs="Times New Roman"/>
            <w:color w:val="FF0000"/>
            <w:sz w:val="22"/>
            <w:szCs w:val="22"/>
          </w:rPr>
          <w:t>True</w:t>
        </w:r>
        <w:r w:rsidRPr="0063088B">
          <w:rPr>
            <w:rFonts w:ascii="Cambria" w:hAnsi="Cambria" w:cs="Times New Roman"/>
            <w:color w:val="FF0000"/>
            <w:sz w:val="22"/>
            <w:szCs w:val="22"/>
          </w:rPr>
          <w:t>, 2</w:t>
        </w:r>
        <w:r>
          <w:rPr>
            <w:rFonts w:ascii="Cambria" w:hAnsi="Cambria" w:cs="Times New Roman"/>
            <w:color w:val="FF0000"/>
            <w:sz w:val="22"/>
            <w:szCs w:val="22"/>
          </w:rPr>
          <w:t>.5</w:t>
        </w:r>
        <w:r w:rsidRPr="0063088B">
          <w:rPr>
            <w:rFonts w:ascii="Cambria" w:hAnsi="Cambria" w:cs="Times New Roman"/>
            <w:color w:val="FF0000"/>
            <w:sz w:val="22"/>
            <w:szCs w:val="22"/>
          </w:rPr>
          <w:t>pt)</w:t>
        </w:r>
      </w:ins>
    </w:p>
    <w:p w14:paraId="7B42F2BB" w14:textId="77777777" w:rsidR="005A4B89" w:rsidRDefault="005A4B89" w:rsidP="005A4B89">
      <w:pPr>
        <w:pStyle w:val="BodyText"/>
        <w:spacing w:before="77"/>
        <w:ind w:left="0"/>
        <w:rPr>
          <w:ins w:id="10" w:author="Biasi, Barbara" w:date="2024-10-22T17:33:00Z" w16du:dateUtc="2024-10-22T15:33:00Z"/>
          <w:rFonts w:ascii="Cambria" w:hAnsi="Cambria" w:cs="Times New Roman"/>
          <w:sz w:val="22"/>
          <w:szCs w:val="22"/>
        </w:rPr>
      </w:pPr>
    </w:p>
    <w:p w14:paraId="5266E412" w14:textId="77777777" w:rsidR="005A4B89" w:rsidRDefault="005A4B89" w:rsidP="005A4B89">
      <w:pPr>
        <w:pStyle w:val="Default"/>
        <w:numPr>
          <w:ilvl w:val="0"/>
          <w:numId w:val="36"/>
        </w:numPr>
        <w:rPr>
          <w:ins w:id="11" w:author="Biasi, Barbara" w:date="2024-10-22T17:33:00Z" w16du:dateUtc="2024-10-22T15:33:00Z"/>
          <w:rFonts w:ascii="Cambria" w:hAnsi="Cambria" w:cs="Times New Roman"/>
          <w:sz w:val="22"/>
          <w:szCs w:val="22"/>
        </w:rPr>
      </w:pPr>
      <w:ins w:id="12" w:author="Biasi, Barbara" w:date="2024-10-22T17:33:00Z" w16du:dateUtc="2024-10-22T15:33:00Z">
        <w:r w:rsidRPr="0060568E">
          <w:rPr>
            <w:rFonts w:ascii="Cambria" w:eastAsia="Times New Roman" w:hAnsi="Cambria" w:cs="Times New Roman"/>
            <w:sz w:val="22"/>
            <w:szCs w:val="22"/>
          </w:rPr>
          <w:t>(</w:t>
        </w:r>
        <w:r>
          <w:rPr>
            <w:rFonts w:ascii="Cambria" w:eastAsia="Times New Roman" w:hAnsi="Cambria" w:cs="Times New Roman"/>
            <w:sz w:val="22"/>
            <w:szCs w:val="22"/>
          </w:rPr>
          <w:t>10</w:t>
        </w:r>
        <w:r w:rsidRPr="0060568E">
          <w:rPr>
            <w:rFonts w:ascii="Cambria" w:eastAsia="Times New Roman" w:hAnsi="Cambria" w:cs="Times New Roman"/>
            <w:sz w:val="22"/>
            <w:szCs w:val="22"/>
          </w:rPr>
          <w:t xml:space="preserve"> points) </w:t>
        </w:r>
        <w:r>
          <w:rPr>
            <w:rFonts w:ascii="Cambria" w:hAnsi="Cambria" w:cs="Times New Roman"/>
            <w:sz w:val="22"/>
            <w:szCs w:val="22"/>
          </w:rPr>
          <w:t xml:space="preserve">A local brewery uses both machines </w:t>
        </w:r>
      </w:ins>
      <m:oMath>
        <m:r>
          <w:ins w:id="13" w:author="Biasi, Barbara" w:date="2024-10-22T17:33:00Z" w16du:dateUtc="2024-10-22T15:33:00Z">
            <w:rPr>
              <w:rFonts w:ascii="Cambria Math" w:hAnsi="Cambria Math" w:cs="Times New Roman"/>
              <w:sz w:val="22"/>
              <w:szCs w:val="22"/>
            </w:rPr>
            <m:t>(m)</m:t>
          </w:ins>
        </m:r>
      </m:oMath>
      <w:ins w:id="14" w:author="Biasi, Barbara" w:date="2024-10-22T17:33:00Z" w16du:dateUtc="2024-10-22T15:33:00Z">
        <w:r>
          <w:rPr>
            <w:rFonts w:ascii="Cambria" w:hAnsi="Cambria" w:cs="Times New Roman"/>
            <w:sz w:val="22"/>
            <w:szCs w:val="22"/>
          </w:rPr>
          <w:t xml:space="preserve"> and labor </w:t>
        </w:r>
      </w:ins>
      <m:oMath>
        <m:r>
          <w:ins w:id="15" w:author="Biasi, Barbara" w:date="2024-10-22T17:33:00Z" w16du:dateUtc="2024-10-22T15:33:00Z">
            <w:rPr>
              <w:rFonts w:ascii="Cambria Math" w:hAnsi="Cambria Math" w:cs="Times New Roman"/>
              <w:sz w:val="22"/>
              <w:szCs w:val="22"/>
            </w:rPr>
            <m:t>(l)</m:t>
          </w:ins>
        </m:r>
      </m:oMath>
      <w:ins w:id="16" w:author="Biasi, Barbara" w:date="2024-10-22T17:33:00Z" w16du:dateUtc="2024-10-22T15:33:00Z">
        <w:r>
          <w:rPr>
            <w:rFonts w:ascii="Cambria" w:hAnsi="Cambria" w:cs="Times New Roman"/>
            <w:sz w:val="22"/>
            <w:szCs w:val="22"/>
          </w:rPr>
          <w:t xml:space="preserve"> to make their product. Suppose that they hire a consultant to estimate their marginal return of investments (MPI’s) for machines and labor. They find that their MPI for labor is 0.06 and their MPI for machine is 0.05. How should they adjust their plan? </w:t>
        </w:r>
      </w:ins>
    </w:p>
    <w:p w14:paraId="5048755B" w14:textId="77777777" w:rsidR="005A4B89" w:rsidRDefault="005A4B89" w:rsidP="005A4B89">
      <w:pPr>
        <w:pStyle w:val="Default"/>
        <w:rPr>
          <w:ins w:id="17" w:author="Biasi, Barbara" w:date="2024-10-22T17:33:00Z" w16du:dateUtc="2024-10-22T15:33:00Z"/>
          <w:rFonts w:ascii="Cambria" w:hAnsi="Cambria" w:cs="Times New Roman"/>
          <w:sz w:val="22"/>
          <w:szCs w:val="22"/>
        </w:rPr>
      </w:pPr>
    </w:p>
    <w:p w14:paraId="06CB16B4" w14:textId="77777777" w:rsidR="005A4B89" w:rsidRPr="006E4853" w:rsidRDefault="005A4B89" w:rsidP="005A4B89">
      <w:pPr>
        <w:pStyle w:val="Default"/>
        <w:rPr>
          <w:ins w:id="18" w:author="Biasi, Barbara" w:date="2024-10-22T17:33:00Z" w16du:dateUtc="2024-10-22T15:33:00Z"/>
          <w:rFonts w:ascii="Cambria" w:hAnsi="Cambria" w:cs="Times New Roman"/>
          <w:color w:val="FF0000"/>
          <w:sz w:val="22"/>
          <w:szCs w:val="22"/>
        </w:rPr>
      </w:pPr>
      <w:ins w:id="19" w:author="Biasi, Barbara" w:date="2024-10-22T17:33:00Z" w16du:dateUtc="2024-10-22T15:33:00Z">
        <w:r w:rsidRPr="006E4853">
          <w:rPr>
            <w:rFonts w:ascii="Cambria" w:hAnsi="Cambria" w:cs="Times New Roman"/>
            <w:color w:val="FF0000"/>
            <w:sz w:val="22"/>
            <w:szCs w:val="22"/>
          </w:rPr>
          <w:t xml:space="preserve">Answer: Half credit for “MPIs’ </w:t>
        </w:r>
        <w:proofErr w:type="gramStart"/>
        <w:r w:rsidRPr="006E4853">
          <w:rPr>
            <w:rFonts w:ascii="Cambria" w:hAnsi="Cambria" w:cs="Times New Roman"/>
            <w:color w:val="FF0000"/>
            <w:sz w:val="22"/>
            <w:szCs w:val="22"/>
          </w:rPr>
          <w:t>have</w:t>
        </w:r>
        <w:proofErr w:type="gramEnd"/>
        <w:r w:rsidRPr="006E4853">
          <w:rPr>
            <w:rFonts w:ascii="Cambria" w:hAnsi="Cambria" w:cs="Times New Roman"/>
            <w:color w:val="FF0000"/>
            <w:sz w:val="22"/>
            <w:szCs w:val="22"/>
          </w:rPr>
          <w:t xml:space="preserve"> to be the same”, then full credit for “more </w:t>
        </w:r>
        <w:r>
          <w:rPr>
            <w:rFonts w:ascii="Cambria" w:hAnsi="Cambria" w:cs="Times New Roman"/>
            <w:color w:val="FF0000"/>
            <w:sz w:val="22"/>
            <w:szCs w:val="22"/>
          </w:rPr>
          <w:t>labor</w:t>
        </w:r>
        <w:r w:rsidRPr="006E4853">
          <w:rPr>
            <w:rFonts w:ascii="Cambria" w:hAnsi="Cambria" w:cs="Times New Roman"/>
            <w:color w:val="FF0000"/>
            <w:sz w:val="22"/>
            <w:szCs w:val="22"/>
          </w:rPr>
          <w:t xml:space="preserve">, fewer </w:t>
        </w:r>
        <w:r>
          <w:rPr>
            <w:rFonts w:ascii="Cambria" w:hAnsi="Cambria" w:cs="Times New Roman"/>
            <w:color w:val="FF0000"/>
            <w:sz w:val="22"/>
            <w:szCs w:val="22"/>
          </w:rPr>
          <w:t>machines</w:t>
        </w:r>
        <w:r w:rsidRPr="006E4853">
          <w:rPr>
            <w:rFonts w:ascii="Cambria" w:hAnsi="Cambria" w:cs="Times New Roman"/>
            <w:color w:val="FF0000"/>
            <w:sz w:val="22"/>
            <w:szCs w:val="22"/>
          </w:rPr>
          <w:t xml:space="preserve">”. </w:t>
        </w:r>
      </w:ins>
    </w:p>
    <w:p w14:paraId="3832A76C" w14:textId="77777777" w:rsidR="005A4B89" w:rsidRDefault="005A4B89" w:rsidP="005A4B89">
      <w:pPr>
        <w:pStyle w:val="BodyText"/>
        <w:spacing w:before="77"/>
        <w:ind w:left="0"/>
        <w:rPr>
          <w:ins w:id="20" w:author="Biasi, Barbara" w:date="2024-10-22T17:33:00Z" w16du:dateUtc="2024-10-22T15:33:00Z"/>
          <w:rFonts w:ascii="Cambria" w:hAnsi="Cambria" w:cs="Times New Roman"/>
          <w:sz w:val="22"/>
          <w:szCs w:val="22"/>
        </w:rPr>
      </w:pPr>
    </w:p>
    <w:p w14:paraId="0A4D9E46" w14:textId="77777777" w:rsidR="005A4B89" w:rsidRDefault="005A4B89" w:rsidP="005A4B89">
      <w:pPr>
        <w:pStyle w:val="BodyText"/>
        <w:numPr>
          <w:ilvl w:val="0"/>
          <w:numId w:val="36"/>
        </w:numPr>
        <w:spacing w:before="77"/>
        <w:rPr>
          <w:ins w:id="21" w:author="Biasi, Barbara" w:date="2024-10-22T17:33:00Z" w16du:dateUtc="2024-10-22T15:33:00Z"/>
          <w:rFonts w:ascii="Cambria" w:hAnsi="Cambria" w:cs="Times New Roman"/>
          <w:sz w:val="22"/>
          <w:szCs w:val="22"/>
        </w:rPr>
      </w:pPr>
      <w:ins w:id="22" w:author="Biasi, Barbara" w:date="2024-10-22T17:33:00Z" w16du:dateUtc="2024-10-22T15:33:00Z">
        <w:r w:rsidRPr="0060568E">
          <w:rPr>
            <w:rFonts w:ascii="Cambria" w:hAnsi="Cambria" w:cs="Times New Roman"/>
            <w:sz w:val="22"/>
            <w:szCs w:val="22"/>
          </w:rPr>
          <w:t>(</w:t>
        </w:r>
        <w:r>
          <w:rPr>
            <w:rFonts w:ascii="Cambria" w:hAnsi="Cambria" w:cs="Times New Roman"/>
            <w:sz w:val="22"/>
            <w:szCs w:val="22"/>
          </w:rPr>
          <w:t>10</w:t>
        </w:r>
        <w:r w:rsidRPr="0060568E">
          <w:rPr>
            <w:rFonts w:ascii="Cambria" w:hAnsi="Cambria" w:cs="Times New Roman"/>
            <w:sz w:val="22"/>
            <w:szCs w:val="22"/>
          </w:rPr>
          <w:t xml:space="preserve"> points) </w:t>
        </w:r>
        <w:r>
          <w:rPr>
            <w:rFonts w:ascii="Cambria" w:hAnsi="Cambria" w:cs="Times New Roman"/>
            <w:sz w:val="22"/>
            <w:szCs w:val="22"/>
          </w:rPr>
          <w:t>Dyson’s cordless vacuum costs $599. The average nationwide sales volume is 10K vacuums per day. On Black Friday of 2023, the price fell to $299, and the nationwide sales volume became 20K. What is (approximately) the demand elasticity of Dyson’s cordless vacuum? Suppose that (</w:t>
        </w:r>
        <w:proofErr w:type="spellStart"/>
        <w:r>
          <w:rPr>
            <w:rFonts w:ascii="Cambria" w:hAnsi="Cambria" w:cs="Times New Roman"/>
            <w:sz w:val="22"/>
            <w:szCs w:val="22"/>
          </w:rPr>
          <w:t>i</w:t>
        </w:r>
        <w:proofErr w:type="spellEnd"/>
        <w:r>
          <w:rPr>
            <w:rFonts w:ascii="Cambria" w:hAnsi="Cambria" w:cs="Times New Roman"/>
            <w:sz w:val="22"/>
            <w:szCs w:val="22"/>
          </w:rPr>
          <w:t xml:space="preserve">) Dyson is a monopoly; (ii) there is a positive constant marginal cost for producing each unit of cordless </w:t>
        </w:r>
        <w:proofErr w:type="gramStart"/>
        <w:r>
          <w:rPr>
            <w:rFonts w:ascii="Cambria" w:hAnsi="Cambria" w:cs="Times New Roman"/>
            <w:sz w:val="22"/>
            <w:szCs w:val="22"/>
          </w:rPr>
          <w:t>vacuum;  and</w:t>
        </w:r>
        <w:proofErr w:type="gramEnd"/>
        <w:r>
          <w:rPr>
            <w:rFonts w:ascii="Cambria" w:hAnsi="Cambria" w:cs="Times New Roman"/>
            <w:sz w:val="22"/>
            <w:szCs w:val="22"/>
          </w:rPr>
          <w:t xml:space="preserve"> (iii) demand is more elastic when price is lower, is $599 an optimal price? Is it too high or too low? </w:t>
        </w:r>
      </w:ins>
    </w:p>
    <w:p w14:paraId="5EBD9435" w14:textId="77777777" w:rsidR="005A4B89" w:rsidRDefault="005A4B89" w:rsidP="005A4B89">
      <w:pPr>
        <w:pStyle w:val="BodyText"/>
        <w:spacing w:before="77"/>
        <w:rPr>
          <w:ins w:id="23" w:author="Biasi, Barbara" w:date="2024-10-22T17:33:00Z" w16du:dateUtc="2024-10-22T15:33:00Z"/>
          <w:rFonts w:ascii="Cambria" w:hAnsi="Cambria" w:cs="Times New Roman"/>
          <w:sz w:val="22"/>
          <w:szCs w:val="22"/>
        </w:rPr>
      </w:pPr>
    </w:p>
    <w:p w14:paraId="29EB989C" w14:textId="77777777" w:rsidR="005A4B89" w:rsidRDefault="005A4B89" w:rsidP="005A4B89">
      <w:pPr>
        <w:pStyle w:val="BodyText"/>
        <w:spacing w:before="77"/>
        <w:rPr>
          <w:ins w:id="24" w:author="Biasi, Barbara" w:date="2024-10-22T17:33:00Z" w16du:dateUtc="2024-10-22T15:33:00Z"/>
          <w:rFonts w:ascii="Cambria" w:hAnsi="Cambria" w:cs="Times New Roman"/>
          <w:color w:val="FF0000"/>
          <w:sz w:val="22"/>
          <w:szCs w:val="22"/>
        </w:rPr>
      </w:pPr>
      <w:ins w:id="25" w:author="Biasi, Barbara" w:date="2024-10-22T17:33:00Z" w16du:dateUtc="2024-10-22T15:33:00Z">
        <w:r w:rsidRPr="006E4853">
          <w:rPr>
            <w:rFonts w:ascii="Cambria" w:hAnsi="Cambria" w:cs="Times New Roman"/>
            <w:color w:val="FF0000"/>
            <w:sz w:val="22"/>
            <w:szCs w:val="22"/>
          </w:rPr>
          <w:t xml:space="preserve">Answer: </w:t>
        </w:r>
      </w:ins>
    </w:p>
    <w:p w14:paraId="4E4A6CF7" w14:textId="77777777" w:rsidR="005A4B89" w:rsidRDefault="005A4B89" w:rsidP="005A4B89">
      <w:pPr>
        <w:pStyle w:val="BodyText"/>
        <w:spacing w:before="77"/>
        <w:rPr>
          <w:ins w:id="26" w:author="Biasi, Barbara" w:date="2024-10-22T17:33:00Z" w16du:dateUtc="2024-10-22T15:33:00Z"/>
          <w:rFonts w:ascii="Cambria" w:hAnsi="Cambria" w:cs="Times New Roman"/>
          <w:color w:val="FF0000"/>
          <w:sz w:val="22"/>
          <w:szCs w:val="22"/>
        </w:rPr>
      </w:pPr>
      <w:ins w:id="27" w:author="Biasi, Barbara" w:date="2024-10-22T17:33:00Z" w16du:dateUtc="2024-10-22T15:33:00Z">
        <w:r>
          <w:rPr>
            <w:rFonts w:ascii="Cambria" w:hAnsi="Cambria" w:cs="Times New Roman"/>
            <w:color w:val="FF0000"/>
            <w:sz w:val="22"/>
            <w:szCs w:val="22"/>
          </w:rPr>
          <w:t xml:space="preserve">(75%) Percentage change in price: (299-599)/599~-0.5; percentage change in quantity: (20K-10K)/20K=0.5. Elasticity~-0.5/0.5=-1.  </w:t>
        </w:r>
      </w:ins>
    </w:p>
    <w:p w14:paraId="184326D6" w14:textId="77777777" w:rsidR="005A4B89" w:rsidRDefault="005A4B89" w:rsidP="005A4B89">
      <w:pPr>
        <w:pStyle w:val="BodyText"/>
        <w:spacing w:before="77"/>
        <w:rPr>
          <w:ins w:id="28" w:author="Biasi, Barbara" w:date="2024-10-22T17:33:00Z" w16du:dateUtc="2024-10-22T15:33:00Z"/>
          <w:rFonts w:ascii="Cambria" w:hAnsi="Cambria" w:cs="Times New Roman"/>
          <w:color w:val="FF0000"/>
          <w:sz w:val="22"/>
          <w:szCs w:val="22"/>
        </w:rPr>
      </w:pPr>
      <w:ins w:id="29" w:author="Biasi, Barbara" w:date="2024-10-22T17:33:00Z" w16du:dateUtc="2024-10-22T15:33:00Z">
        <w:r>
          <w:rPr>
            <w:rFonts w:ascii="Cambria" w:hAnsi="Cambria" w:cs="Times New Roman"/>
            <w:color w:val="FF0000"/>
            <w:sz w:val="22"/>
            <w:szCs w:val="22"/>
          </w:rPr>
          <w:t>(Full credit if used different bases for percentage changes)</w:t>
        </w:r>
      </w:ins>
    </w:p>
    <w:p w14:paraId="633590D2" w14:textId="77777777" w:rsidR="005A4B89" w:rsidRDefault="005A4B89" w:rsidP="005A4B89">
      <w:pPr>
        <w:pStyle w:val="BodyText"/>
        <w:spacing w:before="77"/>
        <w:rPr>
          <w:ins w:id="30" w:author="Biasi, Barbara" w:date="2024-10-22T17:33:00Z" w16du:dateUtc="2024-10-22T15:33:00Z"/>
          <w:rFonts w:ascii="Cambria" w:hAnsi="Cambria" w:cs="Times New Roman"/>
          <w:color w:val="FF0000"/>
          <w:sz w:val="22"/>
          <w:szCs w:val="22"/>
        </w:rPr>
      </w:pPr>
    </w:p>
    <w:p w14:paraId="1901A128" w14:textId="77777777" w:rsidR="005A4B89" w:rsidRPr="006E4853" w:rsidRDefault="005A4B89" w:rsidP="005A4B89">
      <w:pPr>
        <w:pStyle w:val="BodyText"/>
        <w:spacing w:before="77"/>
        <w:rPr>
          <w:ins w:id="31" w:author="Biasi, Barbara" w:date="2024-10-22T17:33:00Z" w16du:dateUtc="2024-10-22T15:33:00Z"/>
          <w:rFonts w:ascii="Cambria" w:hAnsi="Cambria" w:cs="Times New Roman"/>
          <w:color w:val="FF0000"/>
          <w:sz w:val="22"/>
          <w:szCs w:val="22"/>
        </w:rPr>
      </w:pPr>
      <w:ins w:id="32" w:author="Biasi, Barbara" w:date="2024-10-22T17:33:00Z" w16du:dateUtc="2024-10-22T15:33:00Z">
        <w:r>
          <w:rPr>
            <w:rFonts w:ascii="Cambria" w:hAnsi="Cambria" w:cs="Times New Roman"/>
            <w:color w:val="FF0000"/>
            <w:sz w:val="22"/>
            <w:szCs w:val="22"/>
          </w:rPr>
          <w:t>(25%) Demand elasticity at $599 is approximately -1. Marginal cost&gt;0 means markup should be &lt;</w:t>
        </w:r>
        <w:proofErr w:type="gramStart"/>
        <w:r>
          <w:rPr>
            <w:rFonts w:ascii="Cambria" w:hAnsi="Cambria" w:cs="Times New Roman"/>
            <w:color w:val="FF0000"/>
            <w:sz w:val="22"/>
            <w:szCs w:val="22"/>
          </w:rPr>
          <w:t>1  according</w:t>
        </w:r>
        <w:proofErr w:type="gramEnd"/>
        <w:r>
          <w:rPr>
            <w:rFonts w:ascii="Cambria" w:hAnsi="Cambria" w:cs="Times New Roman"/>
            <w:color w:val="FF0000"/>
            <w:sz w:val="22"/>
            <w:szCs w:val="22"/>
          </w:rPr>
          <w:t xml:space="preserve"> to the IEPR. </w:t>
        </w:r>
        <w:proofErr w:type="gramStart"/>
        <w:r>
          <w:rPr>
            <w:rFonts w:ascii="Cambria" w:hAnsi="Cambria" w:cs="Times New Roman"/>
            <w:color w:val="FF0000"/>
            <w:sz w:val="22"/>
            <w:szCs w:val="22"/>
          </w:rPr>
          <w:t>So</w:t>
        </w:r>
        <w:proofErr w:type="gramEnd"/>
        <w:r>
          <w:rPr>
            <w:rFonts w:ascii="Cambria" w:hAnsi="Cambria" w:cs="Times New Roman"/>
            <w:color w:val="FF0000"/>
            <w:sz w:val="22"/>
            <w:szCs w:val="22"/>
          </w:rPr>
          <w:t xml:space="preserve"> price should be higher</w:t>
        </w:r>
      </w:ins>
    </w:p>
    <w:p w14:paraId="6E903F57" w14:textId="77777777" w:rsidR="005A4B89" w:rsidRDefault="005A4B89" w:rsidP="005A4B89">
      <w:pPr>
        <w:pStyle w:val="BodyText"/>
        <w:spacing w:before="77"/>
        <w:ind w:left="0"/>
        <w:rPr>
          <w:ins w:id="33" w:author="Biasi, Barbara" w:date="2024-10-22T17:33:00Z" w16du:dateUtc="2024-10-22T15:33:00Z"/>
          <w:rFonts w:ascii="Cambria" w:hAnsi="Cambria" w:cs="Times New Roman"/>
          <w:sz w:val="22"/>
          <w:szCs w:val="22"/>
        </w:rPr>
      </w:pPr>
    </w:p>
    <w:p w14:paraId="2EDAD535" w14:textId="77777777" w:rsidR="005A4B89" w:rsidRDefault="005A4B89" w:rsidP="005A4B89">
      <w:pPr>
        <w:pStyle w:val="BodyText"/>
        <w:numPr>
          <w:ilvl w:val="0"/>
          <w:numId w:val="36"/>
        </w:numPr>
        <w:spacing w:before="77"/>
        <w:rPr>
          <w:ins w:id="34" w:author="Biasi, Barbara" w:date="2024-10-22T17:33:00Z" w16du:dateUtc="2024-10-22T15:33:00Z"/>
          <w:rFonts w:ascii="Cambria" w:hAnsi="Cambria" w:cs="Times New Roman"/>
          <w:sz w:val="22"/>
          <w:szCs w:val="22"/>
        </w:rPr>
      </w:pPr>
      <w:ins w:id="35" w:author="Biasi, Barbara" w:date="2024-10-22T17:33:00Z" w16du:dateUtc="2024-10-22T15:33:00Z">
        <w:r w:rsidRPr="0060568E">
          <w:rPr>
            <w:rFonts w:ascii="Cambria" w:hAnsi="Cambria" w:cs="Times New Roman"/>
            <w:sz w:val="22"/>
            <w:szCs w:val="22"/>
          </w:rPr>
          <w:t>(</w:t>
        </w:r>
        <w:r>
          <w:rPr>
            <w:rFonts w:ascii="Cambria" w:hAnsi="Cambria" w:cs="Times New Roman"/>
            <w:sz w:val="22"/>
            <w:szCs w:val="22"/>
          </w:rPr>
          <w:t>10</w:t>
        </w:r>
        <w:r w:rsidRPr="0060568E">
          <w:rPr>
            <w:rFonts w:ascii="Cambria" w:hAnsi="Cambria" w:cs="Times New Roman"/>
            <w:sz w:val="22"/>
            <w:szCs w:val="22"/>
          </w:rPr>
          <w:t xml:space="preserve"> points) </w:t>
        </w:r>
        <w:r>
          <w:rPr>
            <w:rFonts w:ascii="Cambria" w:hAnsi="Cambria" w:cs="Times New Roman"/>
            <w:sz w:val="22"/>
            <w:szCs w:val="22"/>
          </w:rPr>
          <w:t>Orange Theory offers two kinds of membership plans, the Basic plan ($79/</w:t>
        </w:r>
        <w:proofErr w:type="spellStart"/>
        <w:r>
          <w:rPr>
            <w:rFonts w:ascii="Cambria" w:hAnsi="Cambria" w:cs="Times New Roman"/>
            <w:sz w:val="22"/>
            <w:szCs w:val="22"/>
          </w:rPr>
          <w:t>mo</w:t>
        </w:r>
        <w:proofErr w:type="spellEnd"/>
        <w:r>
          <w:rPr>
            <w:rFonts w:ascii="Cambria" w:hAnsi="Cambria" w:cs="Times New Roman"/>
            <w:sz w:val="22"/>
            <w:szCs w:val="22"/>
          </w:rPr>
          <w:t>) and the Elite plan (119/</w:t>
        </w:r>
        <w:proofErr w:type="spellStart"/>
        <w:r>
          <w:rPr>
            <w:rFonts w:ascii="Cambria" w:hAnsi="Cambria" w:cs="Times New Roman"/>
            <w:sz w:val="22"/>
            <w:szCs w:val="22"/>
          </w:rPr>
          <w:t>mo</w:t>
        </w:r>
        <w:proofErr w:type="spellEnd"/>
        <w:r>
          <w:rPr>
            <w:rFonts w:ascii="Cambria" w:hAnsi="Cambria" w:cs="Times New Roman"/>
            <w:sz w:val="22"/>
            <w:szCs w:val="22"/>
          </w:rPr>
          <w:t xml:space="preserve">). The Basic plan provides 4 classes a month whereas the Elite plan provides 8 classes a month. Suppose that there are two types of potential customers, beginners and hardcore trainers. The hardcore trainers have higher reservation prices for each class and demand more classes in a month than the beginners. Suppose that the hardcore trainers have a surplus of $25 if they choose the Elite plan, and suppose that Orange Theory is pricing optimally, what would the hardcore trainers’ surplus be if they </w:t>
        </w:r>
        <w:r>
          <w:rPr>
            <w:rFonts w:ascii="Cambria" w:hAnsi="Cambria" w:cs="Times New Roman"/>
            <w:sz w:val="22"/>
            <w:szCs w:val="22"/>
          </w:rPr>
          <w:lastRenderedPageBreak/>
          <w:t xml:space="preserve">choose the Basic plan? </w:t>
        </w:r>
      </w:ins>
    </w:p>
    <w:p w14:paraId="495A02D8" w14:textId="7B7F5C69" w:rsidR="005A4B89" w:rsidRPr="005A4B89" w:rsidRDefault="005A4B89">
      <w:pPr>
        <w:pStyle w:val="BodyText"/>
        <w:spacing w:before="77"/>
        <w:rPr>
          <w:ins w:id="36" w:author="Biasi, Barbara" w:date="2024-10-22T17:33:00Z" w16du:dateUtc="2024-10-22T15:33:00Z"/>
          <w:rFonts w:ascii="Cambria" w:hAnsi="Cambria" w:cs="Times New Roman"/>
          <w:color w:val="FF0000"/>
          <w:sz w:val="22"/>
          <w:szCs w:val="22"/>
          <w:rPrChange w:id="37" w:author="Biasi, Barbara" w:date="2024-10-22T17:33:00Z" w16du:dateUtc="2024-10-22T15:33:00Z">
            <w:rPr>
              <w:ins w:id="38" w:author="Biasi, Barbara" w:date="2024-10-22T17:33:00Z" w16du:dateUtc="2024-10-22T15:33:00Z"/>
              <w:rFonts w:ascii="Cambria" w:hAnsi="Cambria" w:cs="Times New Roman"/>
              <w:sz w:val="22"/>
              <w:szCs w:val="22"/>
            </w:rPr>
          </w:rPrChange>
        </w:rPr>
        <w:pPrChange w:id="39" w:author="Biasi, Barbara" w:date="2024-10-22T17:33:00Z" w16du:dateUtc="2024-10-22T15:33:00Z">
          <w:pPr>
            <w:pStyle w:val="BodyText"/>
            <w:spacing w:before="77"/>
            <w:ind w:left="872"/>
          </w:pPr>
        </w:pPrChange>
      </w:pPr>
      <w:ins w:id="40" w:author="Biasi, Barbara" w:date="2024-10-22T17:33:00Z" w16du:dateUtc="2024-10-22T15:33:00Z">
        <w:r w:rsidRPr="006E4853">
          <w:rPr>
            <w:rFonts w:ascii="Cambria" w:hAnsi="Cambria" w:cs="Times New Roman"/>
            <w:color w:val="FF0000"/>
            <w:sz w:val="22"/>
            <w:szCs w:val="22"/>
          </w:rPr>
          <w:t xml:space="preserve">Answer: </w:t>
        </w:r>
        <w:r>
          <w:rPr>
            <w:rFonts w:ascii="Cambria" w:hAnsi="Cambria" w:cs="Times New Roman"/>
            <w:color w:val="FF0000"/>
            <w:sz w:val="22"/>
            <w:szCs w:val="22"/>
          </w:rPr>
          <w:t xml:space="preserve">The hardcore trainers are the “high types”. If Orange Theory is pricing optimally, they will be indifferent between choosing the Elite plan and the Basic plan, so their surplus should be $25. </w:t>
        </w:r>
      </w:ins>
    </w:p>
    <w:p w14:paraId="0F1D0C19" w14:textId="4109263A" w:rsidR="002F313D" w:rsidDel="005A4B89" w:rsidRDefault="00B753A8" w:rsidP="002F313D">
      <w:pPr>
        <w:pStyle w:val="BodyText"/>
        <w:numPr>
          <w:ilvl w:val="0"/>
          <w:numId w:val="36"/>
        </w:numPr>
        <w:spacing w:before="77"/>
        <w:rPr>
          <w:del w:id="41" w:author="Biasi, Barbara" w:date="2024-10-22T17:33:00Z" w16du:dateUtc="2024-10-22T15:33:00Z"/>
          <w:rFonts w:ascii="Cambria" w:hAnsi="Cambria" w:cs="Times New Roman"/>
          <w:sz w:val="22"/>
          <w:szCs w:val="22"/>
        </w:rPr>
      </w:pPr>
      <w:del w:id="42" w:author="Biasi, Barbara" w:date="2024-10-22T17:33:00Z" w16du:dateUtc="2024-10-22T15:33:00Z">
        <w:r w:rsidRPr="0060568E" w:rsidDel="005A4B89">
          <w:rPr>
            <w:rFonts w:ascii="Cambria" w:hAnsi="Cambria" w:cs="Times New Roman"/>
            <w:sz w:val="22"/>
            <w:szCs w:val="22"/>
          </w:rPr>
          <w:delText>(</w:delText>
        </w:r>
        <w:r w:rsidR="007F3045" w:rsidDel="005A4B89">
          <w:rPr>
            <w:rFonts w:ascii="Cambria" w:hAnsi="Cambria" w:cs="Times New Roman"/>
            <w:sz w:val="22"/>
            <w:szCs w:val="22"/>
          </w:rPr>
          <w:delText>10</w:delText>
        </w:r>
        <w:r w:rsidRPr="0060568E" w:rsidDel="005A4B89">
          <w:rPr>
            <w:rFonts w:ascii="Cambria" w:hAnsi="Cambria" w:cs="Times New Roman"/>
            <w:sz w:val="22"/>
            <w:szCs w:val="22"/>
          </w:rPr>
          <w:delText xml:space="preserve"> points) </w:delText>
        </w:r>
        <w:r w:rsidR="002F313D" w:rsidDel="005A4B89">
          <w:rPr>
            <w:rFonts w:ascii="Cambria" w:hAnsi="Cambria" w:cs="Times New Roman"/>
            <w:sz w:val="22"/>
            <w:szCs w:val="22"/>
          </w:rPr>
          <w:delText>True/False</w:delText>
        </w:r>
      </w:del>
    </w:p>
    <w:p w14:paraId="6865C5DD" w14:textId="77607B82" w:rsidR="002F313D" w:rsidDel="005A4B89" w:rsidRDefault="002F313D" w:rsidP="002F313D">
      <w:pPr>
        <w:pStyle w:val="BodyText"/>
        <w:numPr>
          <w:ilvl w:val="2"/>
          <w:numId w:val="41"/>
        </w:numPr>
        <w:spacing w:before="77"/>
        <w:rPr>
          <w:del w:id="43" w:author="Biasi, Barbara" w:date="2024-10-22T17:33:00Z" w16du:dateUtc="2024-10-22T15:33:00Z"/>
          <w:rFonts w:ascii="Cambria" w:hAnsi="Cambria" w:cs="Times New Roman"/>
          <w:sz w:val="22"/>
          <w:szCs w:val="22"/>
        </w:rPr>
      </w:pPr>
      <w:del w:id="44" w:author="Biasi, Barbara" w:date="2024-10-22T17:33:00Z" w16du:dateUtc="2024-10-22T15:33:00Z">
        <w:r w:rsidDel="005A4B89">
          <w:rPr>
            <w:rFonts w:ascii="Cambria" w:hAnsi="Cambria" w:cs="Times New Roman"/>
            <w:sz w:val="22"/>
            <w:szCs w:val="22"/>
          </w:rPr>
          <w:delText xml:space="preserve">Except for rare cases, the demand curve is always downward sloping.  </w:delText>
        </w:r>
        <w:r w:rsidDel="005A4B89">
          <w:rPr>
            <w:rFonts w:ascii="Cambria" w:hAnsi="Cambria" w:cs="Times New Roman"/>
            <w:sz w:val="22"/>
            <w:szCs w:val="22"/>
          </w:rPr>
          <w:br/>
        </w:r>
        <w:r w:rsidRPr="0063088B" w:rsidDel="005A4B89">
          <w:rPr>
            <w:rFonts w:ascii="Cambria" w:hAnsi="Cambria" w:cs="Times New Roman"/>
            <w:color w:val="FF0000"/>
            <w:sz w:val="22"/>
            <w:szCs w:val="22"/>
          </w:rPr>
          <w:delText>(True, 2</w:delText>
        </w:r>
        <w:r w:rsidR="00B753A8" w:rsidDel="005A4B89">
          <w:rPr>
            <w:rFonts w:ascii="Cambria" w:hAnsi="Cambria" w:cs="Times New Roman"/>
            <w:color w:val="FF0000"/>
            <w:sz w:val="22"/>
            <w:szCs w:val="22"/>
          </w:rPr>
          <w:delText>.</w:delText>
        </w:r>
        <w:r w:rsidR="00FB2606" w:rsidDel="005A4B89">
          <w:rPr>
            <w:rFonts w:ascii="Cambria" w:hAnsi="Cambria" w:cs="Times New Roman"/>
            <w:color w:val="FF0000"/>
            <w:sz w:val="22"/>
            <w:szCs w:val="22"/>
          </w:rPr>
          <w:delText>5</w:delText>
        </w:r>
        <w:r w:rsidRPr="0063088B" w:rsidDel="005A4B89">
          <w:rPr>
            <w:rFonts w:ascii="Cambria" w:hAnsi="Cambria" w:cs="Times New Roman"/>
            <w:color w:val="FF0000"/>
            <w:sz w:val="22"/>
            <w:szCs w:val="22"/>
          </w:rPr>
          <w:delText>pts)</w:delText>
        </w:r>
      </w:del>
    </w:p>
    <w:p w14:paraId="2364A4A0" w14:textId="1D5EF152" w:rsidR="002F313D" w:rsidDel="005A4B89" w:rsidRDefault="002F313D" w:rsidP="002F313D">
      <w:pPr>
        <w:pStyle w:val="BodyText"/>
        <w:numPr>
          <w:ilvl w:val="1"/>
          <w:numId w:val="41"/>
        </w:numPr>
        <w:spacing w:before="77"/>
        <w:rPr>
          <w:del w:id="45" w:author="Biasi, Barbara" w:date="2024-10-22T17:33:00Z" w16du:dateUtc="2024-10-22T15:33:00Z"/>
          <w:rFonts w:ascii="Cambria" w:hAnsi="Cambria" w:cs="Times New Roman"/>
          <w:sz w:val="22"/>
          <w:szCs w:val="22"/>
        </w:rPr>
      </w:pPr>
      <w:del w:id="46" w:author="Biasi, Barbara" w:date="2024-10-22T17:33:00Z" w16du:dateUtc="2024-10-22T15:33:00Z">
        <w:r w:rsidDel="005A4B89">
          <w:rPr>
            <w:rFonts w:ascii="Cambria" w:hAnsi="Cambria" w:cs="Times New Roman"/>
            <w:sz w:val="22"/>
            <w:szCs w:val="22"/>
          </w:rPr>
          <w:delText xml:space="preserve">A firm’s average cost curve describes its supply function. </w:delText>
        </w:r>
        <w:r w:rsidDel="005A4B89">
          <w:rPr>
            <w:rFonts w:ascii="Cambria" w:hAnsi="Cambria" w:cs="Times New Roman"/>
            <w:sz w:val="22"/>
            <w:szCs w:val="22"/>
          </w:rPr>
          <w:br/>
        </w:r>
        <w:r w:rsidRPr="0063088B" w:rsidDel="005A4B89">
          <w:rPr>
            <w:rFonts w:ascii="Cambria" w:hAnsi="Cambria" w:cs="Times New Roman"/>
            <w:color w:val="FF0000"/>
            <w:sz w:val="22"/>
            <w:szCs w:val="22"/>
          </w:rPr>
          <w:delText>(False, 2</w:delText>
        </w:r>
        <w:r w:rsidR="00B753A8" w:rsidDel="005A4B89">
          <w:rPr>
            <w:rFonts w:ascii="Cambria" w:hAnsi="Cambria" w:cs="Times New Roman"/>
            <w:color w:val="FF0000"/>
            <w:sz w:val="22"/>
            <w:szCs w:val="22"/>
          </w:rPr>
          <w:delText>.</w:delText>
        </w:r>
        <w:r w:rsidR="00FB2606" w:rsidDel="005A4B89">
          <w:rPr>
            <w:rFonts w:ascii="Cambria" w:hAnsi="Cambria" w:cs="Times New Roman"/>
            <w:color w:val="FF0000"/>
            <w:sz w:val="22"/>
            <w:szCs w:val="22"/>
          </w:rPr>
          <w:delText>5</w:delText>
        </w:r>
        <w:r w:rsidRPr="0063088B" w:rsidDel="005A4B89">
          <w:rPr>
            <w:rFonts w:ascii="Cambria" w:hAnsi="Cambria" w:cs="Times New Roman"/>
            <w:color w:val="FF0000"/>
            <w:sz w:val="22"/>
            <w:szCs w:val="22"/>
          </w:rPr>
          <w:delText>pts)</w:delText>
        </w:r>
      </w:del>
    </w:p>
    <w:p w14:paraId="670C52D5" w14:textId="4DD8A25A" w:rsidR="002F313D" w:rsidDel="005A4B89" w:rsidRDefault="002F313D" w:rsidP="002F313D">
      <w:pPr>
        <w:pStyle w:val="BodyText"/>
        <w:numPr>
          <w:ilvl w:val="1"/>
          <w:numId w:val="41"/>
        </w:numPr>
        <w:spacing w:before="77"/>
        <w:rPr>
          <w:del w:id="47" w:author="Biasi, Barbara" w:date="2024-10-22T17:33:00Z" w16du:dateUtc="2024-10-22T15:33:00Z"/>
          <w:rFonts w:ascii="Cambria" w:hAnsi="Cambria" w:cs="Times New Roman"/>
          <w:sz w:val="22"/>
          <w:szCs w:val="22"/>
        </w:rPr>
      </w:pPr>
      <w:del w:id="48" w:author="Biasi, Barbara" w:date="2024-10-22T17:33:00Z" w16du:dateUtc="2024-10-22T15:33:00Z">
        <w:r w:rsidDel="005A4B89">
          <w:rPr>
            <w:rFonts w:ascii="Cambria" w:hAnsi="Cambria" w:cs="Times New Roman"/>
            <w:sz w:val="22"/>
            <w:szCs w:val="22"/>
          </w:rPr>
          <w:delText xml:space="preserve">Membership pricing extracts all surplus from consumers and therefore is always optimal. </w:delText>
        </w:r>
        <w:r w:rsidDel="005A4B89">
          <w:rPr>
            <w:rFonts w:ascii="Cambria" w:hAnsi="Cambria" w:cs="Times New Roman"/>
            <w:sz w:val="22"/>
            <w:szCs w:val="22"/>
          </w:rPr>
          <w:br/>
        </w:r>
        <w:r w:rsidRPr="0063088B" w:rsidDel="005A4B89">
          <w:rPr>
            <w:rFonts w:ascii="Cambria" w:hAnsi="Cambria" w:cs="Times New Roman"/>
            <w:color w:val="FF0000"/>
            <w:sz w:val="22"/>
            <w:szCs w:val="22"/>
          </w:rPr>
          <w:delText>(False, 2</w:delText>
        </w:r>
        <w:r w:rsidR="00B753A8" w:rsidDel="005A4B89">
          <w:rPr>
            <w:rFonts w:ascii="Cambria" w:hAnsi="Cambria" w:cs="Times New Roman"/>
            <w:color w:val="FF0000"/>
            <w:sz w:val="22"/>
            <w:szCs w:val="22"/>
          </w:rPr>
          <w:delText>.</w:delText>
        </w:r>
        <w:r w:rsidR="00FB2606" w:rsidDel="005A4B89">
          <w:rPr>
            <w:rFonts w:ascii="Cambria" w:hAnsi="Cambria" w:cs="Times New Roman"/>
            <w:color w:val="FF0000"/>
            <w:sz w:val="22"/>
            <w:szCs w:val="22"/>
          </w:rPr>
          <w:delText>5</w:delText>
        </w:r>
        <w:r w:rsidRPr="0063088B" w:rsidDel="005A4B89">
          <w:rPr>
            <w:rFonts w:ascii="Cambria" w:hAnsi="Cambria" w:cs="Times New Roman"/>
            <w:color w:val="FF0000"/>
            <w:sz w:val="22"/>
            <w:szCs w:val="22"/>
          </w:rPr>
          <w:delText>pts)</w:delText>
        </w:r>
      </w:del>
    </w:p>
    <w:p w14:paraId="5ED2A4DF" w14:textId="1416E492" w:rsidR="002F313D" w:rsidRPr="006E4853" w:rsidDel="005A4B89" w:rsidRDefault="002F313D" w:rsidP="002F313D">
      <w:pPr>
        <w:pStyle w:val="BodyText"/>
        <w:numPr>
          <w:ilvl w:val="1"/>
          <w:numId w:val="41"/>
        </w:numPr>
        <w:spacing w:before="77"/>
        <w:rPr>
          <w:del w:id="49" w:author="Biasi, Barbara" w:date="2024-10-22T17:33:00Z" w16du:dateUtc="2024-10-22T15:33:00Z"/>
          <w:rFonts w:ascii="Cambria" w:hAnsi="Cambria" w:cs="Times New Roman"/>
          <w:sz w:val="22"/>
          <w:szCs w:val="22"/>
        </w:rPr>
      </w:pPr>
      <w:del w:id="50" w:author="Biasi, Barbara" w:date="2024-10-22T17:33:00Z" w16du:dateUtc="2024-10-22T15:33:00Z">
        <w:r w:rsidDel="005A4B89">
          <w:rPr>
            <w:rFonts w:ascii="Cambria" w:hAnsi="Cambria" w:cs="Times New Roman"/>
            <w:sz w:val="22"/>
            <w:szCs w:val="22"/>
          </w:rPr>
          <w:delText xml:space="preserve">The demand for a product is less elastic when there are more substitutes. </w:delText>
        </w:r>
        <w:r w:rsidDel="005A4B89">
          <w:rPr>
            <w:rFonts w:ascii="Cambria" w:hAnsi="Cambria" w:cs="Times New Roman"/>
            <w:sz w:val="22"/>
            <w:szCs w:val="22"/>
          </w:rPr>
          <w:br/>
        </w:r>
        <w:r w:rsidRPr="0063088B" w:rsidDel="005A4B89">
          <w:rPr>
            <w:rFonts w:ascii="Cambria" w:hAnsi="Cambria" w:cs="Times New Roman"/>
            <w:color w:val="FF0000"/>
            <w:sz w:val="22"/>
            <w:szCs w:val="22"/>
          </w:rPr>
          <w:delText>(</w:delText>
        </w:r>
        <w:r w:rsidDel="005A4B89">
          <w:rPr>
            <w:rFonts w:ascii="Cambria" w:hAnsi="Cambria" w:cs="Times New Roman"/>
            <w:color w:val="FF0000"/>
            <w:sz w:val="22"/>
            <w:szCs w:val="22"/>
          </w:rPr>
          <w:delText>False</w:delText>
        </w:r>
        <w:r w:rsidRPr="0063088B" w:rsidDel="005A4B89">
          <w:rPr>
            <w:rFonts w:ascii="Cambria" w:hAnsi="Cambria" w:cs="Times New Roman"/>
            <w:color w:val="FF0000"/>
            <w:sz w:val="22"/>
            <w:szCs w:val="22"/>
          </w:rPr>
          <w:delText>, 2</w:delText>
        </w:r>
        <w:r w:rsidR="00B753A8" w:rsidDel="005A4B89">
          <w:rPr>
            <w:rFonts w:ascii="Cambria" w:hAnsi="Cambria" w:cs="Times New Roman"/>
            <w:color w:val="FF0000"/>
            <w:sz w:val="22"/>
            <w:szCs w:val="22"/>
          </w:rPr>
          <w:delText>.</w:delText>
        </w:r>
        <w:r w:rsidR="00FB2606" w:rsidDel="005A4B89">
          <w:rPr>
            <w:rFonts w:ascii="Cambria" w:hAnsi="Cambria" w:cs="Times New Roman"/>
            <w:color w:val="FF0000"/>
            <w:sz w:val="22"/>
            <w:szCs w:val="22"/>
          </w:rPr>
          <w:delText>5</w:delText>
        </w:r>
        <w:r w:rsidRPr="0063088B" w:rsidDel="005A4B89">
          <w:rPr>
            <w:rFonts w:ascii="Cambria" w:hAnsi="Cambria" w:cs="Times New Roman"/>
            <w:color w:val="FF0000"/>
            <w:sz w:val="22"/>
            <w:szCs w:val="22"/>
          </w:rPr>
          <w:delText>pt)</w:delText>
        </w:r>
      </w:del>
    </w:p>
    <w:p w14:paraId="520BE3A4" w14:textId="4D4B73C1" w:rsidR="002F313D" w:rsidDel="005A4B89" w:rsidRDefault="002F313D" w:rsidP="002F313D">
      <w:pPr>
        <w:pStyle w:val="BodyText"/>
        <w:spacing w:before="77"/>
        <w:ind w:left="0"/>
        <w:rPr>
          <w:del w:id="51" w:author="Biasi, Barbara" w:date="2024-10-22T17:33:00Z" w16du:dateUtc="2024-10-22T15:33:00Z"/>
          <w:rFonts w:ascii="Cambria" w:hAnsi="Cambria" w:cs="Times New Roman"/>
          <w:sz w:val="22"/>
          <w:szCs w:val="22"/>
        </w:rPr>
      </w:pPr>
    </w:p>
    <w:p w14:paraId="2D28E23F" w14:textId="559B659C" w:rsidR="002F313D" w:rsidDel="005A4B89" w:rsidRDefault="00B753A8" w:rsidP="002F313D">
      <w:pPr>
        <w:pStyle w:val="Default"/>
        <w:numPr>
          <w:ilvl w:val="0"/>
          <w:numId w:val="36"/>
        </w:numPr>
        <w:rPr>
          <w:del w:id="52" w:author="Biasi, Barbara" w:date="2024-10-22T17:33:00Z" w16du:dateUtc="2024-10-22T15:33:00Z"/>
          <w:rFonts w:ascii="Cambria" w:hAnsi="Cambria" w:cs="Times New Roman"/>
          <w:sz w:val="22"/>
          <w:szCs w:val="22"/>
        </w:rPr>
      </w:pPr>
      <w:del w:id="53" w:author="Biasi, Barbara" w:date="2024-10-22T17:33:00Z" w16du:dateUtc="2024-10-22T15:33:00Z">
        <w:r w:rsidRPr="0060568E" w:rsidDel="005A4B89">
          <w:rPr>
            <w:rFonts w:ascii="Cambria" w:eastAsia="Times New Roman" w:hAnsi="Cambria" w:cs="Times New Roman"/>
            <w:sz w:val="22"/>
            <w:szCs w:val="22"/>
          </w:rPr>
          <w:delText>(</w:delText>
        </w:r>
        <w:r w:rsidR="007F3045" w:rsidDel="005A4B89">
          <w:rPr>
            <w:rFonts w:ascii="Cambria" w:eastAsia="Times New Roman" w:hAnsi="Cambria" w:cs="Times New Roman"/>
            <w:sz w:val="22"/>
            <w:szCs w:val="22"/>
          </w:rPr>
          <w:delText>10</w:delText>
        </w:r>
        <w:r w:rsidRPr="0060568E" w:rsidDel="005A4B89">
          <w:rPr>
            <w:rFonts w:ascii="Cambria" w:eastAsia="Times New Roman" w:hAnsi="Cambria" w:cs="Times New Roman"/>
            <w:sz w:val="22"/>
            <w:szCs w:val="22"/>
          </w:rPr>
          <w:delText xml:space="preserve"> points) </w:delText>
        </w:r>
        <w:r w:rsidR="002F313D" w:rsidDel="005A4B89">
          <w:rPr>
            <w:rFonts w:ascii="Cambria" w:hAnsi="Cambria" w:cs="Times New Roman"/>
            <w:sz w:val="22"/>
            <w:szCs w:val="22"/>
          </w:rPr>
          <w:delText xml:space="preserve">A local brewery uses both machines </w:delText>
        </w:r>
      </w:del>
      <m:oMath>
        <m:r>
          <w:del w:id="54" w:author="Biasi, Barbara" w:date="2024-10-22T17:33:00Z" w16du:dateUtc="2024-10-22T15:33:00Z">
            <w:rPr>
              <w:rFonts w:ascii="Cambria Math" w:hAnsi="Cambria Math" w:cs="Times New Roman"/>
              <w:sz w:val="22"/>
              <w:szCs w:val="22"/>
            </w:rPr>
            <m:t>(m)</m:t>
          </w:del>
        </m:r>
      </m:oMath>
      <w:del w:id="55" w:author="Biasi, Barbara" w:date="2024-10-22T17:33:00Z" w16du:dateUtc="2024-10-22T15:33:00Z">
        <w:r w:rsidR="002F313D" w:rsidDel="005A4B89">
          <w:rPr>
            <w:rFonts w:ascii="Cambria" w:hAnsi="Cambria" w:cs="Times New Roman"/>
            <w:sz w:val="22"/>
            <w:szCs w:val="22"/>
          </w:rPr>
          <w:delText xml:space="preserve"> and labor </w:delText>
        </w:r>
      </w:del>
      <m:oMath>
        <m:r>
          <w:del w:id="56" w:author="Biasi, Barbara" w:date="2024-10-22T17:33:00Z" w16du:dateUtc="2024-10-22T15:33:00Z">
            <w:rPr>
              <w:rFonts w:ascii="Cambria Math" w:hAnsi="Cambria Math" w:cs="Times New Roman"/>
              <w:sz w:val="22"/>
              <w:szCs w:val="22"/>
            </w:rPr>
            <m:t>(l)</m:t>
          </w:del>
        </m:r>
      </m:oMath>
      <w:del w:id="57" w:author="Biasi, Barbara" w:date="2024-10-22T17:33:00Z" w16du:dateUtc="2024-10-22T15:33:00Z">
        <w:r w:rsidR="002F313D" w:rsidDel="005A4B89">
          <w:rPr>
            <w:rFonts w:ascii="Cambria" w:hAnsi="Cambria" w:cs="Times New Roman"/>
            <w:sz w:val="22"/>
            <w:szCs w:val="22"/>
          </w:rPr>
          <w:delText xml:space="preserve"> to make their product. Suppose that they hire a consultant to estimate their marginal return of investments (MPI’s) for machines and labor. They find that their MPI for labor is 0.05 and their MPI for machine is 0.06. How should they adjust their plan? </w:delText>
        </w:r>
      </w:del>
    </w:p>
    <w:p w14:paraId="147C524C" w14:textId="459604C3" w:rsidR="002F313D" w:rsidDel="005A4B89" w:rsidRDefault="002F313D" w:rsidP="002F313D">
      <w:pPr>
        <w:pStyle w:val="Default"/>
        <w:rPr>
          <w:del w:id="58" w:author="Biasi, Barbara" w:date="2024-10-22T17:33:00Z" w16du:dateUtc="2024-10-22T15:33:00Z"/>
          <w:rFonts w:ascii="Cambria" w:hAnsi="Cambria" w:cs="Times New Roman"/>
          <w:sz w:val="22"/>
          <w:szCs w:val="22"/>
        </w:rPr>
      </w:pPr>
    </w:p>
    <w:p w14:paraId="006DE50F" w14:textId="0C316C2B" w:rsidR="002F313D" w:rsidRPr="006E4853" w:rsidDel="005A4B89" w:rsidRDefault="002F313D" w:rsidP="002F313D">
      <w:pPr>
        <w:pStyle w:val="Default"/>
        <w:rPr>
          <w:del w:id="59" w:author="Biasi, Barbara" w:date="2024-10-22T17:33:00Z" w16du:dateUtc="2024-10-22T15:33:00Z"/>
          <w:rFonts w:ascii="Cambria" w:hAnsi="Cambria" w:cs="Times New Roman"/>
          <w:color w:val="FF0000"/>
          <w:sz w:val="22"/>
          <w:szCs w:val="22"/>
        </w:rPr>
      </w:pPr>
      <w:del w:id="60" w:author="Biasi, Barbara" w:date="2024-10-22T17:33:00Z" w16du:dateUtc="2024-10-22T15:33:00Z">
        <w:r w:rsidRPr="006E4853" w:rsidDel="005A4B89">
          <w:rPr>
            <w:rFonts w:ascii="Cambria" w:hAnsi="Cambria" w:cs="Times New Roman"/>
            <w:color w:val="FF0000"/>
            <w:sz w:val="22"/>
            <w:szCs w:val="22"/>
          </w:rPr>
          <w:delText xml:space="preserve">Answer: Half credit for “MPIs’ have to be the same”, then full credit for “more </w:delText>
        </w:r>
        <w:r w:rsidDel="005A4B89">
          <w:rPr>
            <w:rFonts w:ascii="Cambria" w:hAnsi="Cambria" w:cs="Times New Roman"/>
            <w:color w:val="FF0000"/>
            <w:sz w:val="22"/>
            <w:szCs w:val="22"/>
          </w:rPr>
          <w:delText>machines</w:delText>
        </w:r>
        <w:r w:rsidRPr="006E4853" w:rsidDel="005A4B89">
          <w:rPr>
            <w:rFonts w:ascii="Cambria" w:hAnsi="Cambria" w:cs="Times New Roman"/>
            <w:color w:val="FF0000"/>
            <w:sz w:val="22"/>
            <w:szCs w:val="22"/>
          </w:rPr>
          <w:delText xml:space="preserve">, fewer </w:delText>
        </w:r>
        <w:r w:rsidDel="005A4B89">
          <w:rPr>
            <w:rFonts w:ascii="Cambria" w:hAnsi="Cambria" w:cs="Times New Roman"/>
            <w:color w:val="FF0000"/>
            <w:sz w:val="22"/>
            <w:szCs w:val="22"/>
          </w:rPr>
          <w:delText>labor</w:delText>
        </w:r>
        <w:r w:rsidRPr="006E4853" w:rsidDel="005A4B89">
          <w:rPr>
            <w:rFonts w:ascii="Cambria" w:hAnsi="Cambria" w:cs="Times New Roman"/>
            <w:color w:val="FF0000"/>
            <w:sz w:val="22"/>
            <w:szCs w:val="22"/>
          </w:rPr>
          <w:delText xml:space="preserve">”. </w:delText>
        </w:r>
      </w:del>
    </w:p>
    <w:p w14:paraId="12F933D0" w14:textId="5F0F6F1B" w:rsidR="002F313D" w:rsidDel="005A4B89" w:rsidRDefault="002F313D" w:rsidP="002F313D">
      <w:pPr>
        <w:pStyle w:val="BodyText"/>
        <w:spacing w:before="77"/>
        <w:ind w:left="0"/>
        <w:rPr>
          <w:del w:id="61" w:author="Biasi, Barbara" w:date="2024-10-22T17:33:00Z" w16du:dateUtc="2024-10-22T15:33:00Z"/>
          <w:rFonts w:ascii="Cambria" w:hAnsi="Cambria" w:cs="Times New Roman"/>
          <w:sz w:val="22"/>
          <w:szCs w:val="22"/>
        </w:rPr>
      </w:pPr>
    </w:p>
    <w:p w14:paraId="7D45715A" w14:textId="649814A7" w:rsidR="002F313D" w:rsidDel="005A4B89" w:rsidRDefault="00B753A8" w:rsidP="002F313D">
      <w:pPr>
        <w:pStyle w:val="BodyText"/>
        <w:numPr>
          <w:ilvl w:val="0"/>
          <w:numId w:val="36"/>
        </w:numPr>
        <w:spacing w:before="77"/>
        <w:rPr>
          <w:del w:id="62" w:author="Biasi, Barbara" w:date="2024-10-22T17:33:00Z" w16du:dateUtc="2024-10-22T15:33:00Z"/>
          <w:rFonts w:ascii="Cambria" w:hAnsi="Cambria" w:cs="Times New Roman"/>
          <w:sz w:val="22"/>
          <w:szCs w:val="22"/>
        </w:rPr>
      </w:pPr>
      <w:del w:id="63" w:author="Biasi, Barbara" w:date="2024-10-22T17:33:00Z" w16du:dateUtc="2024-10-22T15:33:00Z">
        <w:r w:rsidRPr="0060568E" w:rsidDel="005A4B89">
          <w:rPr>
            <w:rFonts w:ascii="Cambria" w:hAnsi="Cambria" w:cs="Times New Roman"/>
            <w:sz w:val="22"/>
            <w:szCs w:val="22"/>
          </w:rPr>
          <w:delText>(</w:delText>
        </w:r>
        <w:r w:rsidR="007F3045" w:rsidDel="005A4B89">
          <w:rPr>
            <w:rFonts w:ascii="Cambria" w:hAnsi="Cambria" w:cs="Times New Roman"/>
            <w:sz w:val="22"/>
            <w:szCs w:val="22"/>
          </w:rPr>
          <w:delText>10</w:delText>
        </w:r>
        <w:r w:rsidRPr="0060568E" w:rsidDel="005A4B89">
          <w:rPr>
            <w:rFonts w:ascii="Cambria" w:hAnsi="Cambria" w:cs="Times New Roman"/>
            <w:sz w:val="22"/>
            <w:szCs w:val="22"/>
          </w:rPr>
          <w:delText xml:space="preserve"> points) </w:delText>
        </w:r>
        <w:r w:rsidR="002F313D" w:rsidDel="005A4B89">
          <w:rPr>
            <w:rFonts w:ascii="Cambria" w:hAnsi="Cambria" w:cs="Times New Roman"/>
            <w:sz w:val="22"/>
            <w:szCs w:val="22"/>
          </w:rPr>
          <w:delText xml:space="preserve">Dyson’s cordless vacuum costs $599. The average nationwide sales volume is 10K vacuums per day. On Black Friday of 2023, the price fell to $299, and the nationwide sales volume became 20K. What is (approximately) the demand elasticity of Dyson’s cordless vacuum? Suppose that (i) Dyson is a monopoly; (ii) there is a positive constant marginal cost for producing each unit of cordless vacuum;  and (iii) demand is more elastic when price is lower, is $599 an optimal price? Is it too high or too low? </w:delText>
        </w:r>
      </w:del>
    </w:p>
    <w:p w14:paraId="6C1A7747" w14:textId="395D3092" w:rsidR="002F313D" w:rsidDel="005A4B89" w:rsidRDefault="002F313D" w:rsidP="002F313D">
      <w:pPr>
        <w:pStyle w:val="BodyText"/>
        <w:spacing w:before="77"/>
        <w:rPr>
          <w:del w:id="64" w:author="Biasi, Barbara" w:date="2024-10-22T17:33:00Z" w16du:dateUtc="2024-10-22T15:33:00Z"/>
          <w:rFonts w:ascii="Cambria" w:hAnsi="Cambria" w:cs="Times New Roman"/>
          <w:sz w:val="22"/>
          <w:szCs w:val="22"/>
        </w:rPr>
      </w:pPr>
    </w:p>
    <w:p w14:paraId="4E5EBE53" w14:textId="4530C957" w:rsidR="002F313D" w:rsidDel="005A4B89" w:rsidRDefault="002F313D" w:rsidP="002F313D">
      <w:pPr>
        <w:pStyle w:val="BodyText"/>
        <w:spacing w:before="77"/>
        <w:rPr>
          <w:del w:id="65" w:author="Biasi, Barbara" w:date="2024-10-22T17:33:00Z" w16du:dateUtc="2024-10-22T15:33:00Z"/>
          <w:rFonts w:ascii="Cambria" w:hAnsi="Cambria" w:cs="Times New Roman"/>
          <w:color w:val="FF0000"/>
          <w:sz w:val="22"/>
          <w:szCs w:val="22"/>
        </w:rPr>
      </w:pPr>
      <w:del w:id="66" w:author="Biasi, Barbara" w:date="2024-10-22T17:33:00Z" w16du:dateUtc="2024-10-22T15:33:00Z">
        <w:r w:rsidRPr="006E4853" w:rsidDel="005A4B89">
          <w:rPr>
            <w:rFonts w:ascii="Cambria" w:hAnsi="Cambria" w:cs="Times New Roman"/>
            <w:color w:val="FF0000"/>
            <w:sz w:val="22"/>
            <w:szCs w:val="22"/>
          </w:rPr>
          <w:delText xml:space="preserve">Answer: </w:delText>
        </w:r>
      </w:del>
    </w:p>
    <w:p w14:paraId="23B866C6" w14:textId="1B76DD3E" w:rsidR="002F313D" w:rsidDel="005A4B89" w:rsidRDefault="002F313D" w:rsidP="002F313D">
      <w:pPr>
        <w:pStyle w:val="BodyText"/>
        <w:spacing w:before="77"/>
        <w:rPr>
          <w:del w:id="67" w:author="Biasi, Barbara" w:date="2024-10-22T17:33:00Z" w16du:dateUtc="2024-10-22T15:33:00Z"/>
          <w:rFonts w:ascii="Cambria" w:hAnsi="Cambria" w:cs="Times New Roman"/>
          <w:color w:val="FF0000"/>
          <w:sz w:val="22"/>
          <w:szCs w:val="22"/>
        </w:rPr>
      </w:pPr>
      <w:del w:id="68" w:author="Biasi, Barbara" w:date="2024-10-22T17:33:00Z" w16du:dateUtc="2024-10-22T15:33:00Z">
        <w:r w:rsidDel="005A4B89">
          <w:rPr>
            <w:rFonts w:ascii="Cambria" w:hAnsi="Cambria" w:cs="Times New Roman"/>
            <w:color w:val="FF0000"/>
            <w:sz w:val="22"/>
            <w:szCs w:val="22"/>
          </w:rPr>
          <w:delText xml:space="preserve">(75%) Percentage change in price: (299-599)/599~-0.5; percentage change in quantity: (20K-10K)/20K=0.5. Elasticity~-0.5/0.5=-1.  </w:delText>
        </w:r>
      </w:del>
    </w:p>
    <w:p w14:paraId="744B6DA1" w14:textId="6B2C11CE" w:rsidR="002F313D" w:rsidDel="005A4B89" w:rsidRDefault="002F313D" w:rsidP="002F313D">
      <w:pPr>
        <w:pStyle w:val="BodyText"/>
        <w:spacing w:before="77"/>
        <w:rPr>
          <w:del w:id="69" w:author="Biasi, Barbara" w:date="2024-10-22T17:33:00Z" w16du:dateUtc="2024-10-22T15:33:00Z"/>
          <w:rFonts w:ascii="Cambria" w:hAnsi="Cambria" w:cs="Times New Roman"/>
          <w:color w:val="FF0000"/>
          <w:sz w:val="22"/>
          <w:szCs w:val="22"/>
        </w:rPr>
      </w:pPr>
      <w:del w:id="70" w:author="Biasi, Barbara" w:date="2024-10-22T17:33:00Z" w16du:dateUtc="2024-10-22T15:33:00Z">
        <w:r w:rsidDel="005A4B89">
          <w:rPr>
            <w:rFonts w:ascii="Cambria" w:hAnsi="Cambria" w:cs="Times New Roman"/>
            <w:color w:val="FF0000"/>
            <w:sz w:val="22"/>
            <w:szCs w:val="22"/>
          </w:rPr>
          <w:delText>(Full credit if used different bases for percentage changes)</w:delText>
        </w:r>
      </w:del>
    </w:p>
    <w:p w14:paraId="0CB9A012" w14:textId="14B40AB1" w:rsidR="002F313D" w:rsidDel="005A4B89" w:rsidRDefault="002F313D" w:rsidP="002F313D">
      <w:pPr>
        <w:pStyle w:val="BodyText"/>
        <w:spacing w:before="77"/>
        <w:rPr>
          <w:del w:id="71" w:author="Biasi, Barbara" w:date="2024-10-22T17:33:00Z" w16du:dateUtc="2024-10-22T15:33:00Z"/>
          <w:rFonts w:ascii="Cambria" w:hAnsi="Cambria" w:cs="Times New Roman"/>
          <w:color w:val="FF0000"/>
          <w:sz w:val="22"/>
          <w:szCs w:val="22"/>
        </w:rPr>
      </w:pPr>
    </w:p>
    <w:p w14:paraId="483E7947" w14:textId="709AD090" w:rsidR="002F313D" w:rsidRPr="006E4853" w:rsidDel="005A4B89" w:rsidRDefault="002F313D" w:rsidP="002F313D">
      <w:pPr>
        <w:pStyle w:val="BodyText"/>
        <w:spacing w:before="77"/>
        <w:rPr>
          <w:del w:id="72" w:author="Biasi, Barbara" w:date="2024-10-22T17:33:00Z" w16du:dateUtc="2024-10-22T15:33:00Z"/>
          <w:rFonts w:ascii="Cambria" w:hAnsi="Cambria" w:cs="Times New Roman"/>
          <w:color w:val="FF0000"/>
          <w:sz w:val="22"/>
          <w:szCs w:val="22"/>
        </w:rPr>
      </w:pPr>
      <w:del w:id="73" w:author="Biasi, Barbara" w:date="2024-10-22T17:33:00Z" w16du:dateUtc="2024-10-22T15:33:00Z">
        <w:r w:rsidDel="005A4B89">
          <w:rPr>
            <w:rFonts w:ascii="Cambria" w:hAnsi="Cambria" w:cs="Times New Roman"/>
            <w:color w:val="FF0000"/>
            <w:sz w:val="22"/>
            <w:szCs w:val="22"/>
          </w:rPr>
          <w:delText>(25%) Demand elasticity at $599 is approximately -1. Marginal cost&gt;0 means markup should be &lt;1  according to the IEPR. So price should be higher</w:delText>
        </w:r>
      </w:del>
    </w:p>
    <w:p w14:paraId="1FBF6F1D" w14:textId="7E400E08" w:rsidR="002F313D" w:rsidDel="005A4B89" w:rsidRDefault="002F313D" w:rsidP="002F313D">
      <w:pPr>
        <w:pStyle w:val="BodyText"/>
        <w:spacing w:before="77"/>
        <w:ind w:left="0"/>
        <w:rPr>
          <w:del w:id="74" w:author="Biasi, Barbara" w:date="2024-10-22T17:33:00Z" w16du:dateUtc="2024-10-22T15:33:00Z"/>
          <w:rFonts w:ascii="Cambria" w:hAnsi="Cambria" w:cs="Times New Roman"/>
          <w:sz w:val="22"/>
          <w:szCs w:val="22"/>
        </w:rPr>
      </w:pPr>
    </w:p>
    <w:p w14:paraId="0E16689B" w14:textId="5C581547" w:rsidR="002F313D" w:rsidDel="005A4B89" w:rsidRDefault="00B753A8" w:rsidP="002F313D">
      <w:pPr>
        <w:pStyle w:val="BodyText"/>
        <w:numPr>
          <w:ilvl w:val="0"/>
          <w:numId w:val="36"/>
        </w:numPr>
        <w:spacing w:before="77"/>
        <w:rPr>
          <w:del w:id="75" w:author="Biasi, Barbara" w:date="2024-10-22T17:33:00Z" w16du:dateUtc="2024-10-22T15:33:00Z"/>
          <w:rFonts w:ascii="Cambria" w:hAnsi="Cambria" w:cs="Times New Roman"/>
          <w:sz w:val="22"/>
          <w:szCs w:val="22"/>
        </w:rPr>
      </w:pPr>
      <w:del w:id="76" w:author="Biasi, Barbara" w:date="2024-10-22T17:33:00Z" w16du:dateUtc="2024-10-22T15:33:00Z">
        <w:r w:rsidRPr="0060568E" w:rsidDel="005A4B89">
          <w:rPr>
            <w:rFonts w:ascii="Cambria" w:hAnsi="Cambria" w:cs="Times New Roman"/>
            <w:sz w:val="22"/>
            <w:szCs w:val="22"/>
          </w:rPr>
          <w:delText>(</w:delText>
        </w:r>
        <w:r w:rsidR="007F3045" w:rsidDel="005A4B89">
          <w:rPr>
            <w:rFonts w:ascii="Cambria" w:hAnsi="Cambria" w:cs="Times New Roman"/>
            <w:sz w:val="22"/>
            <w:szCs w:val="22"/>
          </w:rPr>
          <w:delText>10</w:delText>
        </w:r>
        <w:r w:rsidRPr="0060568E" w:rsidDel="005A4B89">
          <w:rPr>
            <w:rFonts w:ascii="Cambria" w:hAnsi="Cambria" w:cs="Times New Roman"/>
            <w:sz w:val="22"/>
            <w:szCs w:val="22"/>
          </w:rPr>
          <w:delText xml:space="preserve"> points) </w:delText>
        </w:r>
        <w:r w:rsidR="002F313D" w:rsidDel="005A4B89">
          <w:rPr>
            <w:rFonts w:ascii="Cambria" w:hAnsi="Cambria" w:cs="Times New Roman"/>
            <w:sz w:val="22"/>
            <w:szCs w:val="22"/>
          </w:rPr>
          <w:delText xml:space="preserve">Orange Theory offers two kinds of membership plans, the Basic plan ($79/mo) and the Elite plan (119/mo). The Basic plan provides 4 classes a month whereas the Elite plan provides 8 classes a month. Suppose that there are two types of potential customers, beginners and hardcore trainers. The hardcore trainers have higher reservation prices for each class and demand more classes in a month than the beginners. Suppose that the hardcore trainers have a surplus of $20 if they choose the Elite plan, and suppose that Orange Theory is pricing optimally, what would the hardcore trainers’ surplus be if they choose the Basic plan? </w:delText>
        </w:r>
      </w:del>
    </w:p>
    <w:p w14:paraId="0CB7B736" w14:textId="1AB83D62" w:rsidR="002F313D" w:rsidRPr="006E4853" w:rsidDel="005A4B89" w:rsidRDefault="002F313D" w:rsidP="002F313D">
      <w:pPr>
        <w:pStyle w:val="BodyText"/>
        <w:spacing w:before="77"/>
        <w:rPr>
          <w:del w:id="77" w:author="Biasi, Barbara" w:date="2024-10-22T17:33:00Z" w16du:dateUtc="2024-10-22T15:33:00Z"/>
          <w:rFonts w:ascii="Cambria" w:hAnsi="Cambria" w:cs="Times New Roman"/>
          <w:color w:val="FF0000"/>
          <w:sz w:val="22"/>
          <w:szCs w:val="22"/>
        </w:rPr>
      </w:pPr>
      <w:del w:id="78" w:author="Biasi, Barbara" w:date="2024-10-22T17:33:00Z" w16du:dateUtc="2024-10-22T15:33:00Z">
        <w:r w:rsidRPr="006E4853" w:rsidDel="005A4B89">
          <w:rPr>
            <w:rFonts w:ascii="Cambria" w:hAnsi="Cambria" w:cs="Times New Roman"/>
            <w:color w:val="FF0000"/>
            <w:sz w:val="22"/>
            <w:szCs w:val="22"/>
          </w:rPr>
          <w:delText xml:space="preserve">Answer: </w:delText>
        </w:r>
        <w:r w:rsidDel="005A4B89">
          <w:rPr>
            <w:rFonts w:ascii="Cambria" w:hAnsi="Cambria" w:cs="Times New Roman"/>
            <w:color w:val="FF0000"/>
            <w:sz w:val="22"/>
            <w:szCs w:val="22"/>
          </w:rPr>
          <w:delText xml:space="preserve">The hardcore trainers are the “high types”. If Orange Theory is pricing optimally, they will be indifferent between choosing the Elite plan and the Basic plan, so their surplus should be $20. </w:delText>
        </w:r>
      </w:del>
    </w:p>
    <w:p w14:paraId="7EFC4F3B" w14:textId="77777777" w:rsidR="002F313D" w:rsidRDefault="002F313D" w:rsidP="002F313D">
      <w:pPr>
        <w:pStyle w:val="BodyText"/>
        <w:spacing w:before="77"/>
        <w:ind w:left="872"/>
        <w:rPr>
          <w:rFonts w:ascii="Cambria" w:hAnsi="Cambria" w:cs="Times New Roman"/>
          <w:sz w:val="22"/>
          <w:szCs w:val="22"/>
        </w:rPr>
      </w:pPr>
    </w:p>
    <w:p w14:paraId="3078889D" w14:textId="7DE3753F" w:rsidR="002F313D" w:rsidRDefault="00B753A8" w:rsidP="002F313D">
      <w:pPr>
        <w:pStyle w:val="BodyText"/>
        <w:numPr>
          <w:ilvl w:val="0"/>
          <w:numId w:val="36"/>
        </w:numPr>
        <w:spacing w:before="77"/>
        <w:rPr>
          <w:rFonts w:ascii="Cambria" w:hAnsi="Cambria" w:cs="Times New Roman"/>
          <w:sz w:val="22"/>
          <w:szCs w:val="22"/>
        </w:rPr>
      </w:pPr>
      <w:r w:rsidRPr="0060568E">
        <w:rPr>
          <w:rFonts w:ascii="Cambria" w:hAnsi="Cambria" w:cs="Times New Roman"/>
          <w:sz w:val="22"/>
          <w:szCs w:val="22"/>
        </w:rPr>
        <w:t>(</w:t>
      </w:r>
      <w:r w:rsidR="007F3045">
        <w:rPr>
          <w:rFonts w:ascii="Cambria" w:hAnsi="Cambria" w:cs="Times New Roman"/>
          <w:sz w:val="22"/>
          <w:szCs w:val="22"/>
        </w:rPr>
        <w:t>10</w:t>
      </w:r>
      <w:r w:rsidRPr="0060568E">
        <w:rPr>
          <w:rFonts w:ascii="Cambria" w:hAnsi="Cambria" w:cs="Times New Roman"/>
          <w:sz w:val="22"/>
          <w:szCs w:val="22"/>
        </w:rPr>
        <w:t xml:space="preserve"> points) </w:t>
      </w:r>
      <w:r w:rsidR="002F313D">
        <w:rPr>
          <w:rFonts w:ascii="Cambria" w:hAnsi="Cambria" w:cs="Times New Roman"/>
          <w:sz w:val="22"/>
          <w:szCs w:val="22"/>
        </w:rPr>
        <w:t xml:space="preserve">In May 2020, a box of surgical mask costs $12, and there were 100K boxes sold nationwide in a day on average. In May 2024, a box of surgical mask costs $10, and there were 20K boxes sold nationwide in a day on average. Comparing the prices and quantities of surgical masks in 2020 and in 2024, higher prices are coupled with higher quantities. Does this mean that the demand for surgical masks is upward sloping? Why or why not? </w:t>
      </w:r>
    </w:p>
    <w:p w14:paraId="1B1DC462" w14:textId="6DD02433" w:rsidR="002F313D" w:rsidRPr="006E4853" w:rsidRDefault="002F313D" w:rsidP="002F313D">
      <w:pPr>
        <w:pStyle w:val="BodyText"/>
        <w:spacing w:before="77"/>
        <w:rPr>
          <w:rFonts w:ascii="Cambria" w:hAnsi="Cambria" w:cs="Times New Roman"/>
          <w:color w:val="FF0000"/>
          <w:sz w:val="22"/>
          <w:szCs w:val="22"/>
        </w:rPr>
      </w:pPr>
      <w:r w:rsidRPr="006E4853">
        <w:rPr>
          <w:rFonts w:ascii="Cambria" w:hAnsi="Cambria" w:cs="Times New Roman"/>
          <w:color w:val="FF0000"/>
          <w:sz w:val="22"/>
          <w:szCs w:val="22"/>
        </w:rPr>
        <w:br/>
        <w:t xml:space="preserve">Answer: </w:t>
      </w:r>
      <w:ins w:id="79" w:author="Biasi, Barbara" w:date="2024-10-22T17:37:00Z" w16du:dateUtc="2024-10-22T15:37:00Z">
        <w:r w:rsidR="00AC0240">
          <w:rPr>
            <w:rFonts w:ascii="Cambria" w:hAnsi="Cambria" w:cs="Times New Roman"/>
            <w:color w:val="FF0000"/>
            <w:sz w:val="22"/>
            <w:szCs w:val="22"/>
          </w:rPr>
          <w:t xml:space="preserve">OLD QUESTION – PAY ATTENTION </w:t>
        </w:r>
      </w:ins>
      <w:r>
        <w:rPr>
          <w:rFonts w:ascii="Cambria" w:hAnsi="Cambria" w:cs="Times New Roman"/>
          <w:color w:val="FF0000"/>
          <w:sz w:val="22"/>
          <w:szCs w:val="22"/>
        </w:rPr>
        <w:t xml:space="preserve">The information given here is not sufficient to draw any conclusions regarding the slope of the demand. Because equilibrium prices and quantities in 2020 versus 2024 depend on both the demand and supply, as well as their levels. What is more likely is that demand shifts down from 2020 to 2024, causing both the equilibrium price and the equilibrium quantity to fall. </w:t>
      </w:r>
    </w:p>
    <w:p w14:paraId="600392CE" w14:textId="77777777" w:rsidR="002F313D" w:rsidRDefault="002F313D" w:rsidP="002F313D">
      <w:pPr>
        <w:pStyle w:val="Default"/>
        <w:rPr>
          <w:rFonts w:ascii="Cambria" w:hAnsi="Cambria" w:cs="Times New Roman"/>
          <w:b/>
          <w:bCs/>
        </w:rPr>
      </w:pPr>
    </w:p>
    <w:p w14:paraId="05741ED5" w14:textId="77777777" w:rsidR="002F313D" w:rsidRDefault="002F313D" w:rsidP="002F313D">
      <w:pPr>
        <w:pStyle w:val="Default"/>
        <w:rPr>
          <w:rFonts w:ascii="Cambria" w:hAnsi="Cambria" w:cs="Times New Roman"/>
          <w:b/>
          <w:bCs/>
        </w:rPr>
      </w:pPr>
    </w:p>
    <w:p w14:paraId="373228F7" w14:textId="471AF0E0" w:rsidR="00611325" w:rsidRPr="00611325" w:rsidRDefault="00F635CA" w:rsidP="00611325">
      <w:pPr>
        <w:pStyle w:val="BodyText"/>
        <w:numPr>
          <w:ilvl w:val="0"/>
          <w:numId w:val="36"/>
        </w:numPr>
        <w:spacing w:before="77"/>
        <w:rPr>
          <w:rFonts w:ascii="Cambria" w:hAnsi="Cambria" w:cs="Times New Roman"/>
          <w:sz w:val="22"/>
          <w:szCs w:val="22"/>
        </w:rPr>
      </w:pPr>
      <w:r w:rsidRPr="00611325">
        <w:rPr>
          <w:rFonts w:ascii="Cambria" w:hAnsi="Cambria" w:cs="Times New Roman"/>
          <w:sz w:val="22"/>
          <w:szCs w:val="22"/>
        </w:rPr>
        <w:t>(</w:t>
      </w:r>
      <w:r w:rsidR="007F3045">
        <w:rPr>
          <w:rFonts w:ascii="Cambria" w:hAnsi="Cambria" w:cs="Times New Roman"/>
          <w:sz w:val="22"/>
          <w:szCs w:val="22"/>
        </w:rPr>
        <w:t>10</w:t>
      </w:r>
      <w:r w:rsidRPr="00611325">
        <w:rPr>
          <w:rFonts w:ascii="Cambria" w:hAnsi="Cambria" w:cs="Times New Roman"/>
          <w:sz w:val="22"/>
          <w:szCs w:val="22"/>
        </w:rPr>
        <w:t xml:space="preserve"> points) </w:t>
      </w:r>
      <w:r w:rsidR="00611325" w:rsidRPr="00611325">
        <w:rPr>
          <w:rFonts w:ascii="Cambria" w:hAnsi="Cambria" w:cs="Times New Roman"/>
          <w:sz w:val="22"/>
          <w:szCs w:val="22"/>
        </w:rPr>
        <w:t xml:space="preserve">The Government of Japan imposes </w:t>
      </w:r>
      <w:del w:id="80" w:author="Biasi, Barbara" w:date="2024-10-22T17:36:00Z" w16du:dateUtc="2024-10-22T15:36:00Z">
        <w:r w:rsidR="00611325" w:rsidRPr="00611325" w:rsidDel="005A4B89">
          <w:rPr>
            <w:rFonts w:ascii="Cambria" w:hAnsi="Cambria" w:cs="Times New Roman"/>
            <w:sz w:val="22"/>
            <w:szCs w:val="22"/>
          </w:rPr>
          <w:delText>a very high</w:delText>
        </w:r>
      </w:del>
      <w:ins w:id="81" w:author="Biasi, Barbara" w:date="2024-10-22T17:36:00Z" w16du:dateUtc="2024-10-22T15:36:00Z">
        <w:r w:rsidR="005A4B89">
          <w:rPr>
            <w:rFonts w:ascii="Cambria" w:hAnsi="Cambria" w:cs="Times New Roman"/>
            <w:sz w:val="22"/>
            <w:szCs w:val="22"/>
          </w:rPr>
          <w:t>an</w:t>
        </w:r>
      </w:ins>
      <w:r w:rsidR="00611325" w:rsidRPr="00611325">
        <w:rPr>
          <w:rFonts w:ascii="Cambria" w:hAnsi="Cambria" w:cs="Times New Roman"/>
          <w:sz w:val="22"/>
          <w:szCs w:val="22"/>
        </w:rPr>
        <w:t xml:space="preserve"> </w:t>
      </w:r>
      <w:del w:id="82" w:author="Biasi, Barbara" w:date="2024-10-22T17:34:00Z" w16du:dateUtc="2024-10-22T15:34:00Z">
        <w:r w:rsidR="00611325" w:rsidRPr="00611325" w:rsidDel="005A4B89">
          <w:rPr>
            <w:rFonts w:ascii="Cambria" w:hAnsi="Cambria" w:cs="Times New Roman"/>
            <w:sz w:val="22"/>
            <w:szCs w:val="22"/>
          </w:rPr>
          <w:delText xml:space="preserve">import </w:delText>
        </w:r>
      </w:del>
      <w:ins w:id="83" w:author="Biasi, Barbara" w:date="2024-10-22T17:34:00Z" w16du:dateUtc="2024-10-22T15:34:00Z">
        <w:r w:rsidR="005A4B89">
          <w:rPr>
            <w:rFonts w:ascii="Cambria" w:hAnsi="Cambria" w:cs="Times New Roman"/>
            <w:sz w:val="22"/>
            <w:szCs w:val="22"/>
          </w:rPr>
          <w:t xml:space="preserve">export </w:t>
        </w:r>
      </w:ins>
      <w:ins w:id="84" w:author="Biasi, Barbara" w:date="2024-10-22T17:35:00Z" w16du:dateUtc="2024-10-22T15:35:00Z">
        <w:r w:rsidR="005A4B89">
          <w:rPr>
            <w:rFonts w:ascii="Cambria" w:hAnsi="Cambria" w:cs="Times New Roman"/>
            <w:sz w:val="22"/>
            <w:szCs w:val="22"/>
          </w:rPr>
          <w:t>subsidy</w:t>
        </w:r>
      </w:ins>
      <w:ins w:id="85" w:author="Biasi, Barbara" w:date="2024-10-22T17:34:00Z" w16du:dateUtc="2024-10-22T15:34:00Z">
        <w:r w:rsidR="005A4B89" w:rsidRPr="00611325">
          <w:rPr>
            <w:rFonts w:ascii="Cambria" w:hAnsi="Cambria" w:cs="Times New Roman"/>
            <w:sz w:val="22"/>
            <w:szCs w:val="22"/>
          </w:rPr>
          <w:t xml:space="preserve"> </w:t>
        </w:r>
      </w:ins>
      <w:del w:id="86" w:author="Biasi, Barbara" w:date="2024-10-22T17:34:00Z" w16du:dateUtc="2024-10-22T15:34:00Z">
        <w:r w:rsidR="00611325" w:rsidRPr="00611325" w:rsidDel="005A4B89">
          <w:rPr>
            <w:rFonts w:ascii="Cambria" w:hAnsi="Cambria" w:cs="Times New Roman"/>
            <w:sz w:val="22"/>
            <w:szCs w:val="22"/>
          </w:rPr>
          <w:delText xml:space="preserve">duty </w:delText>
        </w:r>
      </w:del>
      <w:r w:rsidR="00611325" w:rsidRPr="00611325">
        <w:rPr>
          <w:rFonts w:ascii="Cambria" w:hAnsi="Cambria" w:cs="Times New Roman"/>
          <w:sz w:val="22"/>
          <w:szCs w:val="22"/>
        </w:rPr>
        <w:t xml:space="preserve">on </w:t>
      </w:r>
      <w:del w:id="87" w:author="Biasi, Barbara" w:date="2024-10-22T17:34:00Z" w16du:dateUtc="2024-10-22T15:34:00Z">
        <w:r w:rsidR="00611325" w:rsidRPr="00611325" w:rsidDel="005A4B89">
          <w:rPr>
            <w:rFonts w:ascii="Cambria" w:hAnsi="Cambria" w:cs="Times New Roman"/>
            <w:sz w:val="22"/>
            <w:szCs w:val="22"/>
          </w:rPr>
          <w:delText xml:space="preserve">copper </w:delText>
        </w:r>
      </w:del>
      <w:ins w:id="88" w:author="Biasi, Barbara" w:date="2024-10-22T17:36:00Z" w16du:dateUtc="2024-10-22T15:36:00Z">
        <w:r w:rsidR="005A4B89">
          <w:rPr>
            <w:rFonts w:ascii="Cambria" w:hAnsi="Cambria" w:cs="Times New Roman"/>
            <w:sz w:val="22"/>
            <w:szCs w:val="22"/>
          </w:rPr>
          <w:t>certain types of beef</w:t>
        </w:r>
        <w:r w:rsidR="005A4B89" w:rsidRPr="00611325" w:rsidDel="005A4B89">
          <w:rPr>
            <w:rFonts w:ascii="Cambria" w:hAnsi="Cambria" w:cs="Times New Roman"/>
            <w:sz w:val="22"/>
            <w:szCs w:val="22"/>
          </w:rPr>
          <w:t xml:space="preserve"> </w:t>
        </w:r>
      </w:ins>
      <w:del w:id="89" w:author="Biasi, Barbara" w:date="2024-10-22T17:34:00Z" w16du:dateUtc="2024-10-22T15:34:00Z">
        <w:r w:rsidR="00611325" w:rsidRPr="00611325" w:rsidDel="005A4B89">
          <w:rPr>
            <w:rFonts w:ascii="Cambria" w:hAnsi="Cambria" w:cs="Times New Roman"/>
            <w:sz w:val="22"/>
            <w:szCs w:val="22"/>
          </w:rPr>
          <w:delText>products from Chile, Peru and Australia</w:delText>
        </w:r>
      </w:del>
      <w:r w:rsidR="00611325" w:rsidRPr="00611325">
        <w:rPr>
          <w:rFonts w:ascii="Cambria" w:hAnsi="Cambria" w:cs="Times New Roman"/>
          <w:sz w:val="22"/>
          <w:szCs w:val="22"/>
        </w:rPr>
        <w:t xml:space="preserve">. Who do you think would be the gainers and losers in Japan from such legislation?  </w:t>
      </w:r>
    </w:p>
    <w:p w14:paraId="1A5A54DD" w14:textId="77777777" w:rsidR="00611325" w:rsidRDefault="00611325" w:rsidP="00611325">
      <w:pPr>
        <w:widowControl w:val="0"/>
        <w:autoSpaceDE w:val="0"/>
        <w:autoSpaceDN w:val="0"/>
        <w:adjustRightInd w:val="0"/>
        <w:spacing w:after="0" w:line="240" w:lineRule="auto"/>
        <w:rPr>
          <w:rFonts w:ascii="Times" w:hAnsi="Times" w:cs="Times New Roman"/>
        </w:rPr>
      </w:pPr>
    </w:p>
    <w:p w14:paraId="1676608E" w14:textId="55D57D35" w:rsidR="00611325" w:rsidRPr="00611325" w:rsidRDefault="00611325" w:rsidP="00611325">
      <w:pPr>
        <w:pStyle w:val="BodyText"/>
        <w:tabs>
          <w:tab w:val="left" w:pos="513"/>
        </w:tabs>
        <w:spacing w:line="249" w:lineRule="auto"/>
        <w:ind w:left="512" w:right="382"/>
        <w:rPr>
          <w:rFonts w:ascii="Cambria" w:hAnsi="Cambria" w:cs="Times New Roman"/>
          <w:color w:val="FF0000"/>
          <w:sz w:val="22"/>
          <w:szCs w:val="22"/>
        </w:rPr>
      </w:pPr>
      <w:r w:rsidRPr="00611325">
        <w:rPr>
          <w:rFonts w:ascii="Cambria" w:hAnsi="Cambria" w:cs="Times New Roman"/>
          <w:color w:val="FF0000"/>
          <w:sz w:val="22"/>
          <w:szCs w:val="22"/>
        </w:rPr>
        <w:t xml:space="preserve">Producers of </w:t>
      </w:r>
      <w:del w:id="90" w:author="Biasi, Barbara" w:date="2024-10-22T17:36:00Z" w16du:dateUtc="2024-10-22T15:36:00Z">
        <w:r w:rsidRPr="00611325" w:rsidDel="005A4B89">
          <w:rPr>
            <w:rFonts w:ascii="Cambria" w:hAnsi="Cambria" w:cs="Times New Roman"/>
            <w:color w:val="FF0000"/>
            <w:sz w:val="22"/>
            <w:szCs w:val="22"/>
          </w:rPr>
          <w:delText xml:space="preserve">copper </w:delText>
        </w:r>
      </w:del>
      <w:ins w:id="91" w:author="Biasi, Barbara" w:date="2024-10-22T17:36:00Z" w16du:dateUtc="2024-10-22T15:36:00Z">
        <w:r w:rsidR="005A4B89">
          <w:rPr>
            <w:rFonts w:ascii="Cambria" w:hAnsi="Cambria" w:cs="Times New Roman"/>
            <w:color w:val="FF0000"/>
            <w:sz w:val="22"/>
            <w:szCs w:val="22"/>
          </w:rPr>
          <w:t>beef</w:t>
        </w:r>
        <w:r w:rsidR="005A4B89" w:rsidRPr="00611325">
          <w:rPr>
            <w:rFonts w:ascii="Cambria" w:hAnsi="Cambria" w:cs="Times New Roman"/>
            <w:color w:val="FF0000"/>
            <w:sz w:val="22"/>
            <w:szCs w:val="22"/>
          </w:rPr>
          <w:t xml:space="preserve"> </w:t>
        </w:r>
      </w:ins>
      <w:del w:id="92" w:author="Biasi, Barbara" w:date="2024-10-22T17:36:00Z" w16du:dateUtc="2024-10-22T15:36:00Z">
        <w:r w:rsidRPr="00611325" w:rsidDel="005A4B89">
          <w:rPr>
            <w:rFonts w:ascii="Cambria" w:hAnsi="Cambria" w:cs="Times New Roman"/>
            <w:color w:val="FF0000"/>
            <w:sz w:val="22"/>
            <w:szCs w:val="22"/>
          </w:rPr>
          <w:delText xml:space="preserve">products </w:delText>
        </w:r>
      </w:del>
      <w:r w:rsidRPr="00611325">
        <w:rPr>
          <w:rFonts w:ascii="Cambria" w:hAnsi="Cambria" w:cs="Times New Roman"/>
          <w:color w:val="FF0000"/>
          <w:sz w:val="22"/>
          <w:szCs w:val="22"/>
        </w:rPr>
        <w:t>in Japan would gain</w:t>
      </w:r>
      <w:r>
        <w:rPr>
          <w:rFonts w:ascii="Cambria" w:hAnsi="Cambria" w:cs="Times New Roman"/>
          <w:color w:val="FF0000"/>
          <w:sz w:val="22"/>
          <w:szCs w:val="22"/>
        </w:rPr>
        <w:t>.</w:t>
      </w:r>
    </w:p>
    <w:p w14:paraId="5662D8E3" w14:textId="341D643E" w:rsidR="00611325" w:rsidRPr="00611325" w:rsidRDefault="00611325" w:rsidP="00611325">
      <w:pPr>
        <w:pStyle w:val="BodyText"/>
        <w:tabs>
          <w:tab w:val="left" w:pos="513"/>
        </w:tabs>
        <w:spacing w:line="249" w:lineRule="auto"/>
        <w:ind w:left="512" w:right="382"/>
        <w:rPr>
          <w:rFonts w:ascii="Cambria" w:hAnsi="Cambria" w:cs="Times New Roman"/>
          <w:color w:val="FF0000"/>
          <w:sz w:val="22"/>
          <w:szCs w:val="22"/>
        </w:rPr>
      </w:pPr>
      <w:r w:rsidRPr="00611325">
        <w:rPr>
          <w:rFonts w:ascii="Cambria" w:hAnsi="Cambria" w:cs="Times New Roman"/>
          <w:color w:val="FF0000"/>
          <w:sz w:val="22"/>
          <w:szCs w:val="22"/>
        </w:rPr>
        <w:t>Consumers would pay higher prices and so would lose</w:t>
      </w:r>
      <w:r>
        <w:rPr>
          <w:rFonts w:ascii="Cambria" w:hAnsi="Cambria" w:cs="Times New Roman"/>
          <w:color w:val="FF0000"/>
          <w:sz w:val="22"/>
          <w:szCs w:val="22"/>
        </w:rPr>
        <w:t>.</w:t>
      </w:r>
    </w:p>
    <w:p w14:paraId="29276A3D" w14:textId="66AD0E9F" w:rsidR="00611325" w:rsidRDefault="00611325" w:rsidP="00611325">
      <w:pPr>
        <w:pStyle w:val="BodyText"/>
        <w:tabs>
          <w:tab w:val="left" w:pos="513"/>
        </w:tabs>
        <w:spacing w:line="249" w:lineRule="auto"/>
        <w:ind w:left="512" w:right="382"/>
        <w:rPr>
          <w:rFonts w:ascii="Cambria" w:hAnsi="Cambria" w:cs="Times New Roman"/>
          <w:color w:val="FF0000"/>
          <w:sz w:val="22"/>
          <w:szCs w:val="22"/>
        </w:rPr>
      </w:pPr>
      <w:r w:rsidRPr="00611325">
        <w:rPr>
          <w:rFonts w:ascii="Cambria" w:hAnsi="Cambria" w:cs="Times New Roman"/>
          <w:color w:val="FF0000"/>
          <w:sz w:val="22"/>
          <w:szCs w:val="22"/>
        </w:rPr>
        <w:t xml:space="preserve">Government would </w:t>
      </w:r>
      <w:del w:id="93" w:author="Biasi, Barbara" w:date="2024-10-22T17:36:00Z" w16du:dateUtc="2024-10-22T15:36:00Z">
        <w:r w:rsidRPr="00611325" w:rsidDel="005A4B89">
          <w:rPr>
            <w:rFonts w:ascii="Cambria" w:hAnsi="Cambria" w:cs="Times New Roman"/>
            <w:color w:val="FF0000"/>
            <w:sz w:val="22"/>
            <w:szCs w:val="22"/>
          </w:rPr>
          <w:delText>get tax revenue</w:delText>
        </w:r>
      </w:del>
      <w:ins w:id="94" w:author="Biasi, Barbara" w:date="2024-10-22T17:36:00Z" w16du:dateUtc="2024-10-22T15:36:00Z">
        <w:r w:rsidR="005A4B89">
          <w:rPr>
            <w:rFonts w:ascii="Cambria" w:hAnsi="Cambria" w:cs="Times New Roman"/>
            <w:color w:val="FF0000"/>
            <w:sz w:val="22"/>
            <w:szCs w:val="22"/>
          </w:rPr>
          <w:t xml:space="preserve">spend </w:t>
        </w:r>
      </w:ins>
      <w:ins w:id="95" w:author="Biasi, Barbara" w:date="2024-10-22T17:37:00Z" w16du:dateUtc="2024-10-22T15:37:00Z">
        <w:r w:rsidR="005A4B89">
          <w:rPr>
            <w:rFonts w:ascii="Cambria" w:hAnsi="Cambria" w:cs="Times New Roman"/>
            <w:color w:val="FF0000"/>
            <w:sz w:val="22"/>
            <w:szCs w:val="22"/>
          </w:rPr>
          <w:t>public money</w:t>
        </w:r>
      </w:ins>
      <w:r>
        <w:rPr>
          <w:rFonts w:ascii="Cambria" w:hAnsi="Cambria" w:cs="Times New Roman"/>
          <w:color w:val="FF0000"/>
          <w:sz w:val="22"/>
          <w:szCs w:val="22"/>
        </w:rPr>
        <w:t>.</w:t>
      </w:r>
    </w:p>
    <w:p w14:paraId="53BD21C2" w14:textId="77777777" w:rsidR="00611325" w:rsidRPr="00611325" w:rsidRDefault="00611325" w:rsidP="00611325">
      <w:pPr>
        <w:pStyle w:val="BodyText"/>
        <w:tabs>
          <w:tab w:val="left" w:pos="513"/>
        </w:tabs>
        <w:spacing w:line="249" w:lineRule="auto"/>
        <w:ind w:left="512" w:right="382"/>
        <w:rPr>
          <w:rFonts w:ascii="Cambria" w:hAnsi="Cambria" w:cs="Times New Roman"/>
          <w:color w:val="FF0000"/>
          <w:sz w:val="22"/>
          <w:szCs w:val="22"/>
        </w:rPr>
      </w:pPr>
    </w:p>
    <w:p w14:paraId="0CAEDD5B" w14:textId="4ED32771" w:rsidR="00F86D8C" w:rsidRDefault="00F635CA" w:rsidP="00F03EAB">
      <w:pPr>
        <w:pStyle w:val="Default"/>
        <w:numPr>
          <w:ilvl w:val="0"/>
          <w:numId w:val="36"/>
        </w:numPr>
        <w:spacing w:after="240" w:line="276" w:lineRule="auto"/>
        <w:rPr>
          <w:rFonts w:ascii="Cambria" w:hAnsi="Cambria" w:cs="Times New Roman"/>
          <w:sz w:val="22"/>
          <w:szCs w:val="22"/>
        </w:rPr>
      </w:pPr>
      <w:r w:rsidRPr="00611325">
        <w:rPr>
          <w:rFonts w:ascii="Cambria" w:eastAsia="Times New Roman" w:hAnsi="Cambria" w:cs="Times New Roman"/>
          <w:sz w:val="22"/>
          <w:szCs w:val="22"/>
        </w:rPr>
        <w:t>(</w:t>
      </w:r>
      <w:r w:rsidR="007F3045">
        <w:rPr>
          <w:rFonts w:ascii="Cambria" w:eastAsia="Times New Roman" w:hAnsi="Cambria" w:cs="Times New Roman"/>
          <w:sz w:val="22"/>
          <w:szCs w:val="22"/>
        </w:rPr>
        <w:t>10</w:t>
      </w:r>
      <w:r w:rsidRPr="00611325">
        <w:rPr>
          <w:rFonts w:ascii="Cambria" w:eastAsia="Times New Roman" w:hAnsi="Cambria" w:cs="Times New Roman"/>
          <w:sz w:val="22"/>
          <w:szCs w:val="22"/>
        </w:rPr>
        <w:t xml:space="preserve"> points) </w:t>
      </w:r>
      <w:r w:rsidR="00235FE7">
        <w:rPr>
          <w:rFonts w:ascii="Cambria" w:hAnsi="Cambria" w:cs="Times New Roman"/>
          <w:sz w:val="22"/>
          <w:szCs w:val="22"/>
        </w:rPr>
        <w:t>The state of Connecticut is considering imposing a tax on carbon emissions. What kind of tax is it and what is its purpose? Under which conditions would the imposition of such a tax lead to an efficient outcome?</w:t>
      </w:r>
    </w:p>
    <w:p w14:paraId="454213D6" w14:textId="77777777" w:rsidR="004F2B8E" w:rsidRDefault="00AC0240" w:rsidP="00235FE7">
      <w:pPr>
        <w:pStyle w:val="BodyText"/>
        <w:tabs>
          <w:tab w:val="left" w:pos="513"/>
        </w:tabs>
        <w:spacing w:line="249" w:lineRule="auto"/>
        <w:ind w:right="382"/>
        <w:rPr>
          <w:ins w:id="96" w:author="Biasi, Barbara" w:date="2024-10-22T17:37:00Z" w16du:dateUtc="2024-10-22T15:37:00Z"/>
          <w:rFonts w:ascii="Cambria" w:hAnsi="Cambria" w:cs="Times New Roman"/>
          <w:color w:val="FF0000"/>
          <w:sz w:val="22"/>
          <w:szCs w:val="22"/>
        </w:rPr>
      </w:pPr>
      <w:ins w:id="97" w:author="Biasi, Barbara" w:date="2024-10-22T17:37:00Z" w16du:dateUtc="2024-10-22T15:37:00Z">
        <w:r>
          <w:rPr>
            <w:rFonts w:ascii="Cambria" w:hAnsi="Cambria" w:cs="Times New Roman"/>
            <w:color w:val="FF0000"/>
            <w:sz w:val="22"/>
            <w:szCs w:val="22"/>
          </w:rPr>
          <w:t xml:space="preserve">OLD QUESTION – PAY ATTENTION </w:t>
        </w:r>
      </w:ins>
    </w:p>
    <w:p w14:paraId="77E3466A" w14:textId="1E65DFA9" w:rsidR="00235FE7" w:rsidRPr="00611325" w:rsidRDefault="00235FE7" w:rsidP="00235FE7">
      <w:pPr>
        <w:pStyle w:val="BodyText"/>
        <w:tabs>
          <w:tab w:val="left" w:pos="513"/>
        </w:tabs>
        <w:spacing w:line="249" w:lineRule="auto"/>
        <w:ind w:right="382"/>
        <w:rPr>
          <w:rFonts w:ascii="Cambria" w:hAnsi="Cambria" w:cs="Times New Roman"/>
          <w:color w:val="FF0000"/>
          <w:sz w:val="22"/>
          <w:szCs w:val="22"/>
        </w:rPr>
      </w:pPr>
      <w:r>
        <w:rPr>
          <w:rFonts w:ascii="Cambria" w:hAnsi="Cambria" w:cs="Times New Roman"/>
          <w:color w:val="FF0000"/>
          <w:sz w:val="22"/>
          <w:szCs w:val="22"/>
        </w:rPr>
        <w:t>Pigouvian o</w:t>
      </w:r>
      <w:ins w:id="98" w:author="Biasi, Barbara" w:date="2024-10-22T17:37:00Z" w16du:dateUtc="2024-10-22T15:37:00Z">
        <w:r w:rsidR="00AC0240">
          <w:rPr>
            <w:rFonts w:ascii="Cambria" w:hAnsi="Cambria" w:cs="Times New Roman"/>
            <w:color w:val="FF0000"/>
            <w:sz w:val="22"/>
            <w:szCs w:val="22"/>
          </w:rPr>
          <w:t>r</w:t>
        </w:r>
      </w:ins>
      <w:del w:id="99" w:author="Biasi, Barbara" w:date="2024-10-22T17:37:00Z" w16du:dateUtc="2024-10-22T15:37:00Z">
        <w:r w:rsidDel="00AC0240">
          <w:rPr>
            <w:rFonts w:ascii="Cambria" w:hAnsi="Cambria" w:cs="Times New Roman"/>
            <w:color w:val="FF0000"/>
            <w:sz w:val="22"/>
            <w:szCs w:val="22"/>
          </w:rPr>
          <w:delText>f</w:delText>
        </w:r>
      </w:del>
      <w:r>
        <w:rPr>
          <w:rFonts w:ascii="Cambria" w:hAnsi="Cambria" w:cs="Times New Roman"/>
          <w:color w:val="FF0000"/>
          <w:sz w:val="22"/>
          <w:szCs w:val="22"/>
        </w:rPr>
        <w:t xml:space="preserve"> externality tax.</w:t>
      </w:r>
    </w:p>
    <w:p w14:paraId="65115966" w14:textId="635F92BC" w:rsidR="00235FE7" w:rsidRPr="00611325" w:rsidRDefault="00235FE7" w:rsidP="00235FE7">
      <w:pPr>
        <w:pStyle w:val="BodyText"/>
        <w:tabs>
          <w:tab w:val="left" w:pos="513"/>
        </w:tabs>
        <w:spacing w:line="249" w:lineRule="auto"/>
        <w:ind w:right="382"/>
        <w:rPr>
          <w:rFonts w:ascii="Cambria" w:hAnsi="Cambria" w:cs="Times New Roman"/>
          <w:color w:val="FF0000"/>
          <w:sz w:val="22"/>
          <w:szCs w:val="22"/>
        </w:rPr>
      </w:pPr>
      <w:r>
        <w:rPr>
          <w:rFonts w:ascii="Cambria" w:hAnsi="Cambria" w:cs="Times New Roman"/>
          <w:color w:val="FF0000"/>
          <w:sz w:val="22"/>
          <w:szCs w:val="22"/>
        </w:rPr>
        <w:t>Objective is to reduce carbon emissions by equalizing private costs and social costs.</w:t>
      </w:r>
    </w:p>
    <w:p w14:paraId="659F98DC" w14:textId="2B1CFB9B" w:rsidR="00235FE7" w:rsidRDefault="00235FE7" w:rsidP="00235FE7">
      <w:pPr>
        <w:pStyle w:val="BodyText"/>
        <w:tabs>
          <w:tab w:val="left" w:pos="513"/>
        </w:tabs>
        <w:spacing w:line="249" w:lineRule="auto"/>
        <w:ind w:right="382"/>
        <w:rPr>
          <w:rFonts w:ascii="Cambria" w:hAnsi="Cambria" w:cs="Times New Roman"/>
          <w:color w:val="FF0000"/>
          <w:sz w:val="22"/>
          <w:szCs w:val="22"/>
        </w:rPr>
      </w:pPr>
      <w:r>
        <w:rPr>
          <w:rFonts w:ascii="Cambria" w:hAnsi="Cambria" w:cs="Times New Roman"/>
          <w:color w:val="FF0000"/>
          <w:sz w:val="22"/>
          <w:szCs w:val="22"/>
        </w:rPr>
        <w:t>Tax is only efficient if it is possible to correctly price the externality / quantify the social costs of carbon emissions.</w:t>
      </w:r>
    </w:p>
    <w:p w14:paraId="5577E3DA" w14:textId="77777777" w:rsidR="00B753A8" w:rsidRDefault="00B753A8" w:rsidP="00B753A8">
      <w:pPr>
        <w:pStyle w:val="Default"/>
        <w:spacing w:after="240" w:line="276" w:lineRule="auto"/>
        <w:rPr>
          <w:rFonts w:ascii="Cambria" w:hAnsi="Cambria" w:cs="Times New Roman"/>
          <w:sz w:val="22"/>
          <w:szCs w:val="22"/>
        </w:rPr>
      </w:pPr>
    </w:p>
    <w:p w14:paraId="20AD2F2D" w14:textId="29128DC4" w:rsidR="001B40A3" w:rsidRPr="00076FC5" w:rsidRDefault="001B40A3" w:rsidP="001B40A3">
      <w:pPr>
        <w:pStyle w:val="Default"/>
        <w:numPr>
          <w:ilvl w:val="0"/>
          <w:numId w:val="36"/>
        </w:numPr>
        <w:rPr>
          <w:rFonts w:ascii="Cambria" w:hAnsi="Cambria"/>
          <w:bCs/>
          <w:sz w:val="22"/>
          <w:szCs w:val="22"/>
        </w:rPr>
      </w:pPr>
      <w:r w:rsidRPr="00611325">
        <w:rPr>
          <w:rFonts w:ascii="Cambria" w:eastAsia="Times New Roman" w:hAnsi="Cambria" w:cs="Times New Roman"/>
          <w:sz w:val="22"/>
          <w:szCs w:val="22"/>
        </w:rPr>
        <w:t>(</w:t>
      </w:r>
      <w:r w:rsidR="005D7E83">
        <w:rPr>
          <w:rFonts w:ascii="Cambria" w:eastAsia="Times New Roman" w:hAnsi="Cambria" w:cs="Times New Roman"/>
          <w:sz w:val="22"/>
          <w:szCs w:val="22"/>
        </w:rPr>
        <w:t>10</w:t>
      </w:r>
      <w:r w:rsidRPr="00611325">
        <w:rPr>
          <w:rFonts w:ascii="Cambria" w:eastAsia="Times New Roman" w:hAnsi="Cambria" w:cs="Times New Roman"/>
          <w:sz w:val="22"/>
          <w:szCs w:val="22"/>
        </w:rPr>
        <w:t xml:space="preserve"> points) </w:t>
      </w:r>
      <w:r w:rsidRPr="00076FC5">
        <w:rPr>
          <w:rFonts w:ascii="Cambria" w:hAnsi="Cambria"/>
          <w:bCs/>
          <w:sz w:val="22"/>
          <w:szCs w:val="22"/>
        </w:rPr>
        <w:t xml:space="preserve">In the guessing game we played in the class, each player guesses an </w:t>
      </w:r>
      <w:r w:rsidRPr="00076FC5">
        <w:rPr>
          <w:rFonts w:ascii="Cambria" w:hAnsi="Cambria"/>
          <w:bCs/>
          <w:sz w:val="22"/>
          <w:szCs w:val="22"/>
          <w:u w:val="single"/>
        </w:rPr>
        <w:t>integer</w:t>
      </w:r>
      <w:r w:rsidRPr="00076FC5">
        <w:rPr>
          <w:rFonts w:ascii="Cambria" w:hAnsi="Cambria"/>
          <w:bCs/>
          <w:sz w:val="22"/>
          <w:szCs w:val="22"/>
        </w:rPr>
        <w:t xml:space="preserve"> between 1 and 100, with the target number being 2/3 of the average of all guesses. The players whose guesses were closest to the target number were the winners, and each winner received a reward of $10.</w:t>
      </w:r>
    </w:p>
    <w:p w14:paraId="2EF7959C" w14:textId="77777777" w:rsidR="001B40A3" w:rsidRPr="00076FC5" w:rsidRDefault="001B40A3" w:rsidP="001B40A3">
      <w:pPr>
        <w:pStyle w:val="Default"/>
        <w:rPr>
          <w:rFonts w:ascii="Cambria" w:hAnsi="Cambria"/>
          <w:bCs/>
          <w:sz w:val="22"/>
          <w:szCs w:val="22"/>
        </w:rPr>
      </w:pPr>
    </w:p>
    <w:p w14:paraId="6B33475A" w14:textId="77777777" w:rsidR="001B40A3" w:rsidRPr="00076FC5" w:rsidRDefault="001B40A3" w:rsidP="0005532F">
      <w:pPr>
        <w:pStyle w:val="Default"/>
        <w:ind w:left="417" w:firstLine="417"/>
        <w:rPr>
          <w:rFonts w:ascii="Cambria" w:hAnsi="Cambria"/>
          <w:bCs/>
          <w:sz w:val="22"/>
          <w:szCs w:val="22"/>
        </w:rPr>
      </w:pPr>
      <w:r w:rsidRPr="00076FC5">
        <w:rPr>
          <w:rFonts w:ascii="Cambria" w:hAnsi="Cambria"/>
          <w:bCs/>
          <w:sz w:val="22"/>
          <w:szCs w:val="22"/>
        </w:rPr>
        <w:t>Now, let’s make TWO changes:</w:t>
      </w:r>
    </w:p>
    <w:p w14:paraId="2945450D" w14:textId="77777777" w:rsidR="001B40A3" w:rsidRPr="00076FC5" w:rsidRDefault="001B40A3" w:rsidP="001B40A3">
      <w:pPr>
        <w:pStyle w:val="Default"/>
        <w:numPr>
          <w:ilvl w:val="0"/>
          <w:numId w:val="42"/>
        </w:numPr>
        <w:rPr>
          <w:rFonts w:ascii="Cambria" w:hAnsi="Cambria"/>
          <w:bCs/>
          <w:sz w:val="22"/>
          <w:szCs w:val="22"/>
        </w:rPr>
      </w:pPr>
      <w:r w:rsidRPr="00076FC5">
        <w:rPr>
          <w:rFonts w:ascii="Cambria" w:hAnsi="Cambria"/>
          <w:bCs/>
          <w:sz w:val="22"/>
          <w:szCs w:val="22"/>
        </w:rPr>
        <w:t xml:space="preserve">The target number is now </w:t>
      </w:r>
      <w:r w:rsidRPr="00076FC5">
        <w:rPr>
          <w:rFonts w:ascii="Cambria" w:hAnsi="Cambria"/>
          <w:b/>
          <w:sz w:val="22"/>
          <w:szCs w:val="22"/>
        </w:rPr>
        <w:t>the average</w:t>
      </w:r>
      <w:r w:rsidRPr="00076FC5">
        <w:rPr>
          <w:rFonts w:ascii="Cambria" w:hAnsi="Cambria"/>
          <w:bCs/>
          <w:sz w:val="22"/>
          <w:szCs w:val="22"/>
        </w:rPr>
        <w:t xml:space="preserve"> of all the guesses (instead of 2/3 of the average).</w:t>
      </w:r>
    </w:p>
    <w:p w14:paraId="6176D937" w14:textId="77777777" w:rsidR="001B40A3" w:rsidRPr="00076FC5" w:rsidRDefault="001B40A3" w:rsidP="001B40A3">
      <w:pPr>
        <w:pStyle w:val="Default"/>
        <w:numPr>
          <w:ilvl w:val="0"/>
          <w:numId w:val="42"/>
        </w:numPr>
        <w:rPr>
          <w:rFonts w:ascii="Cambria" w:hAnsi="Cambria"/>
          <w:bCs/>
          <w:sz w:val="22"/>
          <w:szCs w:val="22"/>
        </w:rPr>
      </w:pPr>
      <w:r w:rsidRPr="00076FC5">
        <w:rPr>
          <w:rFonts w:ascii="Cambria" w:hAnsi="Cambria"/>
          <w:bCs/>
          <w:sz w:val="22"/>
          <w:szCs w:val="22"/>
        </w:rPr>
        <w:t>If there is more than one winner, they will split the reward of $10 equally.</w:t>
      </w:r>
    </w:p>
    <w:p w14:paraId="2777F67D" w14:textId="77777777" w:rsidR="001B40A3" w:rsidRPr="00076FC5" w:rsidRDefault="001B40A3" w:rsidP="0005532F">
      <w:pPr>
        <w:pStyle w:val="Default"/>
        <w:ind w:left="720"/>
        <w:rPr>
          <w:rFonts w:ascii="Cambria" w:hAnsi="Cambria"/>
          <w:bCs/>
          <w:sz w:val="22"/>
          <w:szCs w:val="22"/>
        </w:rPr>
      </w:pPr>
      <w:r w:rsidRPr="00076FC5">
        <w:rPr>
          <w:rFonts w:ascii="Cambria" w:hAnsi="Cambria"/>
          <w:bCs/>
          <w:sz w:val="22"/>
          <w:szCs w:val="22"/>
        </w:rPr>
        <w:br/>
        <w:t>Assume there are at least three players in the game, and that each player aims to maximize their own reward. What are the Nash Equilibria of this new guessing game?</w:t>
      </w:r>
    </w:p>
    <w:p w14:paraId="4037D547" w14:textId="77777777" w:rsidR="001B40A3" w:rsidRPr="00076FC5" w:rsidRDefault="001B40A3" w:rsidP="001B40A3">
      <w:pPr>
        <w:pStyle w:val="Default"/>
        <w:rPr>
          <w:rFonts w:ascii="Cambria" w:hAnsi="Cambria"/>
          <w:bCs/>
          <w:sz w:val="22"/>
          <w:szCs w:val="22"/>
        </w:rPr>
      </w:pPr>
    </w:p>
    <w:p w14:paraId="38FDE3A7" w14:textId="0F0BF52F" w:rsidR="001B40A3" w:rsidRPr="00076FC5" w:rsidRDefault="001B40A3" w:rsidP="001B40A3">
      <w:pPr>
        <w:pStyle w:val="Default"/>
        <w:rPr>
          <w:rFonts w:ascii="Cambria" w:hAnsi="Cambria"/>
          <w:bCs/>
          <w:color w:val="FF0000"/>
          <w:sz w:val="22"/>
          <w:szCs w:val="22"/>
        </w:rPr>
      </w:pPr>
      <w:r w:rsidRPr="00076FC5">
        <w:rPr>
          <w:rFonts w:ascii="Cambria" w:hAnsi="Cambria"/>
          <w:bCs/>
          <w:color w:val="FF0000"/>
          <w:sz w:val="22"/>
          <w:szCs w:val="22"/>
        </w:rPr>
        <w:t>There are many Nash equilibria: every player guessing the same number is a NE.</w:t>
      </w:r>
      <w:r w:rsidRPr="00076FC5">
        <w:rPr>
          <w:rFonts w:ascii="Cambria" w:hAnsi="Cambria"/>
          <w:bCs/>
          <w:color w:val="FF0000"/>
          <w:sz w:val="22"/>
          <w:szCs w:val="22"/>
        </w:rPr>
        <w:br/>
        <w:t xml:space="preserve">[Give at most </w:t>
      </w:r>
      <w:r w:rsidR="00002D71">
        <w:rPr>
          <w:rFonts w:ascii="Cambria" w:hAnsi="Cambria"/>
          <w:bCs/>
          <w:color w:val="FF0000"/>
          <w:sz w:val="22"/>
          <w:szCs w:val="22"/>
        </w:rPr>
        <w:t>4</w:t>
      </w:r>
      <w:r w:rsidRPr="00076FC5">
        <w:rPr>
          <w:rFonts w:ascii="Cambria" w:hAnsi="Cambria"/>
          <w:bCs/>
          <w:color w:val="FF0000"/>
          <w:sz w:val="22"/>
          <w:szCs w:val="22"/>
        </w:rPr>
        <w:t xml:space="preserve"> points if they only point out one of the </w:t>
      </w:r>
      <w:proofErr w:type="gramStart"/>
      <w:r w:rsidRPr="00076FC5">
        <w:rPr>
          <w:rFonts w:ascii="Cambria" w:hAnsi="Cambria"/>
          <w:bCs/>
          <w:color w:val="FF0000"/>
          <w:sz w:val="22"/>
          <w:szCs w:val="22"/>
        </w:rPr>
        <w:t>NE’s</w:t>
      </w:r>
      <w:proofErr w:type="gramEnd"/>
      <w:r w:rsidRPr="00076FC5">
        <w:rPr>
          <w:rFonts w:ascii="Cambria" w:hAnsi="Cambria"/>
          <w:bCs/>
          <w:color w:val="FF0000"/>
          <w:sz w:val="22"/>
          <w:szCs w:val="22"/>
        </w:rPr>
        <w:t>, or point out any wrong NE.]</w:t>
      </w:r>
    </w:p>
    <w:p w14:paraId="7F1355DB" w14:textId="77777777" w:rsidR="001B40A3" w:rsidRPr="00076FC5" w:rsidRDefault="001B40A3" w:rsidP="001B40A3">
      <w:pPr>
        <w:pStyle w:val="Default"/>
        <w:rPr>
          <w:rFonts w:ascii="Cambria" w:hAnsi="Cambria"/>
          <w:bCs/>
          <w:color w:val="FF0000"/>
          <w:sz w:val="22"/>
          <w:szCs w:val="22"/>
        </w:rPr>
      </w:pPr>
    </w:p>
    <w:p w14:paraId="23D1AABF" w14:textId="77777777" w:rsidR="001B40A3" w:rsidRPr="00076FC5" w:rsidRDefault="001B40A3" w:rsidP="001B40A3">
      <w:pPr>
        <w:pStyle w:val="Default"/>
        <w:rPr>
          <w:rFonts w:ascii="Cambria" w:hAnsi="Cambria"/>
          <w:bCs/>
          <w:color w:val="FF0000"/>
          <w:sz w:val="22"/>
          <w:szCs w:val="22"/>
        </w:rPr>
      </w:pPr>
      <w:r w:rsidRPr="00076FC5">
        <w:rPr>
          <w:rFonts w:ascii="Cambria" w:hAnsi="Cambria"/>
          <w:bCs/>
          <w:color w:val="FF0000"/>
          <w:sz w:val="22"/>
          <w:szCs w:val="22"/>
        </w:rPr>
        <w:t>(Note: the second change, together with having at least three players, rules out the possibility that when there are an even number of players, half of them guess, say, x and the other half guesses x+1.)</w:t>
      </w:r>
    </w:p>
    <w:p w14:paraId="185F7236" w14:textId="77777777" w:rsidR="001B40A3" w:rsidRPr="0060568E" w:rsidRDefault="001B40A3" w:rsidP="00B753A8">
      <w:pPr>
        <w:pStyle w:val="Default"/>
        <w:spacing w:after="240" w:line="276" w:lineRule="auto"/>
        <w:rPr>
          <w:rFonts w:ascii="Cambria" w:hAnsi="Cambria" w:cs="Times New Roman"/>
          <w:sz w:val="22"/>
          <w:szCs w:val="22"/>
        </w:rPr>
      </w:pPr>
    </w:p>
    <w:p w14:paraId="17543FB8" w14:textId="58C9BCDA" w:rsidR="00FE01E6" w:rsidRPr="004A36AA" w:rsidRDefault="00E44894" w:rsidP="00895716">
      <w:pPr>
        <w:pStyle w:val="Default"/>
        <w:spacing w:line="276" w:lineRule="auto"/>
        <w:rPr>
          <w:rFonts w:ascii="Cambria" w:hAnsi="Cambria" w:cs="Times New Roman"/>
          <w:b/>
          <w:bCs/>
          <w:sz w:val="22"/>
          <w:szCs w:val="22"/>
          <w:u w:val="single"/>
        </w:rPr>
      </w:pPr>
      <w:r w:rsidRPr="004A36AA">
        <w:rPr>
          <w:rFonts w:ascii="Cambria" w:hAnsi="Cambria" w:cs="Times New Roman"/>
          <w:b/>
          <w:bCs/>
          <w:sz w:val="22"/>
          <w:szCs w:val="22"/>
          <w:u w:val="single"/>
        </w:rPr>
        <w:t xml:space="preserve">Section II: </w:t>
      </w:r>
      <w:r w:rsidR="00F11A93" w:rsidRPr="004A36AA">
        <w:rPr>
          <w:rFonts w:ascii="Cambria" w:hAnsi="Cambria" w:cs="Times New Roman"/>
          <w:b/>
          <w:bCs/>
          <w:sz w:val="22"/>
          <w:szCs w:val="22"/>
          <w:u w:val="single"/>
        </w:rPr>
        <w:t xml:space="preserve">LONG </w:t>
      </w:r>
      <w:r w:rsidR="00103601" w:rsidRPr="004A36AA">
        <w:rPr>
          <w:rFonts w:ascii="Cambria" w:hAnsi="Cambria" w:cs="Times New Roman"/>
          <w:b/>
          <w:bCs/>
          <w:sz w:val="22"/>
          <w:szCs w:val="22"/>
          <w:u w:val="single"/>
        </w:rPr>
        <w:t>PROBLEMS</w:t>
      </w:r>
      <w:r w:rsidR="00E04707" w:rsidRPr="004A36AA">
        <w:rPr>
          <w:rFonts w:ascii="Cambria" w:hAnsi="Cambria" w:cs="Times New Roman"/>
          <w:b/>
          <w:bCs/>
          <w:sz w:val="22"/>
          <w:szCs w:val="22"/>
          <w:u w:val="single"/>
        </w:rPr>
        <w:t xml:space="preserve"> (</w:t>
      </w:r>
      <w:r w:rsidR="00F11A93" w:rsidRPr="004A36AA">
        <w:rPr>
          <w:rFonts w:ascii="Cambria" w:hAnsi="Cambria" w:cs="Times New Roman"/>
          <w:b/>
          <w:bCs/>
          <w:sz w:val="22"/>
          <w:szCs w:val="22"/>
          <w:u w:val="single"/>
        </w:rPr>
        <w:t>1</w:t>
      </w:r>
      <w:r w:rsidR="005D7E83">
        <w:rPr>
          <w:rFonts w:ascii="Cambria" w:hAnsi="Cambria" w:cs="Times New Roman"/>
          <w:b/>
          <w:bCs/>
          <w:sz w:val="22"/>
          <w:szCs w:val="22"/>
          <w:u w:val="single"/>
        </w:rPr>
        <w:t>00</w:t>
      </w:r>
      <w:r w:rsidR="00E04707" w:rsidRPr="004A36AA">
        <w:rPr>
          <w:rFonts w:ascii="Cambria" w:hAnsi="Cambria" w:cs="Times New Roman"/>
          <w:b/>
          <w:bCs/>
          <w:sz w:val="22"/>
          <w:szCs w:val="22"/>
          <w:u w:val="single"/>
        </w:rPr>
        <w:t xml:space="preserve"> points)</w:t>
      </w:r>
    </w:p>
    <w:p w14:paraId="3A09722A" w14:textId="533AD8D4" w:rsidR="00103601" w:rsidRPr="0060568E" w:rsidRDefault="00103601" w:rsidP="00895716">
      <w:pPr>
        <w:pStyle w:val="Default"/>
        <w:spacing w:line="276" w:lineRule="auto"/>
        <w:rPr>
          <w:rFonts w:ascii="Cambria" w:hAnsi="Cambria" w:cs="Times New Roman"/>
          <w:sz w:val="22"/>
          <w:szCs w:val="22"/>
        </w:rPr>
      </w:pPr>
    </w:p>
    <w:p w14:paraId="73EFC04E" w14:textId="77777777" w:rsidR="00076FC5" w:rsidRPr="00421174" w:rsidRDefault="00076FC5" w:rsidP="00076FC5">
      <w:pPr>
        <w:pStyle w:val="Default"/>
        <w:rPr>
          <w:rFonts w:ascii="Cambria" w:hAnsi="Cambria" w:cs="Times New Roman"/>
          <w:b/>
          <w:bCs/>
          <w:sz w:val="22"/>
          <w:szCs w:val="22"/>
          <w:u w:val="single"/>
        </w:rPr>
      </w:pPr>
      <w:r w:rsidRPr="00421174">
        <w:rPr>
          <w:rFonts w:ascii="Cambria" w:hAnsi="Cambria" w:cs="Times New Roman"/>
          <w:b/>
          <w:bCs/>
          <w:sz w:val="22"/>
          <w:szCs w:val="22"/>
          <w:u w:val="single"/>
        </w:rPr>
        <w:t>Problem 1 (</w:t>
      </w:r>
      <w:r>
        <w:rPr>
          <w:rFonts w:ascii="Cambria" w:hAnsi="Cambria" w:cs="Times New Roman"/>
          <w:b/>
          <w:bCs/>
          <w:sz w:val="22"/>
          <w:szCs w:val="22"/>
          <w:u w:val="single"/>
        </w:rPr>
        <w:t>20</w:t>
      </w:r>
      <w:r w:rsidRPr="00421174">
        <w:rPr>
          <w:rFonts w:ascii="Cambria" w:hAnsi="Cambria" w:cs="Times New Roman"/>
          <w:b/>
          <w:bCs/>
          <w:sz w:val="22"/>
          <w:szCs w:val="22"/>
          <w:u w:val="single"/>
        </w:rPr>
        <w:t xml:space="preserve"> points)</w:t>
      </w:r>
    </w:p>
    <w:p w14:paraId="4FB15676" w14:textId="77777777" w:rsidR="00076FC5" w:rsidRDefault="00076FC5" w:rsidP="00076FC5">
      <w:pPr>
        <w:pStyle w:val="Default"/>
        <w:rPr>
          <w:rFonts w:ascii="Cambria" w:hAnsi="Cambria" w:cs="Times New Roman"/>
          <w:sz w:val="22"/>
          <w:szCs w:val="22"/>
        </w:rPr>
      </w:pPr>
    </w:p>
    <w:p w14:paraId="7E577700" w14:textId="77777777" w:rsidR="00F01A7C" w:rsidRPr="00421174" w:rsidRDefault="00F01A7C" w:rsidP="00F01A7C">
      <w:pPr>
        <w:pStyle w:val="Default"/>
        <w:rPr>
          <w:ins w:id="100" w:author="Biasi, Barbara" w:date="2024-10-22T17:38:00Z" w16du:dateUtc="2024-10-22T15:38:00Z"/>
          <w:rFonts w:ascii="Cambria" w:hAnsi="Cambria" w:cs="Times New Roman"/>
          <w:b/>
          <w:bCs/>
          <w:sz w:val="22"/>
          <w:szCs w:val="22"/>
          <w:u w:val="single"/>
        </w:rPr>
      </w:pPr>
      <w:ins w:id="101" w:author="Biasi, Barbara" w:date="2024-10-22T17:38:00Z" w16du:dateUtc="2024-10-22T15:38:00Z">
        <w:r w:rsidRPr="00421174">
          <w:rPr>
            <w:rFonts w:ascii="Cambria" w:hAnsi="Cambria" w:cs="Times New Roman"/>
            <w:b/>
            <w:bCs/>
            <w:sz w:val="22"/>
            <w:szCs w:val="22"/>
            <w:u w:val="single"/>
          </w:rPr>
          <w:t>Problem 1 (</w:t>
        </w:r>
        <w:r>
          <w:rPr>
            <w:rFonts w:ascii="Cambria" w:hAnsi="Cambria" w:cs="Times New Roman"/>
            <w:b/>
            <w:bCs/>
            <w:sz w:val="22"/>
            <w:szCs w:val="22"/>
            <w:u w:val="single"/>
          </w:rPr>
          <w:t>20</w:t>
        </w:r>
        <w:r w:rsidRPr="00421174">
          <w:rPr>
            <w:rFonts w:ascii="Cambria" w:hAnsi="Cambria" w:cs="Times New Roman"/>
            <w:b/>
            <w:bCs/>
            <w:sz w:val="22"/>
            <w:szCs w:val="22"/>
            <w:u w:val="single"/>
          </w:rPr>
          <w:t xml:space="preserve"> points)</w:t>
        </w:r>
      </w:ins>
    </w:p>
    <w:p w14:paraId="7C7D2ADD" w14:textId="77777777" w:rsidR="00F01A7C" w:rsidRDefault="00F01A7C" w:rsidP="00F01A7C">
      <w:pPr>
        <w:pStyle w:val="Default"/>
        <w:rPr>
          <w:ins w:id="102" w:author="Biasi, Barbara" w:date="2024-10-22T17:38:00Z" w16du:dateUtc="2024-10-22T15:38:00Z"/>
          <w:rFonts w:ascii="Cambria" w:hAnsi="Cambria" w:cs="Times New Roman"/>
          <w:sz w:val="22"/>
          <w:szCs w:val="22"/>
        </w:rPr>
      </w:pPr>
    </w:p>
    <w:p w14:paraId="68E267D4" w14:textId="77777777" w:rsidR="00F01A7C" w:rsidRDefault="00F01A7C" w:rsidP="00F01A7C">
      <w:pPr>
        <w:pStyle w:val="Default"/>
        <w:rPr>
          <w:ins w:id="103" w:author="Biasi, Barbara" w:date="2024-10-22T17:38:00Z" w16du:dateUtc="2024-10-22T15:38:00Z"/>
          <w:rFonts w:ascii="Cambria" w:hAnsi="Cambria" w:cs="Times New Roman"/>
          <w:sz w:val="22"/>
          <w:szCs w:val="22"/>
        </w:rPr>
      </w:pPr>
      <w:ins w:id="104" w:author="Biasi, Barbara" w:date="2024-10-22T17:38:00Z" w16du:dateUtc="2024-10-22T15:38:00Z">
        <w:r>
          <w:rPr>
            <w:rFonts w:ascii="Cambria" w:hAnsi="Cambria" w:cs="Times New Roman"/>
            <w:sz w:val="22"/>
            <w:szCs w:val="22"/>
          </w:rPr>
          <w:t xml:space="preserve">From the second quarter of 2020 to the fourth quarter of 2022, the median home sales price went up by 48%. This question explores a possible explanation for the rising cost of single-family houses. </w:t>
        </w:r>
      </w:ins>
    </w:p>
    <w:p w14:paraId="50B6207B" w14:textId="77777777" w:rsidR="00F01A7C" w:rsidRDefault="00F01A7C" w:rsidP="00F01A7C">
      <w:pPr>
        <w:pStyle w:val="Default"/>
        <w:rPr>
          <w:ins w:id="105" w:author="Biasi, Barbara" w:date="2024-10-22T17:38:00Z" w16du:dateUtc="2024-10-22T15:38:00Z"/>
          <w:rFonts w:ascii="Cambria" w:hAnsi="Cambria" w:cs="Times New Roman"/>
          <w:sz w:val="22"/>
          <w:szCs w:val="22"/>
        </w:rPr>
      </w:pPr>
    </w:p>
    <w:p w14:paraId="7609012C" w14:textId="77777777" w:rsidR="00F01A7C" w:rsidRDefault="00F01A7C" w:rsidP="00F01A7C">
      <w:pPr>
        <w:pStyle w:val="Default"/>
        <w:rPr>
          <w:ins w:id="106" w:author="Biasi, Barbara" w:date="2024-10-22T17:38:00Z" w16du:dateUtc="2024-10-22T15:38:00Z"/>
          <w:rFonts w:ascii="Cambria" w:hAnsi="Cambria" w:cs="Times New Roman"/>
          <w:sz w:val="22"/>
          <w:szCs w:val="22"/>
        </w:rPr>
      </w:pPr>
      <w:ins w:id="107" w:author="Biasi, Barbara" w:date="2024-10-22T17:38:00Z" w16du:dateUtc="2024-10-22T15:38:00Z">
        <w:r>
          <w:rPr>
            <w:rFonts w:ascii="Cambria" w:hAnsi="Cambria" w:cs="Times New Roman"/>
            <w:sz w:val="22"/>
            <w:szCs w:val="22"/>
          </w:rPr>
          <w:t>Suppose that, in 2020, the demand for houses was:</w:t>
        </w:r>
      </w:ins>
    </w:p>
    <w:p w14:paraId="527EE3CD" w14:textId="77777777" w:rsidR="00F01A7C" w:rsidRPr="006E4853" w:rsidRDefault="00000000" w:rsidP="00F01A7C">
      <w:pPr>
        <w:pStyle w:val="Default"/>
        <w:rPr>
          <w:ins w:id="108" w:author="Biasi, Barbara" w:date="2024-10-22T17:38:00Z" w16du:dateUtc="2024-10-22T15:38:00Z"/>
          <w:rFonts w:ascii="Cambria" w:hAnsi="Cambria" w:cs="Times New Roman"/>
          <w:sz w:val="22"/>
          <w:szCs w:val="22"/>
        </w:rPr>
      </w:pPr>
      <m:oMathPara>
        <m:oMath>
          <m:sSub>
            <m:sSubPr>
              <m:ctrlPr>
                <w:ins w:id="109" w:author="Biasi, Barbara" w:date="2024-10-22T17:38:00Z" w16du:dateUtc="2024-10-22T15:38:00Z">
                  <w:rPr>
                    <w:rFonts w:ascii="Cambria Math" w:hAnsi="Cambria Math" w:cs="Times New Roman"/>
                    <w:i/>
                    <w:sz w:val="22"/>
                    <w:szCs w:val="22"/>
                  </w:rPr>
                </w:ins>
              </m:ctrlPr>
            </m:sSubPr>
            <m:e>
              <m:r>
                <w:ins w:id="110" w:author="Biasi, Barbara" w:date="2024-10-22T17:38:00Z" w16du:dateUtc="2024-10-22T15:38:00Z">
                  <w:rPr>
                    <w:rFonts w:ascii="Cambria Math" w:hAnsi="Cambria Math" w:cs="Times New Roman"/>
                    <w:sz w:val="22"/>
                    <w:szCs w:val="22"/>
                  </w:rPr>
                  <m:t>Q</m:t>
                </w:ins>
              </m:r>
            </m:e>
            <m:sub>
              <m:r>
                <w:ins w:id="111" w:author="Biasi, Barbara" w:date="2024-10-22T17:38:00Z" w16du:dateUtc="2024-10-22T15:38:00Z">
                  <w:rPr>
                    <w:rFonts w:ascii="Cambria Math" w:hAnsi="Cambria Math" w:cs="Times New Roman"/>
                    <w:sz w:val="22"/>
                    <w:szCs w:val="22"/>
                  </w:rPr>
                  <m:t>D</m:t>
                </w:ins>
              </m:r>
            </m:sub>
          </m:sSub>
          <m:d>
            <m:dPr>
              <m:ctrlPr>
                <w:ins w:id="112" w:author="Biasi, Barbara" w:date="2024-10-22T17:38:00Z" w16du:dateUtc="2024-10-22T15:38:00Z">
                  <w:rPr>
                    <w:rFonts w:ascii="Cambria Math" w:hAnsi="Cambria Math" w:cs="Times New Roman"/>
                    <w:i/>
                    <w:sz w:val="22"/>
                    <w:szCs w:val="22"/>
                  </w:rPr>
                </w:ins>
              </m:ctrlPr>
            </m:dPr>
            <m:e>
              <m:r>
                <w:ins w:id="113" w:author="Biasi, Barbara" w:date="2024-10-22T17:38:00Z" w16du:dateUtc="2024-10-22T15:38:00Z">
                  <w:rPr>
                    <w:rFonts w:ascii="Cambria Math" w:hAnsi="Cambria Math" w:cs="Times New Roman"/>
                    <w:sz w:val="22"/>
                    <w:szCs w:val="22"/>
                  </w:rPr>
                  <m:t>p</m:t>
                </w:ins>
              </m:r>
            </m:e>
          </m:d>
          <m:r>
            <w:ins w:id="114" w:author="Biasi, Barbara" w:date="2024-10-22T17:38:00Z" w16du:dateUtc="2024-10-22T15:38:00Z">
              <w:rPr>
                <w:rFonts w:ascii="Cambria Math" w:hAnsi="Cambria Math" w:cs="Times New Roman"/>
                <w:sz w:val="22"/>
                <w:szCs w:val="22"/>
              </w:rPr>
              <m:t>=300-100p</m:t>
            </w:ins>
          </m:r>
        </m:oMath>
      </m:oMathPara>
    </w:p>
    <w:p w14:paraId="68F62230" w14:textId="77777777" w:rsidR="00F01A7C" w:rsidRDefault="00F01A7C" w:rsidP="00F01A7C">
      <w:pPr>
        <w:pStyle w:val="Default"/>
        <w:rPr>
          <w:ins w:id="115" w:author="Biasi, Barbara" w:date="2024-10-22T17:38:00Z" w16du:dateUtc="2024-10-22T15:38:00Z"/>
          <w:rFonts w:ascii="Cambria" w:hAnsi="Cambria" w:cs="Times New Roman"/>
          <w:sz w:val="22"/>
          <w:szCs w:val="22"/>
        </w:rPr>
      </w:pPr>
      <w:ins w:id="116" w:author="Biasi, Barbara" w:date="2024-10-22T17:38:00Z" w16du:dateUtc="2024-10-22T15:38:00Z">
        <w:r>
          <w:rPr>
            <w:rFonts w:ascii="Cambria" w:hAnsi="Cambria" w:cs="Times New Roman"/>
            <w:sz w:val="22"/>
            <w:szCs w:val="22"/>
          </w:rPr>
          <w:t xml:space="preserve">Meanwhile, the supply of houses in 2020 was: </w:t>
        </w:r>
      </w:ins>
    </w:p>
    <w:p w14:paraId="458A68CC" w14:textId="77777777" w:rsidR="00F01A7C" w:rsidRPr="006E4853" w:rsidRDefault="00000000" w:rsidP="00F01A7C">
      <w:pPr>
        <w:pStyle w:val="Default"/>
        <w:rPr>
          <w:ins w:id="117" w:author="Biasi, Barbara" w:date="2024-10-22T17:38:00Z" w16du:dateUtc="2024-10-22T15:38:00Z"/>
          <w:rFonts w:ascii="Cambria" w:hAnsi="Cambria" w:cs="Times New Roman"/>
          <w:sz w:val="22"/>
          <w:szCs w:val="22"/>
        </w:rPr>
      </w:pPr>
      <m:oMathPara>
        <m:oMath>
          <m:sSubSup>
            <m:sSubSupPr>
              <m:ctrlPr>
                <w:ins w:id="118" w:author="Biasi, Barbara" w:date="2024-10-22T17:38:00Z" w16du:dateUtc="2024-10-22T15:38:00Z">
                  <w:rPr>
                    <w:rFonts w:ascii="Cambria Math" w:hAnsi="Cambria Math" w:cs="Times New Roman"/>
                    <w:i/>
                    <w:sz w:val="22"/>
                    <w:szCs w:val="22"/>
                  </w:rPr>
                </w:ins>
              </m:ctrlPr>
            </m:sSubSupPr>
            <m:e>
              <m:r>
                <w:ins w:id="119" w:author="Biasi, Barbara" w:date="2024-10-22T17:38:00Z" w16du:dateUtc="2024-10-22T15:38:00Z">
                  <w:rPr>
                    <w:rFonts w:ascii="Cambria Math" w:hAnsi="Cambria Math" w:cs="Times New Roman"/>
                    <w:sz w:val="22"/>
                    <w:szCs w:val="22"/>
                  </w:rPr>
                  <m:t>Q</m:t>
                </w:ins>
              </m:r>
            </m:e>
            <m:sub>
              <m:r>
                <w:ins w:id="120" w:author="Biasi, Barbara" w:date="2024-10-22T17:38:00Z" w16du:dateUtc="2024-10-22T15:38:00Z">
                  <w:rPr>
                    <w:rFonts w:ascii="Cambria Math" w:hAnsi="Cambria Math" w:cs="Times New Roman"/>
                    <w:sz w:val="22"/>
                    <w:szCs w:val="22"/>
                  </w:rPr>
                  <m:t>S</m:t>
                </w:ins>
              </m:r>
            </m:sub>
            <m:sup/>
          </m:sSubSup>
          <m:d>
            <m:dPr>
              <m:ctrlPr>
                <w:ins w:id="121" w:author="Biasi, Barbara" w:date="2024-10-22T17:38:00Z" w16du:dateUtc="2024-10-22T15:38:00Z">
                  <w:rPr>
                    <w:rFonts w:ascii="Cambria Math" w:hAnsi="Cambria Math" w:cs="Times New Roman"/>
                    <w:i/>
                    <w:sz w:val="22"/>
                    <w:szCs w:val="22"/>
                  </w:rPr>
                </w:ins>
              </m:ctrlPr>
            </m:dPr>
            <m:e>
              <m:r>
                <w:ins w:id="122" w:author="Biasi, Barbara" w:date="2024-10-22T17:38:00Z" w16du:dateUtc="2024-10-22T15:38:00Z">
                  <w:rPr>
                    <w:rFonts w:ascii="Cambria Math" w:hAnsi="Cambria Math" w:cs="Times New Roman"/>
                    <w:sz w:val="22"/>
                    <w:szCs w:val="22"/>
                  </w:rPr>
                  <m:t>p</m:t>
                </w:ins>
              </m:r>
            </m:e>
          </m:d>
          <m:r>
            <w:ins w:id="123" w:author="Biasi, Barbara" w:date="2024-10-22T17:38:00Z" w16du:dateUtc="2024-10-22T15:38:00Z">
              <w:rPr>
                <w:rFonts w:ascii="Cambria Math" w:hAnsi="Cambria Math" w:cs="Times New Roman"/>
                <w:sz w:val="22"/>
                <w:szCs w:val="22"/>
              </w:rPr>
              <m:t>=50p.</m:t>
            </w:ins>
          </m:r>
        </m:oMath>
      </m:oMathPara>
    </w:p>
    <w:p w14:paraId="69E34062" w14:textId="77777777" w:rsidR="00F01A7C" w:rsidRDefault="00F01A7C" w:rsidP="00F01A7C">
      <w:pPr>
        <w:pStyle w:val="Default"/>
        <w:rPr>
          <w:ins w:id="124" w:author="Biasi, Barbara" w:date="2024-10-22T17:38:00Z" w16du:dateUtc="2024-10-22T15:38:00Z"/>
          <w:rFonts w:ascii="Cambria" w:hAnsi="Cambria" w:cs="Times New Roman"/>
          <w:sz w:val="22"/>
          <w:szCs w:val="22"/>
        </w:rPr>
      </w:pPr>
    </w:p>
    <w:p w14:paraId="4E29ED7B" w14:textId="77777777" w:rsidR="00F01A7C" w:rsidRPr="006E4853" w:rsidRDefault="00F01A7C" w:rsidP="00F01A7C">
      <w:pPr>
        <w:pStyle w:val="Default"/>
        <w:numPr>
          <w:ilvl w:val="0"/>
          <w:numId w:val="27"/>
        </w:numPr>
        <w:rPr>
          <w:ins w:id="125" w:author="Biasi, Barbara" w:date="2024-10-22T17:38:00Z" w16du:dateUtc="2024-10-22T15:38:00Z"/>
          <w:rFonts w:ascii="Cambria" w:hAnsi="Cambria" w:cs="Times New Roman"/>
          <w:sz w:val="22"/>
          <w:szCs w:val="22"/>
        </w:rPr>
      </w:pPr>
      <w:ins w:id="126" w:author="Biasi, Barbara" w:date="2024-10-22T17:38:00Z" w16du:dateUtc="2024-10-22T15:38:00Z">
        <w:r>
          <w:rPr>
            <w:rFonts w:ascii="Cambria" w:hAnsi="Cambria" w:cs="Times New Roman"/>
            <w:sz w:val="22"/>
            <w:szCs w:val="22"/>
          </w:rPr>
          <w:t>(2 points) What is the equilibrium price and quantity of the housing market in 2020?</w:t>
        </w:r>
      </w:ins>
    </w:p>
    <w:p w14:paraId="39886785" w14:textId="77777777" w:rsidR="00F01A7C" w:rsidRDefault="00F01A7C" w:rsidP="00F01A7C">
      <w:pPr>
        <w:pStyle w:val="Default"/>
        <w:rPr>
          <w:ins w:id="127" w:author="Biasi, Barbara" w:date="2024-10-22T17:38:00Z" w16du:dateUtc="2024-10-22T15:38:00Z"/>
          <w:rFonts w:ascii="Cambria" w:hAnsi="Cambria" w:cs="Times New Roman"/>
          <w:sz w:val="22"/>
          <w:szCs w:val="22"/>
        </w:rPr>
      </w:pPr>
    </w:p>
    <w:p w14:paraId="40F81901" w14:textId="77777777" w:rsidR="00F01A7C" w:rsidRDefault="00F01A7C" w:rsidP="00F01A7C">
      <w:pPr>
        <w:pStyle w:val="Default"/>
        <w:ind w:left="720"/>
        <w:rPr>
          <w:ins w:id="128" w:author="Biasi, Barbara" w:date="2024-10-22T17:38:00Z" w16du:dateUtc="2024-10-22T15:38:00Z"/>
          <w:rFonts w:ascii="Cambria" w:hAnsi="Cambria" w:cs="Times New Roman"/>
          <w:color w:val="FF0000"/>
          <w:sz w:val="22"/>
          <w:szCs w:val="22"/>
        </w:rPr>
      </w:pPr>
      <w:ins w:id="129" w:author="Biasi, Barbara" w:date="2024-10-22T17:38:00Z" w16du:dateUtc="2024-10-22T15:38:00Z">
        <w:r w:rsidRPr="006E4853">
          <w:rPr>
            <w:rFonts w:ascii="Cambria" w:hAnsi="Cambria" w:cs="Times New Roman"/>
            <w:color w:val="FF0000"/>
            <w:sz w:val="22"/>
            <w:szCs w:val="22"/>
          </w:rPr>
          <w:t>Price=</w:t>
        </w:r>
        <w:r>
          <w:rPr>
            <w:rFonts w:ascii="Cambria" w:hAnsi="Cambria" w:cs="Times New Roman"/>
            <w:color w:val="FF0000"/>
            <w:sz w:val="22"/>
            <w:szCs w:val="22"/>
          </w:rPr>
          <w:t>2</w:t>
        </w:r>
        <w:r w:rsidRPr="006E4853">
          <w:rPr>
            <w:rFonts w:ascii="Cambria" w:hAnsi="Cambria" w:cs="Times New Roman"/>
            <w:color w:val="FF0000"/>
            <w:sz w:val="22"/>
            <w:szCs w:val="22"/>
          </w:rPr>
          <w:t>; quantity=</w:t>
        </w:r>
        <w:r>
          <w:rPr>
            <w:rFonts w:ascii="Cambria" w:hAnsi="Cambria" w:cs="Times New Roman"/>
            <w:color w:val="FF0000"/>
            <w:sz w:val="22"/>
            <w:szCs w:val="22"/>
          </w:rPr>
          <w:t>100</w:t>
        </w:r>
        <w:r>
          <w:rPr>
            <w:rFonts w:ascii="Cambria" w:hAnsi="Cambria" w:cs="Times New Roman"/>
            <w:color w:val="FF0000"/>
            <w:sz w:val="22"/>
            <w:szCs w:val="22"/>
          </w:rPr>
          <w:br/>
        </w:r>
        <w:r>
          <w:rPr>
            <w:rFonts w:ascii="Cambria" w:hAnsi="Cambria" w:cs="Times New Roman"/>
            <w:color w:val="FF0000"/>
            <w:sz w:val="22"/>
            <w:szCs w:val="22"/>
          </w:rPr>
          <w:br/>
        </w:r>
      </w:ins>
    </w:p>
    <w:p w14:paraId="08E42457" w14:textId="77777777" w:rsidR="00F01A7C" w:rsidRDefault="00F01A7C" w:rsidP="00F01A7C">
      <w:pPr>
        <w:pStyle w:val="Default"/>
        <w:rPr>
          <w:ins w:id="130" w:author="Biasi, Barbara" w:date="2024-10-22T17:38:00Z" w16du:dateUtc="2024-10-22T15:38:00Z"/>
          <w:rFonts w:ascii="Cambria" w:hAnsi="Cambria" w:cs="Times New Roman"/>
          <w:color w:val="000000" w:themeColor="text1"/>
          <w:sz w:val="22"/>
          <w:szCs w:val="22"/>
        </w:rPr>
      </w:pPr>
      <w:ins w:id="131" w:author="Biasi, Barbara" w:date="2024-10-22T17:38:00Z" w16du:dateUtc="2024-10-22T15:38:00Z">
        <w:r>
          <w:rPr>
            <w:rFonts w:ascii="Cambria" w:hAnsi="Cambria" w:cs="Times New Roman"/>
            <w:color w:val="000000" w:themeColor="text1"/>
            <w:sz w:val="22"/>
            <w:szCs w:val="22"/>
          </w:rPr>
          <w:t xml:space="preserve">In 2020, people started to spend a lot more time at home because of Covid. Therefore, many people wanted to scale up their houses. Moreover, the booming stock market gave a lot of cash to individual investors, causing them to have higher willingness to pay. This leads to an increase in demand. Suppose that the demand for houses in 2022 became: </w:t>
        </w:r>
      </w:ins>
    </w:p>
    <w:p w14:paraId="3352E371" w14:textId="77777777" w:rsidR="00F01A7C" w:rsidRPr="006E4853" w:rsidRDefault="00000000" w:rsidP="00F01A7C">
      <w:pPr>
        <w:pStyle w:val="Default"/>
        <w:rPr>
          <w:ins w:id="132" w:author="Biasi, Barbara" w:date="2024-10-22T17:38:00Z" w16du:dateUtc="2024-10-22T15:38:00Z"/>
          <w:rFonts w:ascii="Cambria" w:hAnsi="Cambria" w:cs="Times New Roman"/>
          <w:sz w:val="22"/>
          <w:szCs w:val="22"/>
        </w:rPr>
      </w:pPr>
      <m:oMathPara>
        <m:oMath>
          <m:sSub>
            <m:sSubPr>
              <m:ctrlPr>
                <w:ins w:id="133" w:author="Biasi, Barbara" w:date="2024-10-22T17:38:00Z" w16du:dateUtc="2024-10-22T15:38:00Z">
                  <w:rPr>
                    <w:rFonts w:ascii="Cambria Math" w:hAnsi="Cambria Math" w:cs="Times New Roman"/>
                    <w:i/>
                    <w:sz w:val="22"/>
                    <w:szCs w:val="22"/>
                  </w:rPr>
                </w:ins>
              </m:ctrlPr>
            </m:sSubPr>
            <m:e>
              <m:r>
                <w:ins w:id="134" w:author="Biasi, Barbara" w:date="2024-10-22T17:38:00Z" w16du:dateUtc="2024-10-22T15:38:00Z">
                  <w:rPr>
                    <w:rFonts w:ascii="Cambria Math" w:hAnsi="Cambria Math" w:cs="Times New Roman"/>
                    <w:sz w:val="22"/>
                    <w:szCs w:val="22"/>
                  </w:rPr>
                  <m:t>Q</m:t>
                </w:ins>
              </m:r>
            </m:e>
            <m:sub>
              <m:r>
                <w:ins w:id="135" w:author="Biasi, Barbara" w:date="2024-10-22T17:38:00Z" w16du:dateUtc="2024-10-22T15:38:00Z">
                  <w:rPr>
                    <w:rFonts w:ascii="Cambria Math" w:hAnsi="Cambria Math" w:cs="Times New Roman"/>
                    <w:sz w:val="22"/>
                    <w:szCs w:val="22"/>
                  </w:rPr>
                  <m:t>D</m:t>
                </w:ins>
              </m:r>
            </m:sub>
          </m:sSub>
          <m:d>
            <m:dPr>
              <m:ctrlPr>
                <w:ins w:id="136" w:author="Biasi, Barbara" w:date="2024-10-22T17:38:00Z" w16du:dateUtc="2024-10-22T15:38:00Z">
                  <w:rPr>
                    <w:rFonts w:ascii="Cambria Math" w:hAnsi="Cambria Math" w:cs="Times New Roman"/>
                    <w:i/>
                    <w:sz w:val="22"/>
                    <w:szCs w:val="22"/>
                  </w:rPr>
                </w:ins>
              </m:ctrlPr>
            </m:dPr>
            <m:e>
              <m:r>
                <w:ins w:id="137" w:author="Biasi, Barbara" w:date="2024-10-22T17:38:00Z" w16du:dateUtc="2024-10-22T15:38:00Z">
                  <w:rPr>
                    <w:rFonts w:ascii="Cambria Math" w:hAnsi="Cambria Math" w:cs="Times New Roman"/>
                    <w:sz w:val="22"/>
                    <w:szCs w:val="22"/>
                  </w:rPr>
                  <m:t>p</m:t>
                </w:ins>
              </m:r>
            </m:e>
          </m:d>
          <m:r>
            <w:ins w:id="138" w:author="Biasi, Barbara" w:date="2024-10-22T17:38:00Z" w16du:dateUtc="2024-10-22T15:38:00Z">
              <w:rPr>
                <w:rFonts w:ascii="Cambria Math" w:hAnsi="Cambria Math" w:cs="Times New Roman"/>
                <w:sz w:val="22"/>
                <w:szCs w:val="22"/>
              </w:rPr>
              <m:t>=600-50p</m:t>
            </w:ins>
          </m:r>
        </m:oMath>
      </m:oMathPara>
    </w:p>
    <w:p w14:paraId="0DEC249F" w14:textId="77777777" w:rsidR="00F01A7C" w:rsidRDefault="00F01A7C" w:rsidP="00F01A7C">
      <w:pPr>
        <w:pStyle w:val="Default"/>
        <w:rPr>
          <w:ins w:id="139" w:author="Biasi, Barbara" w:date="2024-10-22T17:38:00Z" w16du:dateUtc="2024-10-22T15:38:00Z"/>
          <w:rFonts w:ascii="Cambria" w:hAnsi="Cambria" w:cs="Times New Roman"/>
          <w:sz w:val="22"/>
          <w:szCs w:val="22"/>
        </w:rPr>
      </w:pPr>
    </w:p>
    <w:p w14:paraId="37458E93" w14:textId="77777777" w:rsidR="00F01A7C" w:rsidRDefault="00F01A7C" w:rsidP="00F01A7C">
      <w:pPr>
        <w:pStyle w:val="Default"/>
        <w:numPr>
          <w:ilvl w:val="0"/>
          <w:numId w:val="27"/>
        </w:numPr>
        <w:rPr>
          <w:ins w:id="140" w:author="Biasi, Barbara" w:date="2024-10-22T17:38:00Z" w16du:dateUtc="2024-10-22T15:38:00Z"/>
          <w:rFonts w:ascii="Cambria" w:hAnsi="Cambria" w:cs="Times New Roman"/>
          <w:sz w:val="22"/>
          <w:szCs w:val="22"/>
        </w:rPr>
      </w:pPr>
      <w:ins w:id="141" w:author="Biasi, Barbara" w:date="2024-10-22T17:38:00Z" w16du:dateUtc="2024-10-22T15:38:00Z">
        <w:r>
          <w:rPr>
            <w:rFonts w:ascii="Cambria" w:hAnsi="Cambria" w:cs="Times New Roman"/>
            <w:sz w:val="22"/>
            <w:szCs w:val="22"/>
          </w:rPr>
          <w:t xml:space="preserve">(2 points) What would the equilibrium price and quantity be if the supply had stayed the same? </w:t>
        </w:r>
        <w:r>
          <w:rPr>
            <w:rFonts w:ascii="Cambria" w:hAnsi="Cambria" w:cs="Times New Roman"/>
            <w:sz w:val="22"/>
            <w:szCs w:val="22"/>
          </w:rPr>
          <w:br/>
        </w:r>
        <w:r w:rsidRPr="00697FBE">
          <w:rPr>
            <w:rFonts w:ascii="Cambria" w:hAnsi="Cambria" w:cs="Times New Roman"/>
            <w:color w:val="FF0000"/>
            <w:sz w:val="22"/>
            <w:szCs w:val="22"/>
          </w:rPr>
          <w:t>Price=</w:t>
        </w:r>
        <w:r>
          <w:rPr>
            <w:rFonts w:ascii="Cambria" w:hAnsi="Cambria" w:cs="Times New Roman"/>
            <w:color w:val="FF0000"/>
            <w:sz w:val="22"/>
            <w:szCs w:val="22"/>
          </w:rPr>
          <w:t>6</w:t>
        </w:r>
        <w:r w:rsidRPr="00697FBE">
          <w:rPr>
            <w:rFonts w:ascii="Cambria" w:hAnsi="Cambria" w:cs="Times New Roman"/>
            <w:color w:val="FF0000"/>
            <w:sz w:val="22"/>
            <w:szCs w:val="22"/>
          </w:rPr>
          <w:t>; quantity=</w:t>
        </w:r>
        <w:r>
          <w:rPr>
            <w:rFonts w:ascii="Cambria" w:hAnsi="Cambria" w:cs="Times New Roman"/>
            <w:color w:val="FF0000"/>
            <w:sz w:val="22"/>
            <w:szCs w:val="22"/>
          </w:rPr>
          <w:t>300</w:t>
        </w:r>
        <w:r>
          <w:rPr>
            <w:rFonts w:ascii="Cambria" w:hAnsi="Cambria" w:cs="Times New Roman"/>
            <w:sz w:val="22"/>
            <w:szCs w:val="22"/>
          </w:rPr>
          <w:br/>
        </w:r>
      </w:ins>
    </w:p>
    <w:p w14:paraId="027B7AB1" w14:textId="77777777" w:rsidR="00F01A7C" w:rsidRDefault="00F01A7C" w:rsidP="00F01A7C">
      <w:pPr>
        <w:pStyle w:val="Default"/>
        <w:rPr>
          <w:ins w:id="142" w:author="Biasi, Barbara" w:date="2024-10-22T17:38:00Z" w16du:dateUtc="2024-10-22T15:38:00Z"/>
          <w:rFonts w:ascii="Cambria" w:hAnsi="Cambria" w:cs="Times New Roman"/>
          <w:sz w:val="22"/>
          <w:szCs w:val="22"/>
        </w:rPr>
      </w:pPr>
      <w:ins w:id="143" w:author="Biasi, Barbara" w:date="2024-10-22T17:38:00Z" w16du:dateUtc="2024-10-22T15:38:00Z">
        <w:r>
          <w:rPr>
            <w:rFonts w:ascii="Cambria" w:hAnsi="Cambria" w:cs="Times New Roman"/>
            <w:sz w:val="22"/>
            <w:szCs w:val="22"/>
          </w:rPr>
          <w:br/>
          <w:t xml:space="preserve">Moreover, the supply chain problem made it difficult and more costly for new constructions to gather materials. Social distancing and other Covid prevention measures also made any in-person work in the construction process (e.g., wiring, plumbing, and application of permits </w:t>
        </w:r>
        <w:proofErr w:type="spellStart"/>
        <w:r>
          <w:rPr>
            <w:rFonts w:ascii="Cambria" w:hAnsi="Cambria" w:cs="Times New Roman"/>
            <w:sz w:val="22"/>
            <w:szCs w:val="22"/>
          </w:rPr>
          <w:t>etc</w:t>
        </w:r>
        <w:proofErr w:type="spellEnd"/>
        <w:r>
          <w:rPr>
            <w:rFonts w:ascii="Cambria" w:hAnsi="Cambria" w:cs="Times New Roman"/>
            <w:sz w:val="22"/>
            <w:szCs w:val="22"/>
          </w:rPr>
          <w:t xml:space="preserve">) difficult. These caused the supply to decrease. Suppose that the supply in 2022 became:  </w:t>
        </w:r>
      </w:ins>
    </w:p>
    <w:p w14:paraId="561E913F" w14:textId="77777777" w:rsidR="00F01A7C" w:rsidRPr="006E4853" w:rsidRDefault="00000000" w:rsidP="00F01A7C">
      <w:pPr>
        <w:pStyle w:val="Default"/>
        <w:rPr>
          <w:ins w:id="144" w:author="Biasi, Barbara" w:date="2024-10-22T17:38:00Z" w16du:dateUtc="2024-10-22T15:38:00Z"/>
          <w:rFonts w:ascii="Cambria" w:hAnsi="Cambria" w:cs="Times New Roman"/>
          <w:sz w:val="22"/>
          <w:szCs w:val="22"/>
        </w:rPr>
      </w:pPr>
      <m:oMathPara>
        <m:oMath>
          <m:sSubSup>
            <m:sSubSupPr>
              <m:ctrlPr>
                <w:ins w:id="145" w:author="Biasi, Barbara" w:date="2024-10-22T17:38:00Z" w16du:dateUtc="2024-10-22T15:38:00Z">
                  <w:rPr>
                    <w:rFonts w:ascii="Cambria Math" w:hAnsi="Cambria Math" w:cs="Times New Roman"/>
                    <w:i/>
                    <w:sz w:val="22"/>
                    <w:szCs w:val="22"/>
                  </w:rPr>
                </w:ins>
              </m:ctrlPr>
            </m:sSubSupPr>
            <m:e>
              <m:r>
                <w:ins w:id="146" w:author="Biasi, Barbara" w:date="2024-10-22T17:38:00Z" w16du:dateUtc="2024-10-22T15:38:00Z">
                  <w:rPr>
                    <w:rFonts w:ascii="Cambria Math" w:hAnsi="Cambria Math" w:cs="Times New Roman"/>
                    <w:sz w:val="22"/>
                    <w:szCs w:val="22"/>
                  </w:rPr>
                  <m:t>Q</m:t>
                </w:ins>
              </m:r>
            </m:e>
            <m:sub>
              <m:r>
                <w:ins w:id="147" w:author="Biasi, Barbara" w:date="2024-10-22T17:38:00Z" w16du:dateUtc="2024-10-22T15:38:00Z">
                  <w:rPr>
                    <w:rFonts w:ascii="Cambria Math" w:hAnsi="Cambria Math" w:cs="Times New Roman"/>
                    <w:sz w:val="22"/>
                    <w:szCs w:val="22"/>
                  </w:rPr>
                  <m:t>S</m:t>
                </w:ins>
              </m:r>
            </m:sub>
            <m:sup/>
          </m:sSubSup>
          <m:d>
            <m:dPr>
              <m:ctrlPr>
                <w:ins w:id="148" w:author="Biasi, Barbara" w:date="2024-10-22T17:38:00Z" w16du:dateUtc="2024-10-22T15:38:00Z">
                  <w:rPr>
                    <w:rFonts w:ascii="Cambria Math" w:hAnsi="Cambria Math" w:cs="Times New Roman"/>
                    <w:i/>
                    <w:sz w:val="22"/>
                    <w:szCs w:val="22"/>
                  </w:rPr>
                </w:ins>
              </m:ctrlPr>
            </m:dPr>
            <m:e>
              <m:r>
                <w:ins w:id="149" w:author="Biasi, Barbara" w:date="2024-10-22T17:38:00Z" w16du:dateUtc="2024-10-22T15:38:00Z">
                  <w:rPr>
                    <w:rFonts w:ascii="Cambria Math" w:hAnsi="Cambria Math" w:cs="Times New Roman"/>
                    <w:sz w:val="22"/>
                    <w:szCs w:val="22"/>
                  </w:rPr>
                  <m:t>p</m:t>
                </w:ins>
              </m:r>
            </m:e>
          </m:d>
          <m:r>
            <w:ins w:id="150" w:author="Biasi, Barbara" w:date="2024-10-22T17:38:00Z" w16du:dateUtc="2024-10-22T15:38:00Z">
              <w:rPr>
                <w:rFonts w:ascii="Cambria Math" w:hAnsi="Cambria Math" w:cs="Times New Roman"/>
                <w:sz w:val="22"/>
                <w:szCs w:val="22"/>
              </w:rPr>
              <m:t>=10p.</m:t>
            </w:ins>
          </m:r>
        </m:oMath>
      </m:oMathPara>
    </w:p>
    <w:p w14:paraId="6DB6F986" w14:textId="77777777" w:rsidR="00F01A7C" w:rsidRPr="00697FBE" w:rsidRDefault="00F01A7C" w:rsidP="00F01A7C">
      <w:pPr>
        <w:pStyle w:val="Default"/>
        <w:rPr>
          <w:ins w:id="151" w:author="Biasi, Barbara" w:date="2024-10-22T17:38:00Z" w16du:dateUtc="2024-10-22T15:38:00Z"/>
          <w:rFonts w:ascii="Cambria" w:hAnsi="Cambria" w:cs="Times New Roman"/>
          <w:sz w:val="22"/>
          <w:szCs w:val="22"/>
        </w:rPr>
      </w:pPr>
      <w:ins w:id="152" w:author="Biasi, Barbara" w:date="2024-10-22T17:38:00Z" w16du:dateUtc="2024-10-22T15:38:00Z">
        <w:r>
          <w:rPr>
            <w:rFonts w:ascii="Cambria" w:hAnsi="Cambria" w:cs="Times New Roman"/>
            <w:sz w:val="22"/>
            <w:szCs w:val="22"/>
          </w:rPr>
          <w:br/>
        </w:r>
        <w:r>
          <w:rPr>
            <w:rFonts w:ascii="Cambria" w:hAnsi="Cambria" w:cs="Times New Roman"/>
            <w:sz w:val="22"/>
            <w:szCs w:val="22"/>
          </w:rPr>
          <w:br/>
        </w:r>
      </w:ins>
    </w:p>
    <w:p w14:paraId="1F8F8025" w14:textId="77777777" w:rsidR="00F01A7C" w:rsidRPr="00697FBE" w:rsidRDefault="00F01A7C" w:rsidP="00F01A7C">
      <w:pPr>
        <w:pStyle w:val="Default"/>
        <w:numPr>
          <w:ilvl w:val="0"/>
          <w:numId w:val="27"/>
        </w:numPr>
        <w:rPr>
          <w:ins w:id="153" w:author="Biasi, Barbara" w:date="2024-10-22T17:38:00Z" w16du:dateUtc="2024-10-22T15:38:00Z"/>
          <w:rFonts w:ascii="Cambria" w:hAnsi="Cambria" w:cs="Times New Roman"/>
          <w:color w:val="000000" w:themeColor="text1"/>
          <w:sz w:val="22"/>
          <w:szCs w:val="22"/>
        </w:rPr>
      </w:pPr>
      <w:ins w:id="154" w:author="Biasi, Barbara" w:date="2024-10-22T17:38:00Z" w16du:dateUtc="2024-10-22T15:38:00Z">
        <w:r w:rsidRPr="00697FBE">
          <w:rPr>
            <w:rFonts w:ascii="Cambria" w:hAnsi="Cambria" w:cs="Times New Roman"/>
            <w:color w:val="000000" w:themeColor="text1"/>
            <w:sz w:val="22"/>
            <w:szCs w:val="22"/>
          </w:rPr>
          <w:t>(</w:t>
        </w:r>
        <w:r>
          <w:rPr>
            <w:rFonts w:ascii="Cambria" w:hAnsi="Cambria" w:cs="Times New Roman"/>
            <w:color w:val="000000" w:themeColor="text1"/>
            <w:sz w:val="22"/>
            <w:szCs w:val="22"/>
          </w:rPr>
          <w:t>4</w:t>
        </w:r>
        <w:r w:rsidRPr="00697FBE">
          <w:rPr>
            <w:rFonts w:ascii="Cambria" w:hAnsi="Cambria" w:cs="Times New Roman"/>
            <w:color w:val="000000" w:themeColor="text1"/>
            <w:sz w:val="22"/>
            <w:szCs w:val="22"/>
          </w:rPr>
          <w:t xml:space="preserve"> points) What is the equilibrium price and quantity in 2022? </w:t>
        </w:r>
        <w:r w:rsidRPr="00697FBE">
          <w:rPr>
            <w:rFonts w:ascii="Cambria" w:hAnsi="Cambria" w:cs="Times New Roman"/>
            <w:color w:val="000000" w:themeColor="text1"/>
            <w:sz w:val="22"/>
            <w:szCs w:val="22"/>
          </w:rPr>
          <w:br/>
        </w:r>
        <w:r w:rsidRPr="00697FBE">
          <w:rPr>
            <w:rFonts w:ascii="Cambria" w:hAnsi="Cambria" w:cs="Times New Roman"/>
            <w:color w:val="FF0000"/>
            <w:sz w:val="22"/>
            <w:szCs w:val="22"/>
          </w:rPr>
          <w:t>Price=</w:t>
        </w:r>
        <w:r>
          <w:rPr>
            <w:rFonts w:ascii="Cambria" w:hAnsi="Cambria" w:cs="Times New Roman"/>
            <w:color w:val="FF0000"/>
            <w:sz w:val="22"/>
            <w:szCs w:val="22"/>
          </w:rPr>
          <w:t>10</w:t>
        </w:r>
        <w:r w:rsidRPr="00697FBE">
          <w:rPr>
            <w:rFonts w:ascii="Cambria" w:hAnsi="Cambria" w:cs="Times New Roman"/>
            <w:color w:val="FF0000"/>
            <w:sz w:val="22"/>
            <w:szCs w:val="22"/>
          </w:rPr>
          <w:t>; quantity=</w:t>
        </w:r>
        <w:r>
          <w:rPr>
            <w:rFonts w:ascii="Cambria" w:hAnsi="Cambria" w:cs="Times New Roman"/>
            <w:color w:val="FF0000"/>
            <w:sz w:val="22"/>
            <w:szCs w:val="22"/>
          </w:rPr>
          <w:t>100</w:t>
        </w:r>
      </w:ins>
    </w:p>
    <w:p w14:paraId="5F33C5A9" w14:textId="77777777" w:rsidR="00F01A7C" w:rsidRDefault="00F01A7C" w:rsidP="00F01A7C">
      <w:pPr>
        <w:pStyle w:val="Default"/>
        <w:rPr>
          <w:ins w:id="155" w:author="Biasi, Barbara" w:date="2024-10-22T17:38:00Z" w16du:dateUtc="2024-10-22T15:38:00Z"/>
          <w:rFonts w:ascii="Cambria" w:hAnsi="Cambria" w:cs="Times New Roman"/>
          <w:color w:val="000000" w:themeColor="text1"/>
          <w:sz w:val="22"/>
          <w:szCs w:val="22"/>
        </w:rPr>
      </w:pPr>
      <w:ins w:id="156" w:author="Biasi, Barbara" w:date="2024-10-22T17:38:00Z" w16du:dateUtc="2024-10-22T15:38:00Z">
        <w:r>
          <w:rPr>
            <w:rFonts w:ascii="Cambria" w:hAnsi="Cambria" w:cs="Times New Roman"/>
            <w:color w:val="000000" w:themeColor="text1"/>
            <w:sz w:val="22"/>
            <w:szCs w:val="22"/>
          </w:rPr>
          <w:lastRenderedPageBreak/>
          <w:br/>
          <w:t xml:space="preserve">To make housing more affordable, suppose that the government decides to provide subsidies to home buyers. </w:t>
        </w:r>
      </w:ins>
    </w:p>
    <w:p w14:paraId="6032C367" w14:textId="77777777" w:rsidR="00F01A7C" w:rsidRPr="00697FBE" w:rsidRDefault="00F01A7C" w:rsidP="00F01A7C">
      <w:pPr>
        <w:pStyle w:val="Default"/>
        <w:rPr>
          <w:ins w:id="157" w:author="Biasi, Barbara" w:date="2024-10-22T17:38:00Z" w16du:dateUtc="2024-10-22T15:38:00Z"/>
          <w:rFonts w:ascii="Cambria" w:hAnsi="Cambria" w:cs="Times New Roman"/>
          <w:color w:val="000000" w:themeColor="text1"/>
          <w:sz w:val="22"/>
          <w:szCs w:val="22"/>
        </w:rPr>
      </w:pPr>
      <w:ins w:id="158" w:author="Biasi, Barbara" w:date="2024-10-22T17:38:00Z" w16du:dateUtc="2024-10-22T15:38:00Z">
        <w:r>
          <w:rPr>
            <w:rFonts w:ascii="Cambria" w:hAnsi="Cambria" w:cs="Times New Roman"/>
            <w:color w:val="000000" w:themeColor="text1"/>
            <w:sz w:val="22"/>
            <w:szCs w:val="22"/>
          </w:rPr>
          <w:t xml:space="preserve">If there is a $1 per-unit subsidy to home buyers, what would the equilibrium price and quantity be? What is the total expenditure? What is the deadweight loss? </w:t>
        </w:r>
        <w:r>
          <w:rPr>
            <w:rFonts w:ascii="Cambria" w:hAnsi="Cambria" w:cs="Times New Roman"/>
            <w:color w:val="000000" w:themeColor="text1"/>
            <w:sz w:val="22"/>
            <w:szCs w:val="22"/>
          </w:rPr>
          <w:br/>
        </w:r>
      </w:ins>
    </w:p>
    <w:p w14:paraId="167F2C8C" w14:textId="77777777" w:rsidR="00F01A7C" w:rsidRDefault="00F01A7C" w:rsidP="00F01A7C">
      <w:pPr>
        <w:pStyle w:val="Default"/>
        <w:numPr>
          <w:ilvl w:val="0"/>
          <w:numId w:val="27"/>
        </w:numPr>
        <w:rPr>
          <w:ins w:id="159" w:author="Biasi, Barbara" w:date="2024-10-22T17:38:00Z" w16du:dateUtc="2024-10-22T15:38:00Z"/>
          <w:rFonts w:ascii="Cambria" w:hAnsi="Cambria" w:cs="Times New Roman"/>
          <w:sz w:val="22"/>
          <w:szCs w:val="22"/>
        </w:rPr>
      </w:pPr>
      <w:ins w:id="160" w:author="Biasi, Barbara" w:date="2024-10-22T17:38:00Z" w16du:dateUtc="2024-10-22T15:38:00Z">
        <w:r>
          <w:rPr>
            <w:rFonts w:ascii="Cambria" w:hAnsi="Cambria" w:cs="Times New Roman"/>
            <w:sz w:val="22"/>
            <w:szCs w:val="22"/>
          </w:rPr>
          <w:t xml:space="preserve">(5 points) </w:t>
        </w:r>
        <w:r>
          <w:rPr>
            <w:rFonts w:ascii="Cambria" w:hAnsi="Cambria" w:cs="Times New Roman"/>
            <w:color w:val="000000" w:themeColor="text1"/>
            <w:sz w:val="22"/>
            <w:szCs w:val="22"/>
          </w:rPr>
          <w:t>If there is a $2 per-unit subsidy to home buyers, what would the equilibrium price and quantity be? What is the total expenditure? What is the deadweight loss?</w:t>
        </w:r>
      </w:ins>
    </w:p>
    <w:p w14:paraId="27DCC071" w14:textId="77777777" w:rsidR="00F01A7C" w:rsidRPr="007C32C7" w:rsidRDefault="00F01A7C" w:rsidP="00F01A7C">
      <w:pPr>
        <w:pStyle w:val="Default"/>
        <w:ind w:left="720"/>
        <w:rPr>
          <w:ins w:id="161" w:author="Biasi, Barbara" w:date="2024-10-22T17:38:00Z" w16du:dateUtc="2024-10-22T15:38:00Z"/>
          <w:rFonts w:ascii="Cambria" w:hAnsi="Cambria" w:cs="Times New Roman"/>
          <w:color w:val="FF0000"/>
          <w:sz w:val="22"/>
          <w:szCs w:val="22"/>
        </w:rPr>
      </w:pPr>
      <w:ins w:id="162" w:author="Biasi, Barbara" w:date="2024-10-22T17:38:00Z" w16du:dateUtc="2024-10-22T15:38:00Z">
        <w:r w:rsidRPr="007C32C7">
          <w:rPr>
            <w:rFonts w:ascii="Cambria" w:hAnsi="Cambria" w:cs="Times New Roman"/>
            <w:color w:val="FF0000"/>
            <w:sz w:val="22"/>
            <w:szCs w:val="22"/>
          </w:rPr>
          <w:t xml:space="preserve">Inverse demand before subsidy: </w:t>
        </w:r>
      </w:ins>
    </w:p>
    <w:p w14:paraId="5ACF70C3" w14:textId="77777777" w:rsidR="00F01A7C" w:rsidRPr="007C32C7" w:rsidRDefault="00000000" w:rsidP="00F01A7C">
      <w:pPr>
        <w:pStyle w:val="Default"/>
        <w:rPr>
          <w:ins w:id="163" w:author="Biasi, Barbara" w:date="2024-10-22T17:38:00Z" w16du:dateUtc="2024-10-22T15:38:00Z"/>
          <w:rFonts w:ascii="Cambria" w:hAnsi="Cambria" w:cs="Times New Roman"/>
          <w:color w:val="FF0000"/>
          <w:sz w:val="22"/>
          <w:szCs w:val="22"/>
        </w:rPr>
      </w:pPr>
      <m:oMathPara>
        <m:oMath>
          <m:sSub>
            <m:sSubPr>
              <m:ctrlPr>
                <w:ins w:id="164" w:author="Biasi, Barbara" w:date="2024-10-22T17:38:00Z" w16du:dateUtc="2024-10-22T15:38:00Z">
                  <w:rPr>
                    <w:rFonts w:ascii="Cambria Math" w:hAnsi="Cambria Math" w:cs="Times New Roman"/>
                    <w:i/>
                    <w:color w:val="FF0000"/>
                    <w:sz w:val="22"/>
                    <w:szCs w:val="22"/>
                  </w:rPr>
                </w:ins>
              </m:ctrlPr>
            </m:sSubPr>
            <m:e>
              <m:r>
                <w:ins w:id="165" w:author="Biasi, Barbara" w:date="2024-10-22T17:38:00Z" w16du:dateUtc="2024-10-22T15:38:00Z">
                  <w:rPr>
                    <w:rFonts w:ascii="Cambria Math" w:hAnsi="Cambria Math" w:cs="Times New Roman"/>
                    <w:color w:val="FF0000"/>
                    <w:sz w:val="22"/>
                    <w:szCs w:val="22"/>
                  </w:rPr>
                  <m:t>P</m:t>
                </w:ins>
              </m:r>
            </m:e>
            <m:sub>
              <m:r>
                <w:ins w:id="166" w:author="Biasi, Barbara" w:date="2024-10-22T17:38:00Z" w16du:dateUtc="2024-10-22T15:38:00Z">
                  <w:rPr>
                    <w:rFonts w:ascii="Cambria Math" w:hAnsi="Cambria Math" w:cs="Times New Roman"/>
                    <w:color w:val="FF0000"/>
                    <w:sz w:val="22"/>
                    <w:szCs w:val="22"/>
                  </w:rPr>
                  <m:t>D</m:t>
                </w:ins>
              </m:r>
            </m:sub>
          </m:sSub>
          <m:d>
            <m:dPr>
              <m:ctrlPr>
                <w:ins w:id="167" w:author="Biasi, Barbara" w:date="2024-10-22T17:38:00Z" w16du:dateUtc="2024-10-22T15:38:00Z">
                  <w:rPr>
                    <w:rFonts w:ascii="Cambria Math" w:hAnsi="Cambria Math" w:cs="Times New Roman"/>
                    <w:i/>
                    <w:color w:val="FF0000"/>
                    <w:sz w:val="22"/>
                    <w:szCs w:val="22"/>
                  </w:rPr>
                </w:ins>
              </m:ctrlPr>
            </m:dPr>
            <m:e>
              <m:r>
                <w:ins w:id="168" w:author="Biasi, Barbara" w:date="2024-10-22T17:38:00Z" w16du:dateUtc="2024-10-22T15:38:00Z">
                  <w:rPr>
                    <w:rFonts w:ascii="Cambria Math" w:hAnsi="Cambria Math" w:cs="Times New Roman"/>
                    <w:color w:val="FF0000"/>
                    <w:sz w:val="22"/>
                    <w:szCs w:val="22"/>
                  </w:rPr>
                  <m:t>q</m:t>
                </w:ins>
              </m:r>
            </m:e>
          </m:d>
          <m:r>
            <w:ins w:id="169" w:author="Biasi, Barbara" w:date="2024-10-22T17:38:00Z" w16du:dateUtc="2024-10-22T15:38:00Z">
              <w:rPr>
                <w:rFonts w:ascii="Cambria Math" w:hAnsi="Cambria Math" w:cs="Times New Roman"/>
                <w:color w:val="FF0000"/>
                <w:sz w:val="22"/>
                <w:szCs w:val="22"/>
              </w:rPr>
              <m:t>=12-0.02q</m:t>
            </w:ins>
          </m:r>
        </m:oMath>
      </m:oMathPara>
    </w:p>
    <w:p w14:paraId="6325CE24" w14:textId="77777777" w:rsidR="00F01A7C" w:rsidRPr="007C32C7" w:rsidRDefault="00F01A7C" w:rsidP="00F01A7C">
      <w:pPr>
        <w:pStyle w:val="Default"/>
        <w:rPr>
          <w:ins w:id="170" w:author="Biasi, Barbara" w:date="2024-10-22T17:38:00Z" w16du:dateUtc="2024-10-22T15:38:00Z"/>
          <w:rFonts w:ascii="Cambria" w:hAnsi="Cambria" w:cs="Times New Roman"/>
          <w:color w:val="FF0000"/>
          <w:sz w:val="22"/>
          <w:szCs w:val="22"/>
        </w:rPr>
      </w:pPr>
      <w:ins w:id="171" w:author="Biasi, Barbara" w:date="2024-10-22T17:38:00Z" w16du:dateUtc="2024-10-22T15:38:00Z">
        <w:r w:rsidRPr="007C32C7">
          <w:rPr>
            <w:rFonts w:ascii="Cambria" w:hAnsi="Cambria" w:cs="Times New Roman"/>
            <w:color w:val="FF0000"/>
            <w:sz w:val="22"/>
            <w:szCs w:val="22"/>
          </w:rPr>
          <w:t xml:space="preserve">               Inverse demand after subsidy: </w:t>
        </w:r>
      </w:ins>
    </w:p>
    <w:p w14:paraId="3C622B19" w14:textId="77777777" w:rsidR="00F01A7C" w:rsidRPr="007C32C7" w:rsidRDefault="00000000" w:rsidP="00F01A7C">
      <w:pPr>
        <w:pStyle w:val="Default"/>
        <w:rPr>
          <w:ins w:id="172" w:author="Biasi, Barbara" w:date="2024-10-22T17:38:00Z" w16du:dateUtc="2024-10-22T15:38:00Z"/>
          <w:rFonts w:ascii="Cambria" w:hAnsi="Cambria" w:cs="Times New Roman"/>
          <w:color w:val="FF0000"/>
          <w:sz w:val="22"/>
          <w:szCs w:val="22"/>
        </w:rPr>
      </w:pPr>
      <m:oMathPara>
        <m:oMath>
          <m:sSub>
            <m:sSubPr>
              <m:ctrlPr>
                <w:ins w:id="173" w:author="Biasi, Barbara" w:date="2024-10-22T17:38:00Z" w16du:dateUtc="2024-10-22T15:38:00Z">
                  <w:rPr>
                    <w:rFonts w:ascii="Cambria Math" w:hAnsi="Cambria Math" w:cs="Times New Roman"/>
                    <w:i/>
                    <w:color w:val="FF0000"/>
                    <w:sz w:val="22"/>
                    <w:szCs w:val="22"/>
                  </w:rPr>
                </w:ins>
              </m:ctrlPr>
            </m:sSubPr>
            <m:e>
              <m:r>
                <w:ins w:id="174" w:author="Biasi, Barbara" w:date="2024-10-22T17:38:00Z" w16du:dateUtc="2024-10-22T15:38:00Z">
                  <w:rPr>
                    <w:rFonts w:ascii="Cambria Math" w:hAnsi="Cambria Math" w:cs="Times New Roman"/>
                    <w:color w:val="FF0000"/>
                    <w:sz w:val="22"/>
                    <w:szCs w:val="22"/>
                  </w:rPr>
                  <m:t>P</m:t>
                </w:ins>
              </m:r>
            </m:e>
            <m:sub>
              <m:r>
                <w:ins w:id="175" w:author="Biasi, Barbara" w:date="2024-10-22T17:38:00Z" w16du:dateUtc="2024-10-22T15:38:00Z">
                  <w:rPr>
                    <w:rFonts w:ascii="Cambria Math" w:hAnsi="Cambria Math" w:cs="Times New Roman"/>
                    <w:color w:val="FF0000"/>
                    <w:sz w:val="22"/>
                    <w:szCs w:val="22"/>
                  </w:rPr>
                  <m:t>D</m:t>
                </w:ins>
              </m:r>
            </m:sub>
          </m:sSub>
          <m:d>
            <m:dPr>
              <m:ctrlPr>
                <w:ins w:id="176" w:author="Biasi, Barbara" w:date="2024-10-22T17:38:00Z" w16du:dateUtc="2024-10-22T15:38:00Z">
                  <w:rPr>
                    <w:rFonts w:ascii="Cambria Math" w:hAnsi="Cambria Math" w:cs="Times New Roman"/>
                    <w:i/>
                    <w:color w:val="FF0000"/>
                    <w:sz w:val="22"/>
                    <w:szCs w:val="22"/>
                  </w:rPr>
                </w:ins>
              </m:ctrlPr>
            </m:dPr>
            <m:e>
              <m:r>
                <w:ins w:id="177" w:author="Biasi, Barbara" w:date="2024-10-22T17:38:00Z" w16du:dateUtc="2024-10-22T15:38:00Z">
                  <w:rPr>
                    <w:rFonts w:ascii="Cambria Math" w:hAnsi="Cambria Math" w:cs="Times New Roman"/>
                    <w:color w:val="FF0000"/>
                    <w:sz w:val="22"/>
                    <w:szCs w:val="22"/>
                  </w:rPr>
                  <m:t>q</m:t>
                </w:ins>
              </m:r>
            </m:e>
          </m:d>
          <m:r>
            <w:ins w:id="178" w:author="Biasi, Barbara" w:date="2024-10-22T17:38:00Z" w16du:dateUtc="2024-10-22T15:38:00Z">
              <w:rPr>
                <w:rFonts w:ascii="Cambria Math" w:hAnsi="Cambria Math" w:cs="Times New Roman"/>
                <w:color w:val="FF0000"/>
                <w:sz w:val="22"/>
                <w:szCs w:val="22"/>
              </w:rPr>
              <m:t>=14-0.02q</m:t>
            </w:ins>
          </m:r>
          <m:r>
            <w:ins w:id="179" w:author="Biasi, Barbara" w:date="2024-10-22T17:38:00Z" w16du:dateUtc="2024-10-22T15:38:00Z">
              <m:rPr>
                <m:sty m:val="p"/>
              </m:rPr>
              <w:rPr>
                <w:rFonts w:ascii="Cambria Math" w:hAnsi="Cambria Math" w:cs="Times New Roman"/>
                <w:color w:val="FF0000"/>
                <w:sz w:val="22"/>
                <w:szCs w:val="22"/>
              </w:rPr>
              <w:br/>
            </w:ins>
          </m:r>
        </m:oMath>
      </m:oMathPara>
      <w:ins w:id="180" w:author="Biasi, Barbara" w:date="2024-10-22T17:38:00Z" w16du:dateUtc="2024-10-22T15:38:00Z">
        <w:r w:rsidR="00F01A7C" w:rsidRPr="007C32C7">
          <w:rPr>
            <w:rFonts w:ascii="Cambria" w:hAnsi="Cambria" w:cs="Times New Roman"/>
            <w:color w:val="FF0000"/>
            <w:sz w:val="22"/>
            <w:szCs w:val="22"/>
          </w:rPr>
          <w:t xml:space="preserve">               Inverse supply: </w:t>
        </w:r>
      </w:ins>
    </w:p>
    <w:p w14:paraId="1D1C26C4" w14:textId="77777777" w:rsidR="00F01A7C" w:rsidRPr="007C32C7" w:rsidRDefault="00000000" w:rsidP="00F01A7C">
      <w:pPr>
        <w:pStyle w:val="Default"/>
        <w:rPr>
          <w:ins w:id="181" w:author="Biasi, Barbara" w:date="2024-10-22T17:38:00Z" w16du:dateUtc="2024-10-22T15:38:00Z"/>
          <w:rFonts w:ascii="Cambria" w:hAnsi="Cambria" w:cs="Times New Roman"/>
          <w:color w:val="FF0000"/>
          <w:sz w:val="22"/>
          <w:szCs w:val="22"/>
        </w:rPr>
      </w:pPr>
      <m:oMathPara>
        <m:oMath>
          <m:sSubSup>
            <m:sSubSupPr>
              <m:ctrlPr>
                <w:ins w:id="182" w:author="Biasi, Barbara" w:date="2024-10-22T17:38:00Z" w16du:dateUtc="2024-10-22T15:38:00Z">
                  <w:rPr>
                    <w:rFonts w:ascii="Cambria Math" w:hAnsi="Cambria Math" w:cs="Times New Roman"/>
                    <w:i/>
                    <w:color w:val="FF0000"/>
                    <w:sz w:val="22"/>
                    <w:szCs w:val="22"/>
                  </w:rPr>
                </w:ins>
              </m:ctrlPr>
            </m:sSubSupPr>
            <m:e>
              <m:r>
                <w:ins w:id="183" w:author="Biasi, Barbara" w:date="2024-10-22T17:38:00Z" w16du:dateUtc="2024-10-22T15:38:00Z">
                  <w:rPr>
                    <w:rFonts w:ascii="Cambria Math" w:hAnsi="Cambria Math" w:cs="Times New Roman"/>
                    <w:color w:val="FF0000"/>
                    <w:sz w:val="22"/>
                    <w:szCs w:val="22"/>
                  </w:rPr>
                  <m:t>P</m:t>
                </w:ins>
              </m:r>
            </m:e>
            <m:sub>
              <m:r>
                <w:ins w:id="184" w:author="Biasi, Barbara" w:date="2024-10-22T17:38:00Z" w16du:dateUtc="2024-10-22T15:38:00Z">
                  <w:rPr>
                    <w:rFonts w:ascii="Cambria Math" w:hAnsi="Cambria Math" w:cs="Times New Roman"/>
                    <w:color w:val="FF0000"/>
                    <w:sz w:val="22"/>
                    <w:szCs w:val="22"/>
                  </w:rPr>
                  <m:t>S</m:t>
                </w:ins>
              </m:r>
            </m:sub>
            <m:sup/>
          </m:sSubSup>
          <m:d>
            <m:dPr>
              <m:ctrlPr>
                <w:ins w:id="185" w:author="Biasi, Barbara" w:date="2024-10-22T17:38:00Z" w16du:dateUtc="2024-10-22T15:38:00Z">
                  <w:rPr>
                    <w:rFonts w:ascii="Cambria Math" w:hAnsi="Cambria Math" w:cs="Times New Roman"/>
                    <w:i/>
                    <w:color w:val="FF0000"/>
                    <w:sz w:val="22"/>
                    <w:szCs w:val="22"/>
                  </w:rPr>
                </w:ins>
              </m:ctrlPr>
            </m:dPr>
            <m:e>
              <m:r>
                <w:ins w:id="186" w:author="Biasi, Barbara" w:date="2024-10-22T17:38:00Z" w16du:dateUtc="2024-10-22T15:38:00Z">
                  <w:rPr>
                    <w:rFonts w:ascii="Cambria Math" w:hAnsi="Cambria Math" w:cs="Times New Roman"/>
                    <w:color w:val="FF0000"/>
                    <w:sz w:val="22"/>
                    <w:szCs w:val="22"/>
                  </w:rPr>
                  <m:t>q</m:t>
                </w:ins>
              </m:r>
            </m:e>
          </m:d>
          <m:r>
            <w:ins w:id="187" w:author="Biasi, Barbara" w:date="2024-10-22T17:38:00Z" w16du:dateUtc="2024-10-22T15:38:00Z">
              <w:rPr>
                <w:rFonts w:ascii="Cambria Math" w:hAnsi="Cambria Math" w:cs="Times New Roman"/>
                <w:color w:val="FF0000"/>
                <w:sz w:val="22"/>
                <w:szCs w:val="22"/>
              </w:rPr>
              <m:t>=0.1q</m:t>
            </w:ins>
          </m:r>
        </m:oMath>
      </m:oMathPara>
    </w:p>
    <w:p w14:paraId="5C07E805" w14:textId="77777777" w:rsidR="00F01A7C" w:rsidRPr="007C32C7" w:rsidRDefault="00F01A7C" w:rsidP="00F01A7C">
      <w:pPr>
        <w:pStyle w:val="Default"/>
        <w:rPr>
          <w:ins w:id="188" w:author="Biasi, Barbara" w:date="2024-10-22T17:38:00Z" w16du:dateUtc="2024-10-22T15:38:00Z"/>
          <w:rFonts w:ascii="Cambria" w:hAnsi="Cambria" w:cs="Times New Roman"/>
          <w:color w:val="FF0000"/>
          <w:sz w:val="22"/>
          <w:szCs w:val="22"/>
        </w:rPr>
      </w:pPr>
    </w:p>
    <w:p w14:paraId="365CF836" w14:textId="77777777" w:rsidR="00F01A7C" w:rsidRDefault="00F01A7C" w:rsidP="00F01A7C">
      <w:pPr>
        <w:pStyle w:val="Default"/>
        <w:rPr>
          <w:ins w:id="189" w:author="Biasi, Barbara" w:date="2024-10-22T17:38:00Z" w16du:dateUtc="2024-10-22T15:38:00Z"/>
          <w:rFonts w:ascii="Cambria" w:hAnsi="Cambria" w:cs="Times New Roman"/>
          <w:sz w:val="22"/>
          <w:szCs w:val="22"/>
        </w:rPr>
      </w:pPr>
      <w:ins w:id="190" w:author="Biasi, Barbara" w:date="2024-10-22T17:38:00Z" w16du:dateUtc="2024-10-22T15:38:00Z">
        <w:r w:rsidRPr="007C32C7">
          <w:rPr>
            <w:rFonts w:ascii="Cambria" w:hAnsi="Cambria" w:cs="Times New Roman"/>
            <w:color w:val="FF0000"/>
            <w:sz w:val="22"/>
            <w:szCs w:val="22"/>
          </w:rPr>
          <w:t xml:space="preserve">               Equilibrium quantity: 0.12q=</w:t>
        </w:r>
        <w:r>
          <w:rPr>
            <w:rFonts w:ascii="Cambria" w:hAnsi="Cambria" w:cs="Times New Roman"/>
            <w:color w:val="FF0000"/>
            <w:sz w:val="22"/>
            <w:szCs w:val="22"/>
          </w:rPr>
          <w:t>14</w:t>
        </w:r>
        <w:r w:rsidRPr="007C32C7">
          <w:rPr>
            <w:rFonts w:ascii="Cambria" w:hAnsi="Cambria" w:cs="Times New Roman"/>
            <w:color w:val="FF0000"/>
            <w:sz w:val="22"/>
            <w:szCs w:val="22"/>
          </w:rPr>
          <w:t>, q*=</w:t>
        </w:r>
        <w:r>
          <w:rPr>
            <w:rFonts w:ascii="Cambria" w:hAnsi="Cambria" w:cs="Times New Roman"/>
            <w:color w:val="FF0000"/>
            <w:sz w:val="22"/>
            <w:szCs w:val="22"/>
          </w:rPr>
          <w:t>116.67</w:t>
        </w:r>
        <w:r w:rsidRPr="007C32C7">
          <w:rPr>
            <w:rFonts w:ascii="Cambria" w:hAnsi="Cambria" w:cs="Times New Roman"/>
            <w:color w:val="FF0000"/>
            <w:sz w:val="22"/>
            <w:szCs w:val="22"/>
          </w:rPr>
          <w:t xml:space="preserve">. </w:t>
        </w:r>
        <w:r w:rsidRPr="007C32C7">
          <w:rPr>
            <w:rFonts w:ascii="Cambria" w:hAnsi="Cambria" w:cs="Times New Roman"/>
            <w:color w:val="FF0000"/>
            <w:sz w:val="22"/>
            <w:szCs w:val="22"/>
          </w:rPr>
          <w:br/>
          <w:t xml:space="preserve">               Equilibrium price paid by consumers: </w:t>
        </w:r>
        <w:r>
          <w:rPr>
            <w:rFonts w:ascii="Cambria" w:hAnsi="Cambria" w:cs="Times New Roman"/>
            <w:color w:val="FF0000"/>
            <w:sz w:val="22"/>
            <w:szCs w:val="22"/>
          </w:rPr>
          <w:t>12</w:t>
        </w:r>
        <w:r w:rsidRPr="007C32C7">
          <w:rPr>
            <w:rFonts w:ascii="Cambria" w:hAnsi="Cambria" w:cs="Times New Roman"/>
            <w:color w:val="FF0000"/>
            <w:sz w:val="22"/>
            <w:szCs w:val="22"/>
          </w:rPr>
          <w:t>-0.02*</w:t>
        </w:r>
        <w:r>
          <w:rPr>
            <w:rFonts w:ascii="Cambria" w:hAnsi="Cambria" w:cs="Times New Roman"/>
            <w:color w:val="FF0000"/>
            <w:sz w:val="22"/>
            <w:szCs w:val="22"/>
          </w:rPr>
          <w:t>116.67</w:t>
        </w:r>
        <w:r w:rsidRPr="007C32C7">
          <w:rPr>
            <w:rFonts w:ascii="Cambria" w:hAnsi="Cambria" w:cs="Times New Roman"/>
            <w:color w:val="FF0000"/>
            <w:sz w:val="22"/>
            <w:szCs w:val="22"/>
          </w:rPr>
          <w:t>=</w:t>
        </w:r>
        <w:r>
          <w:rPr>
            <w:rFonts w:ascii="Cambria" w:hAnsi="Cambria" w:cs="Times New Roman"/>
            <w:color w:val="FF0000"/>
            <w:sz w:val="22"/>
            <w:szCs w:val="22"/>
          </w:rPr>
          <w:t>9.67</w:t>
        </w:r>
        <w:r w:rsidRPr="007C32C7">
          <w:rPr>
            <w:rFonts w:ascii="Cambria" w:hAnsi="Cambria" w:cs="Times New Roman"/>
            <w:color w:val="FF0000"/>
            <w:sz w:val="22"/>
            <w:szCs w:val="22"/>
          </w:rPr>
          <w:t>.</w:t>
        </w:r>
        <w:r w:rsidRPr="007C32C7">
          <w:rPr>
            <w:rFonts w:ascii="Cambria" w:hAnsi="Cambria" w:cs="Times New Roman"/>
            <w:color w:val="FF0000"/>
            <w:sz w:val="22"/>
            <w:szCs w:val="22"/>
          </w:rPr>
          <w:br/>
          <w:t xml:space="preserve">               Equilibrium price received by producers: </w:t>
        </w:r>
        <w:r>
          <w:rPr>
            <w:rFonts w:ascii="Cambria" w:hAnsi="Cambria" w:cs="Times New Roman"/>
            <w:color w:val="FF0000"/>
            <w:sz w:val="22"/>
            <w:szCs w:val="22"/>
          </w:rPr>
          <w:t>11.67</w:t>
        </w:r>
        <w:r w:rsidRPr="007C32C7">
          <w:rPr>
            <w:rFonts w:ascii="Cambria" w:hAnsi="Cambria" w:cs="Times New Roman"/>
            <w:color w:val="FF0000"/>
            <w:sz w:val="22"/>
            <w:szCs w:val="22"/>
          </w:rPr>
          <w:t xml:space="preserve">. </w:t>
        </w:r>
        <w:r w:rsidRPr="007C32C7">
          <w:rPr>
            <w:rFonts w:ascii="Cambria" w:hAnsi="Cambria" w:cs="Times New Roman"/>
            <w:color w:val="FF0000"/>
            <w:sz w:val="22"/>
            <w:szCs w:val="22"/>
          </w:rPr>
          <w:br/>
          <w:t xml:space="preserve">               Total subsidy=</w:t>
        </w:r>
        <w:r>
          <w:rPr>
            <w:rFonts w:ascii="Cambria" w:hAnsi="Cambria" w:cs="Times New Roman"/>
            <w:color w:val="FF0000"/>
            <w:sz w:val="22"/>
            <w:szCs w:val="22"/>
          </w:rPr>
          <w:t>2</w:t>
        </w:r>
        <w:r w:rsidRPr="007C32C7">
          <w:rPr>
            <w:rFonts w:ascii="Cambria" w:hAnsi="Cambria" w:cs="Times New Roman"/>
            <w:color w:val="FF0000"/>
            <w:sz w:val="22"/>
            <w:szCs w:val="22"/>
          </w:rPr>
          <w:t>*</w:t>
        </w:r>
        <w:r>
          <w:rPr>
            <w:rFonts w:ascii="Cambria" w:hAnsi="Cambria" w:cs="Times New Roman"/>
            <w:color w:val="FF0000"/>
            <w:sz w:val="22"/>
            <w:szCs w:val="22"/>
          </w:rPr>
          <w:t>116.67</w:t>
        </w:r>
        <w:r w:rsidRPr="007C32C7">
          <w:rPr>
            <w:rFonts w:ascii="Cambria" w:hAnsi="Cambria" w:cs="Times New Roman"/>
            <w:color w:val="FF0000"/>
            <w:sz w:val="22"/>
            <w:szCs w:val="22"/>
          </w:rPr>
          <w:t>=</w:t>
        </w:r>
        <w:r>
          <w:rPr>
            <w:rFonts w:ascii="Cambria" w:hAnsi="Cambria" w:cs="Times New Roman"/>
            <w:color w:val="FF0000"/>
            <w:sz w:val="22"/>
            <w:szCs w:val="22"/>
          </w:rPr>
          <w:t>233.34</w:t>
        </w:r>
        <w:r w:rsidRPr="007C32C7">
          <w:rPr>
            <w:rFonts w:ascii="Cambria" w:hAnsi="Cambria" w:cs="Times New Roman"/>
            <w:color w:val="FF0000"/>
            <w:sz w:val="22"/>
            <w:szCs w:val="22"/>
          </w:rPr>
          <w:t>.</w:t>
        </w:r>
        <w:r w:rsidRPr="007C32C7">
          <w:rPr>
            <w:rFonts w:ascii="Cambria" w:hAnsi="Cambria" w:cs="Times New Roman"/>
            <w:color w:val="FF0000"/>
            <w:sz w:val="22"/>
            <w:szCs w:val="22"/>
          </w:rPr>
          <w:br/>
          <w:t xml:space="preserve">               Deadweight loss: ½*</w:t>
        </w:r>
        <w:r>
          <w:rPr>
            <w:rFonts w:ascii="Cambria" w:hAnsi="Cambria" w:cs="Times New Roman"/>
            <w:color w:val="FF0000"/>
            <w:sz w:val="22"/>
            <w:szCs w:val="22"/>
          </w:rPr>
          <w:t>2</w:t>
        </w:r>
        <w:r w:rsidRPr="007C32C7">
          <w:rPr>
            <w:rFonts w:ascii="Cambria" w:hAnsi="Cambria" w:cs="Times New Roman"/>
            <w:color w:val="FF0000"/>
            <w:sz w:val="22"/>
            <w:szCs w:val="22"/>
          </w:rPr>
          <w:t>*(</w:t>
        </w:r>
        <w:r>
          <w:rPr>
            <w:rFonts w:ascii="Cambria" w:hAnsi="Cambria" w:cs="Times New Roman"/>
            <w:color w:val="FF0000"/>
            <w:sz w:val="22"/>
            <w:szCs w:val="22"/>
          </w:rPr>
          <w:t>116.67</w:t>
        </w:r>
        <w:r w:rsidRPr="007C32C7">
          <w:rPr>
            <w:rFonts w:ascii="Cambria" w:hAnsi="Cambria" w:cs="Times New Roman"/>
            <w:color w:val="FF0000"/>
            <w:sz w:val="22"/>
            <w:szCs w:val="22"/>
          </w:rPr>
          <w:t>-</w:t>
        </w:r>
        <w:proofErr w:type="gramStart"/>
        <w:r>
          <w:rPr>
            <w:rFonts w:ascii="Cambria" w:hAnsi="Cambria" w:cs="Times New Roman"/>
            <w:color w:val="FF0000"/>
            <w:sz w:val="22"/>
            <w:szCs w:val="22"/>
          </w:rPr>
          <w:t>100</w:t>
        </w:r>
        <w:r w:rsidRPr="007C32C7">
          <w:rPr>
            <w:rFonts w:ascii="Cambria" w:hAnsi="Cambria" w:cs="Times New Roman"/>
            <w:color w:val="FF0000"/>
            <w:sz w:val="22"/>
            <w:szCs w:val="22"/>
          </w:rPr>
          <w:t>)=</w:t>
        </w:r>
        <w:proofErr w:type="gramEnd"/>
        <w:r>
          <w:rPr>
            <w:rFonts w:ascii="Cambria" w:hAnsi="Cambria" w:cs="Times New Roman"/>
            <w:color w:val="FF0000"/>
            <w:sz w:val="22"/>
            <w:szCs w:val="22"/>
          </w:rPr>
          <w:t>16.67</w:t>
        </w:r>
        <w:r w:rsidRPr="007C32C7">
          <w:rPr>
            <w:rFonts w:ascii="Cambria" w:hAnsi="Cambria" w:cs="Times New Roman"/>
            <w:color w:val="FF0000"/>
            <w:sz w:val="22"/>
            <w:szCs w:val="22"/>
          </w:rPr>
          <w:t xml:space="preserve">. </w:t>
        </w:r>
        <w:r w:rsidRPr="007C32C7">
          <w:rPr>
            <w:rFonts w:ascii="Cambria" w:hAnsi="Cambria" w:cs="Times New Roman"/>
            <w:color w:val="FF0000"/>
            <w:sz w:val="22"/>
            <w:szCs w:val="22"/>
          </w:rPr>
          <w:br/>
        </w:r>
        <w:r>
          <w:rPr>
            <w:rFonts w:ascii="Cambria" w:hAnsi="Cambria" w:cs="Times New Roman"/>
            <w:sz w:val="22"/>
            <w:szCs w:val="22"/>
          </w:rPr>
          <w:br/>
        </w:r>
      </w:ins>
    </w:p>
    <w:p w14:paraId="27AAF4C7" w14:textId="77777777" w:rsidR="00F01A7C" w:rsidRPr="007C32C7" w:rsidRDefault="00F01A7C" w:rsidP="00F01A7C">
      <w:pPr>
        <w:pStyle w:val="Default"/>
        <w:numPr>
          <w:ilvl w:val="0"/>
          <w:numId w:val="27"/>
        </w:numPr>
        <w:rPr>
          <w:ins w:id="191" w:author="Biasi, Barbara" w:date="2024-10-22T17:38:00Z" w16du:dateUtc="2024-10-22T15:38:00Z"/>
          <w:rFonts w:ascii="Cambria" w:hAnsi="Cambria" w:cs="Times New Roman"/>
          <w:color w:val="000000" w:themeColor="text1"/>
          <w:sz w:val="22"/>
          <w:szCs w:val="22"/>
        </w:rPr>
      </w:pPr>
      <w:ins w:id="192" w:author="Biasi, Barbara" w:date="2024-10-22T17:38:00Z" w16du:dateUtc="2024-10-22T15:38:00Z">
        <w:r w:rsidRPr="007C32C7">
          <w:rPr>
            <w:rFonts w:ascii="Cambria" w:hAnsi="Cambria" w:cs="Times New Roman"/>
            <w:color w:val="000000" w:themeColor="text1"/>
            <w:sz w:val="22"/>
            <w:szCs w:val="22"/>
          </w:rPr>
          <w:t>(5 points) Would it be better for the producers if they were subsidized $</w:t>
        </w:r>
        <w:r>
          <w:rPr>
            <w:rFonts w:ascii="Cambria" w:hAnsi="Cambria" w:cs="Times New Roman"/>
            <w:color w:val="000000" w:themeColor="text1"/>
            <w:sz w:val="22"/>
            <w:szCs w:val="22"/>
          </w:rPr>
          <w:t>2</w:t>
        </w:r>
        <w:r w:rsidRPr="007C32C7">
          <w:rPr>
            <w:rFonts w:ascii="Cambria" w:hAnsi="Cambria" w:cs="Times New Roman"/>
            <w:color w:val="000000" w:themeColor="text1"/>
            <w:sz w:val="22"/>
            <w:szCs w:val="22"/>
          </w:rPr>
          <w:t xml:space="preserve"> per unit instead of the consumers</w:t>
        </w:r>
        <w:r>
          <w:rPr>
            <w:rFonts w:ascii="Cambria" w:hAnsi="Cambria" w:cs="Times New Roman"/>
            <w:sz w:val="22"/>
            <w:szCs w:val="22"/>
          </w:rPr>
          <w:t xml:space="preserve">? Why or why not? Which side of the market benefits more from subsidies? </w:t>
        </w:r>
        <w:r>
          <w:rPr>
            <w:rFonts w:ascii="Cambria" w:hAnsi="Cambria" w:cs="Times New Roman"/>
            <w:sz w:val="22"/>
            <w:szCs w:val="22"/>
          </w:rPr>
          <w:br/>
        </w:r>
        <w:r>
          <w:rPr>
            <w:rFonts w:ascii="Cambria" w:hAnsi="Cambria" w:cs="Times New Roman"/>
            <w:sz w:val="22"/>
            <w:szCs w:val="22"/>
          </w:rPr>
          <w:br/>
        </w:r>
        <w:r w:rsidRPr="007C32C7">
          <w:rPr>
            <w:rFonts w:ascii="Cambria" w:hAnsi="Cambria" w:cs="Times New Roman"/>
            <w:color w:val="FF0000"/>
            <w:sz w:val="22"/>
            <w:szCs w:val="22"/>
          </w:rPr>
          <w:t>Subsidizing the producers would be the same as subsidizing the consumers. Demand elasticity in the 2022 equilibrium is 50*</w:t>
        </w:r>
        <w:r>
          <w:rPr>
            <w:rFonts w:ascii="Cambria" w:hAnsi="Cambria" w:cs="Times New Roman"/>
            <w:color w:val="FF0000"/>
            <w:sz w:val="22"/>
            <w:szCs w:val="22"/>
          </w:rPr>
          <w:t>10</w:t>
        </w:r>
        <w:r w:rsidRPr="007C32C7">
          <w:rPr>
            <w:rFonts w:ascii="Cambria" w:hAnsi="Cambria" w:cs="Times New Roman"/>
            <w:color w:val="FF0000"/>
            <w:sz w:val="22"/>
            <w:szCs w:val="22"/>
          </w:rPr>
          <w:t>/</w:t>
        </w:r>
        <w:r>
          <w:rPr>
            <w:rFonts w:ascii="Cambria" w:hAnsi="Cambria" w:cs="Times New Roman"/>
            <w:color w:val="FF0000"/>
            <w:sz w:val="22"/>
            <w:szCs w:val="22"/>
          </w:rPr>
          <w:t>100</w:t>
        </w:r>
        <w:r w:rsidRPr="007C32C7">
          <w:rPr>
            <w:rFonts w:ascii="Cambria" w:hAnsi="Cambria" w:cs="Times New Roman"/>
            <w:color w:val="FF0000"/>
            <w:sz w:val="22"/>
            <w:szCs w:val="22"/>
          </w:rPr>
          <w:t>=5. Supply elasticity in the 2022 equilibrium is 10*</w:t>
        </w:r>
        <w:r>
          <w:rPr>
            <w:rFonts w:ascii="Cambria" w:hAnsi="Cambria" w:cs="Times New Roman"/>
            <w:color w:val="FF0000"/>
            <w:sz w:val="22"/>
            <w:szCs w:val="22"/>
          </w:rPr>
          <w:t>10</w:t>
        </w:r>
        <w:r w:rsidRPr="007C32C7">
          <w:rPr>
            <w:rFonts w:ascii="Cambria" w:hAnsi="Cambria" w:cs="Times New Roman"/>
            <w:color w:val="FF0000"/>
            <w:sz w:val="22"/>
            <w:szCs w:val="22"/>
          </w:rPr>
          <w:t>/</w:t>
        </w:r>
        <w:r>
          <w:rPr>
            <w:rFonts w:ascii="Cambria" w:hAnsi="Cambria" w:cs="Times New Roman"/>
            <w:color w:val="FF0000"/>
            <w:sz w:val="22"/>
            <w:szCs w:val="22"/>
          </w:rPr>
          <w:t>100</w:t>
        </w:r>
        <w:r w:rsidRPr="007C32C7">
          <w:rPr>
            <w:rFonts w:ascii="Cambria" w:hAnsi="Cambria" w:cs="Times New Roman"/>
            <w:color w:val="FF0000"/>
            <w:sz w:val="22"/>
            <w:szCs w:val="22"/>
          </w:rPr>
          <w:t>=1. Demand is more elastic</w:t>
        </w:r>
        <w:r>
          <w:rPr>
            <w:rFonts w:ascii="Cambria" w:hAnsi="Cambria" w:cs="Times New Roman"/>
            <w:color w:val="FF0000"/>
            <w:sz w:val="22"/>
            <w:szCs w:val="22"/>
          </w:rPr>
          <w:t>,</w:t>
        </w:r>
        <w:r w:rsidRPr="007C32C7">
          <w:rPr>
            <w:rFonts w:ascii="Cambria" w:hAnsi="Cambria" w:cs="Times New Roman"/>
            <w:color w:val="FF0000"/>
            <w:sz w:val="22"/>
            <w:szCs w:val="22"/>
          </w:rPr>
          <w:t xml:space="preserve"> so consumers always benefit more regardless which side is subsidized</w:t>
        </w:r>
        <w:r w:rsidRPr="007C32C7">
          <w:rPr>
            <w:rFonts w:ascii="Cambria" w:hAnsi="Cambria" w:cs="Times New Roman"/>
            <w:color w:val="000000" w:themeColor="text1"/>
            <w:sz w:val="22"/>
            <w:szCs w:val="22"/>
          </w:rPr>
          <w:t xml:space="preserve">. </w:t>
        </w:r>
      </w:ins>
    </w:p>
    <w:p w14:paraId="614EDCE2" w14:textId="6AC7F5F7" w:rsidR="00076FC5" w:rsidDel="00F01A7C" w:rsidRDefault="00076FC5" w:rsidP="00076FC5">
      <w:pPr>
        <w:pStyle w:val="Default"/>
        <w:rPr>
          <w:del w:id="193" w:author="Biasi, Barbara" w:date="2024-10-22T17:38:00Z" w16du:dateUtc="2024-10-22T15:38:00Z"/>
          <w:rFonts w:ascii="Cambria" w:hAnsi="Cambria" w:cs="Times New Roman"/>
          <w:sz w:val="22"/>
          <w:szCs w:val="22"/>
        </w:rPr>
      </w:pPr>
      <w:del w:id="194" w:author="Biasi, Barbara" w:date="2024-10-22T17:38:00Z" w16du:dateUtc="2024-10-22T15:38:00Z">
        <w:r w:rsidDel="00F01A7C">
          <w:rPr>
            <w:rFonts w:ascii="Cambria" w:hAnsi="Cambria" w:cs="Times New Roman"/>
            <w:sz w:val="22"/>
            <w:szCs w:val="22"/>
          </w:rPr>
          <w:delText xml:space="preserve">From the second quarter of 2020 to the fourth quarter of 2022, the median home sales price went up by 48%. This question explores a possible explanation for the rising cost of single-family houses. </w:delText>
        </w:r>
      </w:del>
    </w:p>
    <w:p w14:paraId="297CB926" w14:textId="143407EF" w:rsidR="00076FC5" w:rsidDel="00F01A7C" w:rsidRDefault="00076FC5" w:rsidP="00076FC5">
      <w:pPr>
        <w:pStyle w:val="Default"/>
        <w:rPr>
          <w:del w:id="195" w:author="Biasi, Barbara" w:date="2024-10-22T17:38:00Z" w16du:dateUtc="2024-10-22T15:38:00Z"/>
          <w:rFonts w:ascii="Cambria" w:hAnsi="Cambria" w:cs="Times New Roman"/>
          <w:sz w:val="22"/>
          <w:szCs w:val="22"/>
        </w:rPr>
      </w:pPr>
    </w:p>
    <w:p w14:paraId="30D7A1A0" w14:textId="2EA54B06" w:rsidR="00076FC5" w:rsidDel="00F01A7C" w:rsidRDefault="00076FC5" w:rsidP="00076FC5">
      <w:pPr>
        <w:pStyle w:val="Default"/>
        <w:rPr>
          <w:del w:id="196" w:author="Biasi, Barbara" w:date="2024-10-22T17:38:00Z" w16du:dateUtc="2024-10-22T15:38:00Z"/>
          <w:rFonts w:ascii="Cambria" w:hAnsi="Cambria" w:cs="Times New Roman"/>
          <w:sz w:val="22"/>
          <w:szCs w:val="22"/>
        </w:rPr>
      </w:pPr>
      <w:del w:id="197" w:author="Biasi, Barbara" w:date="2024-10-22T17:38:00Z" w16du:dateUtc="2024-10-22T15:38:00Z">
        <w:r w:rsidDel="00F01A7C">
          <w:rPr>
            <w:rFonts w:ascii="Cambria" w:hAnsi="Cambria" w:cs="Times New Roman"/>
            <w:sz w:val="22"/>
            <w:szCs w:val="22"/>
          </w:rPr>
          <w:delText>Suppose that, in 2020, the demand for houses was:</w:delText>
        </w:r>
      </w:del>
    </w:p>
    <w:p w14:paraId="5B604127" w14:textId="2CB32B7A" w:rsidR="00076FC5" w:rsidRPr="006E4853" w:rsidDel="00F01A7C" w:rsidRDefault="00000000" w:rsidP="00076FC5">
      <w:pPr>
        <w:pStyle w:val="Default"/>
        <w:rPr>
          <w:del w:id="198" w:author="Biasi, Barbara" w:date="2024-10-22T17:38:00Z" w16du:dateUtc="2024-10-22T15:38:00Z"/>
          <w:rFonts w:ascii="Cambria" w:hAnsi="Cambria" w:cs="Times New Roman"/>
          <w:sz w:val="22"/>
          <w:szCs w:val="22"/>
        </w:rPr>
      </w:pPr>
      <m:oMathPara>
        <m:oMath>
          <m:sSub>
            <m:sSubPr>
              <m:ctrlPr>
                <w:del w:id="199" w:author="Biasi, Barbara" w:date="2024-10-22T17:38:00Z" w16du:dateUtc="2024-10-22T15:38:00Z">
                  <w:rPr>
                    <w:rFonts w:ascii="Cambria Math" w:hAnsi="Cambria Math" w:cs="Times New Roman"/>
                    <w:i/>
                    <w:sz w:val="22"/>
                    <w:szCs w:val="22"/>
                  </w:rPr>
                </w:del>
              </m:ctrlPr>
            </m:sSubPr>
            <m:e>
              <m:r>
                <w:del w:id="200" w:author="Biasi, Barbara" w:date="2024-10-22T17:38:00Z" w16du:dateUtc="2024-10-22T15:38:00Z">
                  <w:rPr>
                    <w:rFonts w:ascii="Cambria Math" w:hAnsi="Cambria Math" w:cs="Times New Roman"/>
                    <w:sz w:val="22"/>
                    <w:szCs w:val="22"/>
                  </w:rPr>
                  <m:t>Q</m:t>
                </w:del>
              </m:r>
            </m:e>
            <m:sub>
              <m:r>
                <w:del w:id="201" w:author="Biasi, Barbara" w:date="2024-10-22T17:38:00Z" w16du:dateUtc="2024-10-22T15:38:00Z">
                  <w:rPr>
                    <w:rFonts w:ascii="Cambria Math" w:hAnsi="Cambria Math" w:cs="Times New Roman"/>
                    <w:sz w:val="22"/>
                    <w:szCs w:val="22"/>
                  </w:rPr>
                  <m:t>D</m:t>
                </w:del>
              </m:r>
            </m:sub>
          </m:sSub>
          <m:d>
            <m:dPr>
              <m:ctrlPr>
                <w:del w:id="202" w:author="Biasi, Barbara" w:date="2024-10-22T17:38:00Z" w16du:dateUtc="2024-10-22T15:38:00Z">
                  <w:rPr>
                    <w:rFonts w:ascii="Cambria Math" w:hAnsi="Cambria Math" w:cs="Times New Roman"/>
                    <w:i/>
                    <w:sz w:val="22"/>
                    <w:szCs w:val="22"/>
                  </w:rPr>
                </w:del>
              </m:ctrlPr>
            </m:dPr>
            <m:e>
              <m:r>
                <w:del w:id="203" w:author="Biasi, Barbara" w:date="2024-10-22T17:38:00Z" w16du:dateUtc="2024-10-22T15:38:00Z">
                  <w:rPr>
                    <w:rFonts w:ascii="Cambria Math" w:hAnsi="Cambria Math" w:cs="Times New Roman"/>
                    <w:sz w:val="22"/>
                    <w:szCs w:val="22"/>
                  </w:rPr>
                  <m:t>p</m:t>
                </w:del>
              </m:r>
            </m:e>
          </m:d>
          <m:r>
            <w:del w:id="204" w:author="Biasi, Barbara" w:date="2024-10-22T17:38:00Z" w16du:dateUtc="2024-10-22T15:38:00Z">
              <w:rPr>
                <w:rFonts w:ascii="Cambria Math" w:hAnsi="Cambria Math" w:cs="Times New Roman"/>
                <w:sz w:val="22"/>
                <w:szCs w:val="22"/>
              </w:rPr>
              <m:t>=150-100p</m:t>
            </w:del>
          </m:r>
        </m:oMath>
      </m:oMathPara>
    </w:p>
    <w:p w14:paraId="16B060B1" w14:textId="049B8475" w:rsidR="00076FC5" w:rsidDel="00F01A7C" w:rsidRDefault="00076FC5" w:rsidP="00076FC5">
      <w:pPr>
        <w:pStyle w:val="Default"/>
        <w:rPr>
          <w:del w:id="205" w:author="Biasi, Barbara" w:date="2024-10-22T17:38:00Z" w16du:dateUtc="2024-10-22T15:38:00Z"/>
          <w:rFonts w:ascii="Cambria" w:hAnsi="Cambria" w:cs="Times New Roman"/>
          <w:sz w:val="22"/>
          <w:szCs w:val="22"/>
        </w:rPr>
      </w:pPr>
      <w:del w:id="206" w:author="Biasi, Barbara" w:date="2024-10-22T17:38:00Z" w16du:dateUtc="2024-10-22T15:38:00Z">
        <w:r w:rsidDel="00F01A7C">
          <w:rPr>
            <w:rFonts w:ascii="Cambria" w:hAnsi="Cambria" w:cs="Times New Roman"/>
            <w:sz w:val="22"/>
            <w:szCs w:val="22"/>
          </w:rPr>
          <w:delText xml:space="preserve">Meanwhile, the supply of houses in 2020 was: </w:delText>
        </w:r>
      </w:del>
    </w:p>
    <w:p w14:paraId="077A32E2" w14:textId="1E57BEF6" w:rsidR="00076FC5" w:rsidRPr="006E4853" w:rsidDel="00F01A7C" w:rsidRDefault="00000000" w:rsidP="00076FC5">
      <w:pPr>
        <w:pStyle w:val="Default"/>
        <w:rPr>
          <w:del w:id="207" w:author="Biasi, Barbara" w:date="2024-10-22T17:38:00Z" w16du:dateUtc="2024-10-22T15:38:00Z"/>
          <w:rFonts w:ascii="Cambria" w:hAnsi="Cambria" w:cs="Times New Roman"/>
          <w:sz w:val="22"/>
          <w:szCs w:val="22"/>
        </w:rPr>
      </w:pPr>
      <m:oMathPara>
        <m:oMath>
          <m:sSubSup>
            <m:sSubSupPr>
              <m:ctrlPr>
                <w:del w:id="208" w:author="Biasi, Barbara" w:date="2024-10-22T17:38:00Z" w16du:dateUtc="2024-10-22T15:38:00Z">
                  <w:rPr>
                    <w:rFonts w:ascii="Cambria Math" w:hAnsi="Cambria Math" w:cs="Times New Roman"/>
                    <w:i/>
                    <w:sz w:val="22"/>
                    <w:szCs w:val="22"/>
                  </w:rPr>
                </w:del>
              </m:ctrlPr>
            </m:sSubSupPr>
            <m:e>
              <m:r>
                <w:del w:id="209" w:author="Biasi, Barbara" w:date="2024-10-22T17:38:00Z" w16du:dateUtc="2024-10-22T15:38:00Z">
                  <w:rPr>
                    <w:rFonts w:ascii="Cambria Math" w:hAnsi="Cambria Math" w:cs="Times New Roman"/>
                    <w:sz w:val="22"/>
                    <w:szCs w:val="22"/>
                  </w:rPr>
                  <m:t>Q</m:t>
                </w:del>
              </m:r>
            </m:e>
            <m:sub>
              <m:r>
                <w:del w:id="210" w:author="Biasi, Barbara" w:date="2024-10-22T17:38:00Z" w16du:dateUtc="2024-10-22T15:38:00Z">
                  <w:rPr>
                    <w:rFonts w:ascii="Cambria Math" w:hAnsi="Cambria Math" w:cs="Times New Roman"/>
                    <w:sz w:val="22"/>
                    <w:szCs w:val="22"/>
                  </w:rPr>
                  <m:t>S</m:t>
                </w:del>
              </m:r>
            </m:sub>
            <m:sup/>
          </m:sSubSup>
          <m:d>
            <m:dPr>
              <m:ctrlPr>
                <w:del w:id="211" w:author="Biasi, Barbara" w:date="2024-10-22T17:38:00Z" w16du:dateUtc="2024-10-22T15:38:00Z">
                  <w:rPr>
                    <w:rFonts w:ascii="Cambria Math" w:hAnsi="Cambria Math" w:cs="Times New Roman"/>
                    <w:i/>
                    <w:sz w:val="22"/>
                    <w:szCs w:val="22"/>
                  </w:rPr>
                </w:del>
              </m:ctrlPr>
            </m:dPr>
            <m:e>
              <m:r>
                <w:del w:id="212" w:author="Biasi, Barbara" w:date="2024-10-22T17:38:00Z" w16du:dateUtc="2024-10-22T15:38:00Z">
                  <w:rPr>
                    <w:rFonts w:ascii="Cambria Math" w:hAnsi="Cambria Math" w:cs="Times New Roman"/>
                    <w:sz w:val="22"/>
                    <w:szCs w:val="22"/>
                  </w:rPr>
                  <m:t>p</m:t>
                </w:del>
              </m:r>
            </m:e>
          </m:d>
          <m:r>
            <w:del w:id="213" w:author="Biasi, Barbara" w:date="2024-10-22T17:38:00Z" w16du:dateUtc="2024-10-22T15:38:00Z">
              <w:rPr>
                <w:rFonts w:ascii="Cambria Math" w:hAnsi="Cambria Math" w:cs="Times New Roman"/>
                <w:sz w:val="22"/>
                <w:szCs w:val="22"/>
              </w:rPr>
              <m:t>=50p.</m:t>
            </w:del>
          </m:r>
        </m:oMath>
      </m:oMathPara>
    </w:p>
    <w:p w14:paraId="75FEADA3" w14:textId="2745A78E" w:rsidR="00076FC5" w:rsidDel="00F01A7C" w:rsidRDefault="00076FC5" w:rsidP="00076FC5">
      <w:pPr>
        <w:pStyle w:val="Default"/>
        <w:rPr>
          <w:del w:id="214" w:author="Biasi, Barbara" w:date="2024-10-22T17:38:00Z" w16du:dateUtc="2024-10-22T15:38:00Z"/>
          <w:rFonts w:ascii="Cambria" w:hAnsi="Cambria" w:cs="Times New Roman"/>
          <w:sz w:val="22"/>
          <w:szCs w:val="22"/>
        </w:rPr>
      </w:pPr>
    </w:p>
    <w:p w14:paraId="4658467E" w14:textId="71752693" w:rsidR="00076FC5" w:rsidRPr="006E4853" w:rsidDel="00F01A7C" w:rsidRDefault="00076FC5" w:rsidP="00076FC5">
      <w:pPr>
        <w:pStyle w:val="Default"/>
        <w:numPr>
          <w:ilvl w:val="0"/>
          <w:numId w:val="27"/>
        </w:numPr>
        <w:rPr>
          <w:del w:id="215" w:author="Biasi, Barbara" w:date="2024-10-22T17:38:00Z" w16du:dateUtc="2024-10-22T15:38:00Z"/>
          <w:rFonts w:ascii="Cambria" w:hAnsi="Cambria" w:cs="Times New Roman"/>
          <w:sz w:val="22"/>
          <w:szCs w:val="22"/>
        </w:rPr>
      </w:pPr>
      <w:del w:id="216" w:author="Biasi, Barbara" w:date="2024-10-22T17:38:00Z" w16du:dateUtc="2024-10-22T15:38:00Z">
        <w:r w:rsidDel="00F01A7C">
          <w:rPr>
            <w:rFonts w:ascii="Cambria" w:hAnsi="Cambria" w:cs="Times New Roman"/>
            <w:sz w:val="22"/>
            <w:szCs w:val="22"/>
          </w:rPr>
          <w:delText>(</w:delText>
        </w:r>
        <w:r w:rsidR="00EC12AC" w:rsidDel="00F01A7C">
          <w:rPr>
            <w:rFonts w:ascii="Cambria" w:hAnsi="Cambria" w:cs="Times New Roman"/>
            <w:sz w:val="22"/>
            <w:szCs w:val="22"/>
          </w:rPr>
          <w:delText>3</w:delText>
        </w:r>
        <w:r w:rsidDel="00F01A7C">
          <w:rPr>
            <w:rFonts w:ascii="Cambria" w:hAnsi="Cambria" w:cs="Times New Roman"/>
            <w:sz w:val="22"/>
            <w:szCs w:val="22"/>
          </w:rPr>
          <w:delText xml:space="preserve"> points) What is the equilibrium price and quantity of the housing market in 2020?</w:delText>
        </w:r>
      </w:del>
    </w:p>
    <w:p w14:paraId="4395286A" w14:textId="3655C964" w:rsidR="00076FC5" w:rsidDel="00F01A7C" w:rsidRDefault="00076FC5" w:rsidP="00076FC5">
      <w:pPr>
        <w:pStyle w:val="Default"/>
        <w:rPr>
          <w:del w:id="217" w:author="Biasi, Barbara" w:date="2024-10-22T17:38:00Z" w16du:dateUtc="2024-10-22T15:38:00Z"/>
          <w:rFonts w:ascii="Cambria" w:hAnsi="Cambria" w:cs="Times New Roman"/>
          <w:sz w:val="22"/>
          <w:szCs w:val="22"/>
        </w:rPr>
      </w:pPr>
    </w:p>
    <w:p w14:paraId="4C3C3FC7" w14:textId="2DE56E94" w:rsidR="00076FC5" w:rsidDel="00F01A7C" w:rsidRDefault="00076FC5" w:rsidP="00076FC5">
      <w:pPr>
        <w:pStyle w:val="Default"/>
        <w:ind w:left="720"/>
        <w:rPr>
          <w:del w:id="218" w:author="Biasi, Barbara" w:date="2024-10-22T17:38:00Z" w16du:dateUtc="2024-10-22T15:38:00Z"/>
          <w:rFonts w:ascii="Cambria" w:hAnsi="Cambria" w:cs="Times New Roman"/>
          <w:color w:val="FF0000"/>
          <w:sz w:val="22"/>
          <w:szCs w:val="22"/>
        </w:rPr>
      </w:pPr>
      <w:del w:id="219" w:author="Biasi, Barbara" w:date="2024-10-22T17:38:00Z" w16du:dateUtc="2024-10-22T15:38:00Z">
        <w:r w:rsidRPr="006E4853" w:rsidDel="00F01A7C">
          <w:rPr>
            <w:rFonts w:ascii="Cambria" w:hAnsi="Cambria" w:cs="Times New Roman"/>
            <w:color w:val="FF0000"/>
            <w:sz w:val="22"/>
            <w:szCs w:val="22"/>
          </w:rPr>
          <w:delText>Price=1; quantity=</w:delText>
        </w:r>
        <w:r w:rsidDel="00F01A7C">
          <w:rPr>
            <w:rFonts w:ascii="Cambria" w:hAnsi="Cambria" w:cs="Times New Roman"/>
            <w:color w:val="FF0000"/>
            <w:sz w:val="22"/>
            <w:szCs w:val="22"/>
          </w:rPr>
          <w:delText>50</w:delText>
        </w:r>
        <w:r w:rsidDel="00F01A7C">
          <w:rPr>
            <w:rFonts w:ascii="Cambria" w:hAnsi="Cambria" w:cs="Times New Roman"/>
            <w:color w:val="FF0000"/>
            <w:sz w:val="22"/>
            <w:szCs w:val="22"/>
          </w:rPr>
          <w:br/>
        </w:r>
        <w:r w:rsidDel="00F01A7C">
          <w:rPr>
            <w:rFonts w:ascii="Cambria" w:hAnsi="Cambria" w:cs="Times New Roman"/>
            <w:color w:val="FF0000"/>
            <w:sz w:val="22"/>
            <w:szCs w:val="22"/>
          </w:rPr>
          <w:br/>
        </w:r>
      </w:del>
    </w:p>
    <w:p w14:paraId="3E6783E5" w14:textId="24EDEFC1" w:rsidR="00076FC5" w:rsidDel="00F01A7C" w:rsidRDefault="00076FC5" w:rsidP="00076FC5">
      <w:pPr>
        <w:pStyle w:val="Default"/>
        <w:rPr>
          <w:del w:id="220" w:author="Biasi, Barbara" w:date="2024-10-22T17:38:00Z" w16du:dateUtc="2024-10-22T15:38:00Z"/>
          <w:rFonts w:ascii="Cambria" w:hAnsi="Cambria" w:cs="Times New Roman"/>
          <w:color w:val="000000" w:themeColor="text1"/>
          <w:sz w:val="22"/>
          <w:szCs w:val="22"/>
        </w:rPr>
      </w:pPr>
      <w:del w:id="221" w:author="Biasi, Barbara" w:date="2024-10-22T17:38:00Z" w16du:dateUtc="2024-10-22T15:38:00Z">
        <w:r w:rsidDel="00F01A7C">
          <w:rPr>
            <w:rFonts w:ascii="Cambria" w:hAnsi="Cambria" w:cs="Times New Roman"/>
            <w:color w:val="000000" w:themeColor="text1"/>
            <w:sz w:val="22"/>
            <w:szCs w:val="22"/>
          </w:rPr>
          <w:delText xml:space="preserve">In 2020, people started to spend a lot more time at home because of Covid. Therefore, many people wanted to scale up their houses. Moreover, the booming stock market gave a lot of cash to individual investors, causing them to have higher willingness to pay. This leads to an increase in demand. Suppose that the demand for houses in 2022 became: </w:delText>
        </w:r>
      </w:del>
    </w:p>
    <w:p w14:paraId="243BB06D" w14:textId="5E8C97E9" w:rsidR="00076FC5" w:rsidRPr="006E4853" w:rsidDel="00F01A7C" w:rsidRDefault="00000000" w:rsidP="00076FC5">
      <w:pPr>
        <w:pStyle w:val="Default"/>
        <w:rPr>
          <w:del w:id="222" w:author="Biasi, Barbara" w:date="2024-10-22T17:38:00Z" w16du:dateUtc="2024-10-22T15:38:00Z"/>
          <w:rFonts w:ascii="Cambria" w:hAnsi="Cambria" w:cs="Times New Roman"/>
          <w:sz w:val="22"/>
          <w:szCs w:val="22"/>
        </w:rPr>
      </w:pPr>
      <m:oMathPara>
        <m:oMath>
          <m:sSub>
            <m:sSubPr>
              <m:ctrlPr>
                <w:del w:id="223" w:author="Biasi, Barbara" w:date="2024-10-22T17:38:00Z" w16du:dateUtc="2024-10-22T15:38:00Z">
                  <w:rPr>
                    <w:rFonts w:ascii="Cambria Math" w:hAnsi="Cambria Math" w:cs="Times New Roman"/>
                    <w:i/>
                    <w:sz w:val="22"/>
                    <w:szCs w:val="22"/>
                  </w:rPr>
                </w:del>
              </m:ctrlPr>
            </m:sSubPr>
            <m:e>
              <m:r>
                <w:del w:id="224" w:author="Biasi, Barbara" w:date="2024-10-22T17:38:00Z" w16du:dateUtc="2024-10-22T15:38:00Z">
                  <w:rPr>
                    <w:rFonts w:ascii="Cambria Math" w:hAnsi="Cambria Math" w:cs="Times New Roman"/>
                    <w:sz w:val="22"/>
                    <w:szCs w:val="22"/>
                  </w:rPr>
                  <m:t>Q</m:t>
                </w:del>
              </m:r>
            </m:e>
            <m:sub>
              <m:r>
                <w:del w:id="225" w:author="Biasi, Barbara" w:date="2024-10-22T17:38:00Z" w16du:dateUtc="2024-10-22T15:38:00Z">
                  <w:rPr>
                    <w:rFonts w:ascii="Cambria Math" w:hAnsi="Cambria Math" w:cs="Times New Roman"/>
                    <w:sz w:val="22"/>
                    <w:szCs w:val="22"/>
                  </w:rPr>
                  <m:t>D</m:t>
                </w:del>
              </m:r>
            </m:sub>
          </m:sSub>
          <m:d>
            <m:dPr>
              <m:ctrlPr>
                <w:del w:id="226" w:author="Biasi, Barbara" w:date="2024-10-22T17:38:00Z" w16du:dateUtc="2024-10-22T15:38:00Z">
                  <w:rPr>
                    <w:rFonts w:ascii="Cambria Math" w:hAnsi="Cambria Math" w:cs="Times New Roman"/>
                    <w:i/>
                    <w:sz w:val="22"/>
                    <w:szCs w:val="22"/>
                  </w:rPr>
                </w:del>
              </m:ctrlPr>
            </m:dPr>
            <m:e>
              <m:r>
                <w:del w:id="227" w:author="Biasi, Barbara" w:date="2024-10-22T17:38:00Z" w16du:dateUtc="2024-10-22T15:38:00Z">
                  <w:rPr>
                    <w:rFonts w:ascii="Cambria Math" w:hAnsi="Cambria Math" w:cs="Times New Roman"/>
                    <w:sz w:val="22"/>
                    <w:szCs w:val="22"/>
                  </w:rPr>
                  <m:t>p</m:t>
                </w:del>
              </m:r>
            </m:e>
          </m:d>
          <m:r>
            <w:del w:id="228" w:author="Biasi, Barbara" w:date="2024-10-22T17:38:00Z" w16du:dateUtc="2024-10-22T15:38:00Z">
              <w:rPr>
                <w:rFonts w:ascii="Cambria Math" w:hAnsi="Cambria Math" w:cs="Times New Roman"/>
                <w:sz w:val="22"/>
                <w:szCs w:val="22"/>
              </w:rPr>
              <m:t>=300-50p</m:t>
            </w:del>
          </m:r>
        </m:oMath>
      </m:oMathPara>
    </w:p>
    <w:p w14:paraId="20EBFCF9" w14:textId="52AC9DE9" w:rsidR="00076FC5" w:rsidDel="00F01A7C" w:rsidRDefault="00076FC5" w:rsidP="00076FC5">
      <w:pPr>
        <w:pStyle w:val="Default"/>
        <w:rPr>
          <w:del w:id="229" w:author="Biasi, Barbara" w:date="2024-10-22T17:38:00Z" w16du:dateUtc="2024-10-22T15:38:00Z"/>
          <w:rFonts w:ascii="Cambria" w:hAnsi="Cambria" w:cs="Times New Roman"/>
          <w:sz w:val="22"/>
          <w:szCs w:val="22"/>
        </w:rPr>
      </w:pPr>
    </w:p>
    <w:p w14:paraId="185498DA" w14:textId="12FB981D" w:rsidR="00076FC5" w:rsidDel="00F01A7C" w:rsidRDefault="00076FC5" w:rsidP="00076FC5">
      <w:pPr>
        <w:pStyle w:val="Default"/>
        <w:numPr>
          <w:ilvl w:val="0"/>
          <w:numId w:val="27"/>
        </w:numPr>
        <w:rPr>
          <w:del w:id="230" w:author="Biasi, Barbara" w:date="2024-10-22T17:38:00Z" w16du:dateUtc="2024-10-22T15:38:00Z"/>
          <w:rFonts w:ascii="Cambria" w:hAnsi="Cambria" w:cs="Times New Roman"/>
          <w:sz w:val="22"/>
          <w:szCs w:val="22"/>
        </w:rPr>
      </w:pPr>
      <w:del w:id="231" w:author="Biasi, Barbara" w:date="2024-10-22T17:38:00Z" w16du:dateUtc="2024-10-22T15:38:00Z">
        <w:r w:rsidDel="00F01A7C">
          <w:rPr>
            <w:rFonts w:ascii="Cambria" w:hAnsi="Cambria" w:cs="Times New Roman"/>
            <w:sz w:val="22"/>
            <w:szCs w:val="22"/>
          </w:rPr>
          <w:delText>(</w:delText>
        </w:r>
        <w:r w:rsidR="00EC12AC" w:rsidDel="00F01A7C">
          <w:rPr>
            <w:rFonts w:ascii="Cambria" w:hAnsi="Cambria" w:cs="Times New Roman"/>
            <w:sz w:val="22"/>
            <w:szCs w:val="22"/>
          </w:rPr>
          <w:delText>3</w:delText>
        </w:r>
        <w:r w:rsidDel="00F01A7C">
          <w:rPr>
            <w:rFonts w:ascii="Cambria" w:hAnsi="Cambria" w:cs="Times New Roman"/>
            <w:sz w:val="22"/>
            <w:szCs w:val="22"/>
          </w:rPr>
          <w:delText xml:space="preserve"> points) What would the equilibrium price and quantity be if the supply had stayed the same? </w:delText>
        </w:r>
        <w:r w:rsidDel="00F01A7C">
          <w:rPr>
            <w:rFonts w:ascii="Cambria" w:hAnsi="Cambria" w:cs="Times New Roman"/>
            <w:sz w:val="22"/>
            <w:szCs w:val="22"/>
          </w:rPr>
          <w:br/>
        </w:r>
        <w:r w:rsidRPr="00697FBE" w:rsidDel="00F01A7C">
          <w:rPr>
            <w:rFonts w:ascii="Cambria" w:hAnsi="Cambria" w:cs="Times New Roman"/>
            <w:color w:val="FF0000"/>
            <w:sz w:val="22"/>
            <w:szCs w:val="22"/>
          </w:rPr>
          <w:delText>Price=3; quantity=150</w:delText>
        </w:r>
        <w:r w:rsidDel="00F01A7C">
          <w:rPr>
            <w:rFonts w:ascii="Cambria" w:hAnsi="Cambria" w:cs="Times New Roman"/>
            <w:sz w:val="22"/>
            <w:szCs w:val="22"/>
          </w:rPr>
          <w:br/>
        </w:r>
      </w:del>
    </w:p>
    <w:p w14:paraId="0078A61C" w14:textId="2D660E3E" w:rsidR="00076FC5" w:rsidDel="00F01A7C" w:rsidRDefault="00076FC5" w:rsidP="00076FC5">
      <w:pPr>
        <w:pStyle w:val="Default"/>
        <w:rPr>
          <w:del w:id="232" w:author="Biasi, Barbara" w:date="2024-10-22T17:38:00Z" w16du:dateUtc="2024-10-22T15:38:00Z"/>
          <w:rFonts w:ascii="Cambria" w:hAnsi="Cambria" w:cs="Times New Roman"/>
          <w:sz w:val="22"/>
          <w:szCs w:val="22"/>
        </w:rPr>
      </w:pPr>
      <w:del w:id="233" w:author="Biasi, Barbara" w:date="2024-10-22T17:38:00Z" w16du:dateUtc="2024-10-22T15:38:00Z">
        <w:r w:rsidDel="00F01A7C">
          <w:rPr>
            <w:rFonts w:ascii="Cambria" w:hAnsi="Cambria" w:cs="Times New Roman"/>
            <w:sz w:val="22"/>
            <w:szCs w:val="22"/>
          </w:rPr>
          <w:br/>
          <w:delText xml:space="preserve">Moreover, the supply chain problem made it difficult and more costly for new constructions to gather materials. Social distancing and other Covid prevention measures also made any in-person work in the construction process (e.g., wiring, plumbing, and application of permits etc) difficult. These caused the supply to decrease. Suppose that the supply in 2022 became:  </w:delText>
        </w:r>
      </w:del>
    </w:p>
    <w:p w14:paraId="2F893B84" w14:textId="4DE654FB" w:rsidR="00076FC5" w:rsidRPr="006E4853" w:rsidDel="00F01A7C" w:rsidRDefault="00000000" w:rsidP="00076FC5">
      <w:pPr>
        <w:pStyle w:val="Default"/>
        <w:rPr>
          <w:del w:id="234" w:author="Biasi, Barbara" w:date="2024-10-22T17:38:00Z" w16du:dateUtc="2024-10-22T15:38:00Z"/>
          <w:rFonts w:ascii="Cambria" w:hAnsi="Cambria" w:cs="Times New Roman"/>
          <w:sz w:val="22"/>
          <w:szCs w:val="22"/>
        </w:rPr>
      </w:pPr>
      <m:oMathPara>
        <m:oMath>
          <m:sSubSup>
            <m:sSubSupPr>
              <m:ctrlPr>
                <w:del w:id="235" w:author="Biasi, Barbara" w:date="2024-10-22T17:38:00Z" w16du:dateUtc="2024-10-22T15:38:00Z">
                  <w:rPr>
                    <w:rFonts w:ascii="Cambria Math" w:hAnsi="Cambria Math" w:cs="Times New Roman"/>
                    <w:i/>
                    <w:sz w:val="22"/>
                    <w:szCs w:val="22"/>
                  </w:rPr>
                </w:del>
              </m:ctrlPr>
            </m:sSubSupPr>
            <m:e>
              <m:r>
                <w:del w:id="236" w:author="Biasi, Barbara" w:date="2024-10-22T17:38:00Z" w16du:dateUtc="2024-10-22T15:38:00Z">
                  <w:rPr>
                    <w:rFonts w:ascii="Cambria Math" w:hAnsi="Cambria Math" w:cs="Times New Roman"/>
                    <w:sz w:val="22"/>
                    <w:szCs w:val="22"/>
                  </w:rPr>
                  <m:t>Q</m:t>
                </w:del>
              </m:r>
            </m:e>
            <m:sub>
              <m:r>
                <w:del w:id="237" w:author="Biasi, Barbara" w:date="2024-10-22T17:38:00Z" w16du:dateUtc="2024-10-22T15:38:00Z">
                  <w:rPr>
                    <w:rFonts w:ascii="Cambria Math" w:hAnsi="Cambria Math" w:cs="Times New Roman"/>
                    <w:sz w:val="22"/>
                    <w:szCs w:val="22"/>
                  </w:rPr>
                  <m:t>S</m:t>
                </w:del>
              </m:r>
            </m:sub>
            <m:sup/>
          </m:sSubSup>
          <m:d>
            <m:dPr>
              <m:ctrlPr>
                <w:del w:id="238" w:author="Biasi, Barbara" w:date="2024-10-22T17:38:00Z" w16du:dateUtc="2024-10-22T15:38:00Z">
                  <w:rPr>
                    <w:rFonts w:ascii="Cambria Math" w:hAnsi="Cambria Math" w:cs="Times New Roman"/>
                    <w:i/>
                    <w:sz w:val="22"/>
                    <w:szCs w:val="22"/>
                  </w:rPr>
                </w:del>
              </m:ctrlPr>
            </m:dPr>
            <m:e>
              <m:r>
                <w:del w:id="239" w:author="Biasi, Barbara" w:date="2024-10-22T17:38:00Z" w16du:dateUtc="2024-10-22T15:38:00Z">
                  <w:rPr>
                    <w:rFonts w:ascii="Cambria Math" w:hAnsi="Cambria Math" w:cs="Times New Roman"/>
                    <w:sz w:val="22"/>
                    <w:szCs w:val="22"/>
                  </w:rPr>
                  <m:t>p</m:t>
                </w:del>
              </m:r>
            </m:e>
          </m:d>
          <m:r>
            <w:del w:id="240" w:author="Biasi, Barbara" w:date="2024-10-22T17:38:00Z" w16du:dateUtc="2024-10-22T15:38:00Z">
              <w:rPr>
                <w:rFonts w:ascii="Cambria Math" w:hAnsi="Cambria Math" w:cs="Times New Roman"/>
                <w:sz w:val="22"/>
                <w:szCs w:val="22"/>
              </w:rPr>
              <m:t>=10p.</m:t>
            </w:del>
          </m:r>
        </m:oMath>
      </m:oMathPara>
    </w:p>
    <w:p w14:paraId="3EBD0B66" w14:textId="5B678CAB" w:rsidR="00076FC5" w:rsidRPr="00697FBE" w:rsidDel="00F01A7C" w:rsidRDefault="00076FC5" w:rsidP="00076FC5">
      <w:pPr>
        <w:pStyle w:val="Default"/>
        <w:rPr>
          <w:del w:id="241" w:author="Biasi, Barbara" w:date="2024-10-22T17:38:00Z" w16du:dateUtc="2024-10-22T15:38:00Z"/>
          <w:rFonts w:ascii="Cambria" w:hAnsi="Cambria" w:cs="Times New Roman"/>
          <w:sz w:val="22"/>
          <w:szCs w:val="22"/>
        </w:rPr>
      </w:pPr>
      <w:del w:id="242" w:author="Biasi, Barbara" w:date="2024-10-22T17:38:00Z" w16du:dateUtc="2024-10-22T15:38:00Z">
        <w:r w:rsidDel="00F01A7C">
          <w:rPr>
            <w:rFonts w:ascii="Cambria" w:hAnsi="Cambria" w:cs="Times New Roman"/>
            <w:sz w:val="22"/>
            <w:szCs w:val="22"/>
          </w:rPr>
          <w:br/>
        </w:r>
        <w:r w:rsidDel="00F01A7C">
          <w:rPr>
            <w:rFonts w:ascii="Cambria" w:hAnsi="Cambria" w:cs="Times New Roman"/>
            <w:sz w:val="22"/>
            <w:szCs w:val="22"/>
          </w:rPr>
          <w:br/>
        </w:r>
      </w:del>
    </w:p>
    <w:p w14:paraId="756B223A" w14:textId="47BEA4E1" w:rsidR="00076FC5" w:rsidRPr="00697FBE" w:rsidDel="00F01A7C" w:rsidRDefault="00076FC5" w:rsidP="00076FC5">
      <w:pPr>
        <w:pStyle w:val="Default"/>
        <w:numPr>
          <w:ilvl w:val="0"/>
          <w:numId w:val="27"/>
        </w:numPr>
        <w:rPr>
          <w:del w:id="243" w:author="Biasi, Barbara" w:date="2024-10-22T17:38:00Z" w16du:dateUtc="2024-10-22T15:38:00Z"/>
          <w:rFonts w:ascii="Cambria" w:hAnsi="Cambria" w:cs="Times New Roman"/>
          <w:color w:val="000000" w:themeColor="text1"/>
          <w:sz w:val="22"/>
          <w:szCs w:val="22"/>
        </w:rPr>
      </w:pPr>
      <w:del w:id="244" w:author="Biasi, Barbara" w:date="2024-10-22T17:38:00Z" w16du:dateUtc="2024-10-22T15:38:00Z">
        <w:r w:rsidRPr="00697FBE" w:rsidDel="00F01A7C">
          <w:rPr>
            <w:rFonts w:ascii="Cambria" w:hAnsi="Cambria" w:cs="Times New Roman"/>
            <w:color w:val="000000" w:themeColor="text1"/>
            <w:sz w:val="22"/>
            <w:szCs w:val="22"/>
          </w:rPr>
          <w:delText>(</w:delText>
        </w:r>
        <w:r w:rsidDel="00F01A7C">
          <w:rPr>
            <w:rFonts w:ascii="Cambria" w:hAnsi="Cambria" w:cs="Times New Roman"/>
            <w:color w:val="000000" w:themeColor="text1"/>
            <w:sz w:val="22"/>
            <w:szCs w:val="22"/>
          </w:rPr>
          <w:delText>4</w:delText>
        </w:r>
        <w:r w:rsidRPr="00697FBE" w:rsidDel="00F01A7C">
          <w:rPr>
            <w:rFonts w:ascii="Cambria" w:hAnsi="Cambria" w:cs="Times New Roman"/>
            <w:color w:val="000000" w:themeColor="text1"/>
            <w:sz w:val="22"/>
            <w:szCs w:val="22"/>
          </w:rPr>
          <w:delText xml:space="preserve"> points) What is the equilibrium price and quantity in 2022? </w:delText>
        </w:r>
        <w:r w:rsidRPr="00697FBE" w:rsidDel="00F01A7C">
          <w:rPr>
            <w:rFonts w:ascii="Cambria" w:hAnsi="Cambria" w:cs="Times New Roman"/>
            <w:color w:val="000000" w:themeColor="text1"/>
            <w:sz w:val="22"/>
            <w:szCs w:val="22"/>
          </w:rPr>
          <w:br/>
        </w:r>
        <w:r w:rsidRPr="00697FBE" w:rsidDel="00F01A7C">
          <w:rPr>
            <w:rFonts w:ascii="Cambria" w:hAnsi="Cambria" w:cs="Times New Roman"/>
            <w:color w:val="FF0000"/>
            <w:sz w:val="22"/>
            <w:szCs w:val="22"/>
          </w:rPr>
          <w:delText>Price=5; quantity=50</w:delText>
        </w:r>
      </w:del>
    </w:p>
    <w:p w14:paraId="2A0D0F52" w14:textId="574D4E4B" w:rsidR="00076FC5" w:rsidDel="00F01A7C" w:rsidRDefault="00076FC5" w:rsidP="00076FC5">
      <w:pPr>
        <w:pStyle w:val="Default"/>
        <w:rPr>
          <w:del w:id="245" w:author="Biasi, Barbara" w:date="2024-10-22T17:38:00Z" w16du:dateUtc="2024-10-22T15:38:00Z"/>
          <w:rFonts w:ascii="Cambria" w:hAnsi="Cambria" w:cs="Times New Roman"/>
          <w:color w:val="000000" w:themeColor="text1"/>
          <w:sz w:val="22"/>
          <w:szCs w:val="22"/>
        </w:rPr>
      </w:pPr>
      <w:del w:id="246" w:author="Biasi, Barbara" w:date="2024-10-22T17:38:00Z" w16du:dateUtc="2024-10-22T15:38:00Z">
        <w:r w:rsidDel="00F01A7C">
          <w:rPr>
            <w:rFonts w:ascii="Cambria" w:hAnsi="Cambria" w:cs="Times New Roman"/>
            <w:color w:val="000000" w:themeColor="text1"/>
            <w:sz w:val="22"/>
            <w:szCs w:val="22"/>
          </w:rPr>
          <w:br/>
          <w:delText xml:space="preserve">To make housing more affordable, suppose that the government decides to provide subsidies to home buyers. </w:delText>
        </w:r>
      </w:del>
    </w:p>
    <w:p w14:paraId="52118731" w14:textId="5A260CC3" w:rsidR="00076FC5" w:rsidRPr="00697FBE" w:rsidDel="00F01A7C" w:rsidRDefault="00076FC5" w:rsidP="00076FC5">
      <w:pPr>
        <w:pStyle w:val="Default"/>
        <w:rPr>
          <w:del w:id="247" w:author="Biasi, Barbara" w:date="2024-10-22T17:38:00Z" w16du:dateUtc="2024-10-22T15:38:00Z"/>
          <w:rFonts w:ascii="Cambria" w:hAnsi="Cambria" w:cs="Times New Roman"/>
          <w:color w:val="000000" w:themeColor="text1"/>
          <w:sz w:val="22"/>
          <w:szCs w:val="22"/>
        </w:rPr>
      </w:pPr>
      <w:del w:id="248" w:author="Biasi, Barbara" w:date="2024-10-22T17:38:00Z" w16du:dateUtc="2024-10-22T15:38:00Z">
        <w:r w:rsidDel="00F01A7C">
          <w:rPr>
            <w:rFonts w:ascii="Cambria" w:hAnsi="Cambria" w:cs="Times New Roman"/>
            <w:color w:val="000000" w:themeColor="text1"/>
            <w:sz w:val="22"/>
            <w:szCs w:val="22"/>
          </w:rPr>
          <w:delText xml:space="preserve">If there is a $1 per-unit subsidy to home buyers, what would the equilibrium price and quantity be? What is the total expenditure? What is the deadweight loss? </w:delText>
        </w:r>
        <w:r w:rsidDel="00F01A7C">
          <w:rPr>
            <w:rFonts w:ascii="Cambria" w:hAnsi="Cambria" w:cs="Times New Roman"/>
            <w:color w:val="000000" w:themeColor="text1"/>
            <w:sz w:val="22"/>
            <w:szCs w:val="22"/>
          </w:rPr>
          <w:br/>
        </w:r>
      </w:del>
    </w:p>
    <w:p w14:paraId="057C4ACE" w14:textId="67EAD38F" w:rsidR="00076FC5" w:rsidDel="00F01A7C" w:rsidRDefault="00076FC5" w:rsidP="00076FC5">
      <w:pPr>
        <w:pStyle w:val="Default"/>
        <w:numPr>
          <w:ilvl w:val="0"/>
          <w:numId w:val="27"/>
        </w:numPr>
        <w:rPr>
          <w:del w:id="249" w:author="Biasi, Barbara" w:date="2024-10-22T17:38:00Z" w16du:dateUtc="2024-10-22T15:38:00Z"/>
          <w:rFonts w:ascii="Cambria" w:hAnsi="Cambria" w:cs="Times New Roman"/>
          <w:sz w:val="22"/>
          <w:szCs w:val="22"/>
        </w:rPr>
      </w:pPr>
      <w:del w:id="250" w:author="Biasi, Barbara" w:date="2024-10-22T17:38:00Z" w16du:dateUtc="2024-10-22T15:38:00Z">
        <w:r w:rsidDel="00F01A7C">
          <w:rPr>
            <w:rFonts w:ascii="Cambria" w:hAnsi="Cambria" w:cs="Times New Roman"/>
            <w:sz w:val="22"/>
            <w:szCs w:val="22"/>
          </w:rPr>
          <w:delText xml:space="preserve">(5 points) </w:delText>
        </w:r>
        <w:r w:rsidDel="00F01A7C">
          <w:rPr>
            <w:rFonts w:ascii="Cambria" w:hAnsi="Cambria" w:cs="Times New Roman"/>
            <w:color w:val="000000" w:themeColor="text1"/>
            <w:sz w:val="22"/>
            <w:szCs w:val="22"/>
          </w:rPr>
          <w:delText>If there is a $1 per-unit subsidy to home buyers, what would the equilibrium price and quantity be? What is the total expenditure? What is the deadweight loss?</w:delText>
        </w:r>
      </w:del>
    </w:p>
    <w:p w14:paraId="0C4E78D0" w14:textId="7188B372" w:rsidR="00076FC5" w:rsidRPr="007C32C7" w:rsidDel="00F01A7C" w:rsidRDefault="00076FC5" w:rsidP="00076FC5">
      <w:pPr>
        <w:pStyle w:val="Default"/>
        <w:ind w:left="720"/>
        <w:rPr>
          <w:del w:id="251" w:author="Biasi, Barbara" w:date="2024-10-22T17:38:00Z" w16du:dateUtc="2024-10-22T15:38:00Z"/>
          <w:rFonts w:ascii="Cambria" w:hAnsi="Cambria" w:cs="Times New Roman"/>
          <w:color w:val="FF0000"/>
          <w:sz w:val="22"/>
          <w:szCs w:val="22"/>
        </w:rPr>
      </w:pPr>
      <w:del w:id="252" w:author="Biasi, Barbara" w:date="2024-10-22T17:38:00Z" w16du:dateUtc="2024-10-22T15:38:00Z">
        <w:r w:rsidRPr="007C32C7" w:rsidDel="00F01A7C">
          <w:rPr>
            <w:rFonts w:ascii="Cambria" w:hAnsi="Cambria" w:cs="Times New Roman"/>
            <w:color w:val="FF0000"/>
            <w:sz w:val="22"/>
            <w:szCs w:val="22"/>
          </w:rPr>
          <w:delText xml:space="preserve">Inverse demand before subsidy: </w:delText>
        </w:r>
      </w:del>
    </w:p>
    <w:p w14:paraId="397D6AFA" w14:textId="506A271F" w:rsidR="00076FC5" w:rsidRPr="007C32C7" w:rsidDel="00F01A7C" w:rsidRDefault="00000000" w:rsidP="00076FC5">
      <w:pPr>
        <w:pStyle w:val="Default"/>
        <w:rPr>
          <w:del w:id="253" w:author="Biasi, Barbara" w:date="2024-10-22T17:38:00Z" w16du:dateUtc="2024-10-22T15:38:00Z"/>
          <w:rFonts w:ascii="Cambria" w:hAnsi="Cambria" w:cs="Times New Roman"/>
          <w:color w:val="FF0000"/>
          <w:sz w:val="22"/>
          <w:szCs w:val="22"/>
        </w:rPr>
      </w:pPr>
      <m:oMathPara>
        <m:oMath>
          <m:sSub>
            <m:sSubPr>
              <m:ctrlPr>
                <w:del w:id="254" w:author="Biasi, Barbara" w:date="2024-10-22T17:38:00Z" w16du:dateUtc="2024-10-22T15:38:00Z">
                  <w:rPr>
                    <w:rFonts w:ascii="Cambria Math" w:hAnsi="Cambria Math" w:cs="Times New Roman"/>
                    <w:i/>
                    <w:color w:val="FF0000"/>
                    <w:sz w:val="22"/>
                    <w:szCs w:val="22"/>
                  </w:rPr>
                </w:del>
              </m:ctrlPr>
            </m:sSubPr>
            <m:e>
              <m:r>
                <w:del w:id="255" w:author="Biasi, Barbara" w:date="2024-10-22T17:38:00Z" w16du:dateUtc="2024-10-22T15:38:00Z">
                  <w:rPr>
                    <w:rFonts w:ascii="Cambria Math" w:hAnsi="Cambria Math" w:cs="Times New Roman"/>
                    <w:color w:val="FF0000"/>
                    <w:sz w:val="22"/>
                    <w:szCs w:val="22"/>
                  </w:rPr>
                  <m:t>P</m:t>
                </w:del>
              </m:r>
            </m:e>
            <m:sub>
              <m:r>
                <w:del w:id="256" w:author="Biasi, Barbara" w:date="2024-10-22T17:38:00Z" w16du:dateUtc="2024-10-22T15:38:00Z">
                  <w:rPr>
                    <w:rFonts w:ascii="Cambria Math" w:hAnsi="Cambria Math" w:cs="Times New Roman"/>
                    <w:color w:val="FF0000"/>
                    <w:sz w:val="22"/>
                    <w:szCs w:val="22"/>
                  </w:rPr>
                  <m:t>D</m:t>
                </w:del>
              </m:r>
            </m:sub>
          </m:sSub>
          <m:d>
            <m:dPr>
              <m:ctrlPr>
                <w:del w:id="257" w:author="Biasi, Barbara" w:date="2024-10-22T17:38:00Z" w16du:dateUtc="2024-10-22T15:38:00Z">
                  <w:rPr>
                    <w:rFonts w:ascii="Cambria Math" w:hAnsi="Cambria Math" w:cs="Times New Roman"/>
                    <w:i/>
                    <w:color w:val="FF0000"/>
                    <w:sz w:val="22"/>
                    <w:szCs w:val="22"/>
                  </w:rPr>
                </w:del>
              </m:ctrlPr>
            </m:dPr>
            <m:e>
              <m:r>
                <w:del w:id="258" w:author="Biasi, Barbara" w:date="2024-10-22T17:38:00Z" w16du:dateUtc="2024-10-22T15:38:00Z">
                  <w:rPr>
                    <w:rFonts w:ascii="Cambria Math" w:hAnsi="Cambria Math" w:cs="Times New Roman"/>
                    <w:color w:val="FF0000"/>
                    <w:sz w:val="22"/>
                    <w:szCs w:val="22"/>
                  </w:rPr>
                  <m:t>q</m:t>
                </w:del>
              </m:r>
            </m:e>
          </m:d>
          <m:r>
            <w:del w:id="259" w:author="Biasi, Barbara" w:date="2024-10-22T17:38:00Z" w16du:dateUtc="2024-10-22T15:38:00Z">
              <w:rPr>
                <w:rFonts w:ascii="Cambria Math" w:hAnsi="Cambria Math" w:cs="Times New Roman"/>
                <w:color w:val="FF0000"/>
                <w:sz w:val="22"/>
                <w:szCs w:val="22"/>
              </w:rPr>
              <m:t>=6-0.02q</m:t>
            </w:del>
          </m:r>
        </m:oMath>
      </m:oMathPara>
    </w:p>
    <w:p w14:paraId="1B7DC121" w14:textId="270CFABA" w:rsidR="00076FC5" w:rsidRPr="007C32C7" w:rsidDel="00F01A7C" w:rsidRDefault="00076FC5" w:rsidP="00076FC5">
      <w:pPr>
        <w:pStyle w:val="Default"/>
        <w:rPr>
          <w:del w:id="260" w:author="Biasi, Barbara" w:date="2024-10-22T17:38:00Z" w16du:dateUtc="2024-10-22T15:38:00Z"/>
          <w:rFonts w:ascii="Cambria" w:hAnsi="Cambria" w:cs="Times New Roman"/>
          <w:color w:val="FF0000"/>
          <w:sz w:val="22"/>
          <w:szCs w:val="22"/>
        </w:rPr>
      </w:pPr>
      <w:del w:id="261" w:author="Biasi, Barbara" w:date="2024-10-22T17:38:00Z" w16du:dateUtc="2024-10-22T15:38:00Z">
        <w:r w:rsidRPr="007C32C7" w:rsidDel="00F01A7C">
          <w:rPr>
            <w:rFonts w:ascii="Cambria" w:hAnsi="Cambria" w:cs="Times New Roman"/>
            <w:color w:val="FF0000"/>
            <w:sz w:val="22"/>
            <w:szCs w:val="22"/>
          </w:rPr>
          <w:delText xml:space="preserve">               Inverse demand after subsidy: </w:delText>
        </w:r>
      </w:del>
    </w:p>
    <w:p w14:paraId="4266CD54" w14:textId="5927B2FD" w:rsidR="00076FC5" w:rsidRPr="007C32C7" w:rsidDel="00F01A7C" w:rsidRDefault="00000000" w:rsidP="00076FC5">
      <w:pPr>
        <w:pStyle w:val="Default"/>
        <w:rPr>
          <w:del w:id="262" w:author="Biasi, Barbara" w:date="2024-10-22T17:38:00Z" w16du:dateUtc="2024-10-22T15:38:00Z"/>
          <w:rFonts w:ascii="Cambria" w:hAnsi="Cambria" w:cs="Times New Roman"/>
          <w:color w:val="FF0000"/>
          <w:sz w:val="22"/>
          <w:szCs w:val="22"/>
        </w:rPr>
      </w:pPr>
      <m:oMathPara>
        <m:oMath>
          <m:sSub>
            <m:sSubPr>
              <m:ctrlPr>
                <w:del w:id="263" w:author="Biasi, Barbara" w:date="2024-10-22T17:38:00Z" w16du:dateUtc="2024-10-22T15:38:00Z">
                  <w:rPr>
                    <w:rFonts w:ascii="Cambria Math" w:hAnsi="Cambria Math" w:cs="Times New Roman"/>
                    <w:i/>
                    <w:color w:val="FF0000"/>
                    <w:sz w:val="22"/>
                    <w:szCs w:val="22"/>
                  </w:rPr>
                </w:del>
              </m:ctrlPr>
            </m:sSubPr>
            <m:e>
              <m:r>
                <w:del w:id="264" w:author="Biasi, Barbara" w:date="2024-10-22T17:38:00Z" w16du:dateUtc="2024-10-22T15:38:00Z">
                  <w:rPr>
                    <w:rFonts w:ascii="Cambria Math" w:hAnsi="Cambria Math" w:cs="Times New Roman"/>
                    <w:color w:val="FF0000"/>
                    <w:sz w:val="22"/>
                    <w:szCs w:val="22"/>
                  </w:rPr>
                  <m:t>P</m:t>
                </w:del>
              </m:r>
            </m:e>
            <m:sub>
              <m:r>
                <w:del w:id="265" w:author="Biasi, Barbara" w:date="2024-10-22T17:38:00Z" w16du:dateUtc="2024-10-22T15:38:00Z">
                  <w:rPr>
                    <w:rFonts w:ascii="Cambria Math" w:hAnsi="Cambria Math" w:cs="Times New Roman"/>
                    <w:color w:val="FF0000"/>
                    <w:sz w:val="22"/>
                    <w:szCs w:val="22"/>
                  </w:rPr>
                  <m:t>D</m:t>
                </w:del>
              </m:r>
            </m:sub>
          </m:sSub>
          <m:d>
            <m:dPr>
              <m:ctrlPr>
                <w:del w:id="266" w:author="Biasi, Barbara" w:date="2024-10-22T17:38:00Z" w16du:dateUtc="2024-10-22T15:38:00Z">
                  <w:rPr>
                    <w:rFonts w:ascii="Cambria Math" w:hAnsi="Cambria Math" w:cs="Times New Roman"/>
                    <w:i/>
                    <w:color w:val="FF0000"/>
                    <w:sz w:val="22"/>
                    <w:szCs w:val="22"/>
                  </w:rPr>
                </w:del>
              </m:ctrlPr>
            </m:dPr>
            <m:e>
              <m:r>
                <w:del w:id="267" w:author="Biasi, Barbara" w:date="2024-10-22T17:38:00Z" w16du:dateUtc="2024-10-22T15:38:00Z">
                  <w:rPr>
                    <w:rFonts w:ascii="Cambria Math" w:hAnsi="Cambria Math" w:cs="Times New Roman"/>
                    <w:color w:val="FF0000"/>
                    <w:sz w:val="22"/>
                    <w:szCs w:val="22"/>
                  </w:rPr>
                  <m:t>q</m:t>
                </w:del>
              </m:r>
            </m:e>
          </m:d>
          <m:r>
            <w:del w:id="268" w:author="Biasi, Barbara" w:date="2024-10-22T17:38:00Z" w16du:dateUtc="2024-10-22T15:38:00Z">
              <w:rPr>
                <w:rFonts w:ascii="Cambria Math" w:hAnsi="Cambria Math" w:cs="Times New Roman"/>
                <w:color w:val="FF0000"/>
                <w:sz w:val="22"/>
                <w:szCs w:val="22"/>
              </w:rPr>
              <m:t>=7-0.02q</m:t>
            </w:del>
          </m:r>
          <m:r>
            <w:del w:id="269" w:author="Biasi, Barbara" w:date="2024-10-22T17:38:00Z" w16du:dateUtc="2024-10-22T15:38:00Z">
              <m:rPr>
                <m:sty m:val="p"/>
              </m:rPr>
              <w:rPr>
                <w:rFonts w:ascii="Cambria Math" w:hAnsi="Cambria Math" w:cs="Times New Roman"/>
                <w:color w:val="FF0000"/>
                <w:sz w:val="22"/>
                <w:szCs w:val="22"/>
              </w:rPr>
              <w:br/>
            </w:del>
          </m:r>
        </m:oMath>
      </m:oMathPara>
      <w:del w:id="270" w:author="Biasi, Barbara" w:date="2024-10-22T17:38:00Z" w16du:dateUtc="2024-10-22T15:38:00Z">
        <w:r w:rsidR="00076FC5" w:rsidRPr="007C32C7" w:rsidDel="00F01A7C">
          <w:rPr>
            <w:rFonts w:ascii="Cambria" w:hAnsi="Cambria" w:cs="Times New Roman"/>
            <w:color w:val="FF0000"/>
            <w:sz w:val="22"/>
            <w:szCs w:val="22"/>
          </w:rPr>
          <w:delText xml:space="preserve">               Inverse supply: </w:delText>
        </w:r>
      </w:del>
    </w:p>
    <w:p w14:paraId="7CDFEE26" w14:textId="585BB1B8" w:rsidR="00076FC5" w:rsidRPr="007C32C7" w:rsidDel="00F01A7C" w:rsidRDefault="00000000" w:rsidP="00076FC5">
      <w:pPr>
        <w:pStyle w:val="Default"/>
        <w:rPr>
          <w:del w:id="271" w:author="Biasi, Barbara" w:date="2024-10-22T17:38:00Z" w16du:dateUtc="2024-10-22T15:38:00Z"/>
          <w:rFonts w:ascii="Cambria" w:hAnsi="Cambria" w:cs="Times New Roman"/>
          <w:color w:val="FF0000"/>
          <w:sz w:val="22"/>
          <w:szCs w:val="22"/>
        </w:rPr>
      </w:pPr>
      <m:oMathPara>
        <m:oMath>
          <m:sSubSup>
            <m:sSubSupPr>
              <m:ctrlPr>
                <w:del w:id="272" w:author="Biasi, Barbara" w:date="2024-10-22T17:38:00Z" w16du:dateUtc="2024-10-22T15:38:00Z">
                  <w:rPr>
                    <w:rFonts w:ascii="Cambria Math" w:hAnsi="Cambria Math" w:cs="Times New Roman"/>
                    <w:i/>
                    <w:color w:val="FF0000"/>
                    <w:sz w:val="22"/>
                    <w:szCs w:val="22"/>
                  </w:rPr>
                </w:del>
              </m:ctrlPr>
            </m:sSubSupPr>
            <m:e>
              <m:r>
                <w:del w:id="273" w:author="Biasi, Barbara" w:date="2024-10-22T17:38:00Z" w16du:dateUtc="2024-10-22T15:38:00Z">
                  <w:rPr>
                    <w:rFonts w:ascii="Cambria Math" w:hAnsi="Cambria Math" w:cs="Times New Roman"/>
                    <w:color w:val="FF0000"/>
                    <w:sz w:val="22"/>
                    <w:szCs w:val="22"/>
                  </w:rPr>
                  <m:t>P</m:t>
                </w:del>
              </m:r>
            </m:e>
            <m:sub>
              <m:r>
                <w:del w:id="274" w:author="Biasi, Barbara" w:date="2024-10-22T17:38:00Z" w16du:dateUtc="2024-10-22T15:38:00Z">
                  <w:rPr>
                    <w:rFonts w:ascii="Cambria Math" w:hAnsi="Cambria Math" w:cs="Times New Roman"/>
                    <w:color w:val="FF0000"/>
                    <w:sz w:val="22"/>
                    <w:szCs w:val="22"/>
                  </w:rPr>
                  <m:t>S</m:t>
                </w:del>
              </m:r>
            </m:sub>
            <m:sup/>
          </m:sSubSup>
          <m:d>
            <m:dPr>
              <m:ctrlPr>
                <w:del w:id="275" w:author="Biasi, Barbara" w:date="2024-10-22T17:38:00Z" w16du:dateUtc="2024-10-22T15:38:00Z">
                  <w:rPr>
                    <w:rFonts w:ascii="Cambria Math" w:hAnsi="Cambria Math" w:cs="Times New Roman"/>
                    <w:i/>
                    <w:color w:val="FF0000"/>
                    <w:sz w:val="22"/>
                    <w:szCs w:val="22"/>
                  </w:rPr>
                </w:del>
              </m:ctrlPr>
            </m:dPr>
            <m:e>
              <m:r>
                <w:del w:id="276" w:author="Biasi, Barbara" w:date="2024-10-22T17:38:00Z" w16du:dateUtc="2024-10-22T15:38:00Z">
                  <w:rPr>
                    <w:rFonts w:ascii="Cambria Math" w:hAnsi="Cambria Math" w:cs="Times New Roman"/>
                    <w:color w:val="FF0000"/>
                    <w:sz w:val="22"/>
                    <w:szCs w:val="22"/>
                  </w:rPr>
                  <m:t>q</m:t>
                </w:del>
              </m:r>
            </m:e>
          </m:d>
          <m:r>
            <w:del w:id="277" w:author="Biasi, Barbara" w:date="2024-10-22T17:38:00Z" w16du:dateUtc="2024-10-22T15:38:00Z">
              <w:rPr>
                <w:rFonts w:ascii="Cambria Math" w:hAnsi="Cambria Math" w:cs="Times New Roman"/>
                <w:color w:val="FF0000"/>
                <w:sz w:val="22"/>
                <w:szCs w:val="22"/>
              </w:rPr>
              <m:t>=0.1q</m:t>
            </w:del>
          </m:r>
        </m:oMath>
      </m:oMathPara>
    </w:p>
    <w:p w14:paraId="35C01174" w14:textId="50BDD70E" w:rsidR="00076FC5" w:rsidRPr="007C32C7" w:rsidDel="00F01A7C" w:rsidRDefault="00076FC5" w:rsidP="00076FC5">
      <w:pPr>
        <w:pStyle w:val="Default"/>
        <w:rPr>
          <w:del w:id="278" w:author="Biasi, Barbara" w:date="2024-10-22T17:38:00Z" w16du:dateUtc="2024-10-22T15:38:00Z"/>
          <w:rFonts w:ascii="Cambria" w:hAnsi="Cambria" w:cs="Times New Roman"/>
          <w:color w:val="FF0000"/>
          <w:sz w:val="22"/>
          <w:szCs w:val="22"/>
        </w:rPr>
      </w:pPr>
    </w:p>
    <w:p w14:paraId="246A6D54" w14:textId="6F0A6380" w:rsidR="00076FC5" w:rsidDel="00F01A7C" w:rsidRDefault="00076FC5" w:rsidP="00076FC5">
      <w:pPr>
        <w:pStyle w:val="Default"/>
        <w:rPr>
          <w:del w:id="279" w:author="Biasi, Barbara" w:date="2024-10-22T17:38:00Z" w16du:dateUtc="2024-10-22T15:38:00Z"/>
          <w:rFonts w:ascii="Cambria" w:hAnsi="Cambria" w:cs="Times New Roman"/>
          <w:sz w:val="22"/>
          <w:szCs w:val="22"/>
        </w:rPr>
      </w:pPr>
      <w:del w:id="280" w:author="Biasi, Barbara" w:date="2024-10-22T17:38:00Z" w16du:dateUtc="2024-10-22T15:38:00Z">
        <w:r w:rsidRPr="007C32C7" w:rsidDel="00F01A7C">
          <w:rPr>
            <w:rFonts w:ascii="Cambria" w:hAnsi="Cambria" w:cs="Times New Roman"/>
            <w:color w:val="FF0000"/>
            <w:sz w:val="22"/>
            <w:szCs w:val="22"/>
          </w:rPr>
          <w:delText xml:space="preserve">               Equilibrium quantity: 0.12q=7, q*=58.33. </w:delText>
        </w:r>
        <w:r w:rsidRPr="007C32C7" w:rsidDel="00F01A7C">
          <w:rPr>
            <w:rFonts w:ascii="Cambria" w:hAnsi="Cambria" w:cs="Times New Roman"/>
            <w:color w:val="FF0000"/>
            <w:sz w:val="22"/>
            <w:szCs w:val="22"/>
          </w:rPr>
          <w:br/>
          <w:delText xml:space="preserve">               Equilibrium price paid by consumers: 6-0.02*58.33=4.83.</w:delText>
        </w:r>
        <w:r w:rsidRPr="007C32C7" w:rsidDel="00F01A7C">
          <w:rPr>
            <w:rFonts w:ascii="Cambria" w:hAnsi="Cambria" w:cs="Times New Roman"/>
            <w:color w:val="FF0000"/>
            <w:sz w:val="22"/>
            <w:szCs w:val="22"/>
          </w:rPr>
          <w:br/>
          <w:delText xml:space="preserve">               Equilibrium price received by producers: 5.83. </w:delText>
        </w:r>
        <w:r w:rsidRPr="007C32C7" w:rsidDel="00F01A7C">
          <w:rPr>
            <w:rFonts w:ascii="Cambria" w:hAnsi="Cambria" w:cs="Times New Roman"/>
            <w:color w:val="FF0000"/>
            <w:sz w:val="22"/>
            <w:szCs w:val="22"/>
          </w:rPr>
          <w:br/>
          <w:delText xml:space="preserve">               Total subsidy=1*58.33=58.33.</w:delText>
        </w:r>
        <w:r w:rsidRPr="007C32C7" w:rsidDel="00F01A7C">
          <w:rPr>
            <w:rFonts w:ascii="Cambria" w:hAnsi="Cambria" w:cs="Times New Roman"/>
            <w:color w:val="FF0000"/>
            <w:sz w:val="22"/>
            <w:szCs w:val="22"/>
          </w:rPr>
          <w:br/>
          <w:delText xml:space="preserve">               Deadweight loss: ½*1*(58.33-50)=4.165. </w:delText>
        </w:r>
        <w:r w:rsidRPr="007C32C7" w:rsidDel="00F01A7C">
          <w:rPr>
            <w:rFonts w:ascii="Cambria" w:hAnsi="Cambria" w:cs="Times New Roman"/>
            <w:color w:val="FF0000"/>
            <w:sz w:val="22"/>
            <w:szCs w:val="22"/>
          </w:rPr>
          <w:br/>
        </w:r>
        <w:r w:rsidDel="00F01A7C">
          <w:rPr>
            <w:rFonts w:ascii="Cambria" w:hAnsi="Cambria" w:cs="Times New Roman"/>
            <w:sz w:val="22"/>
            <w:szCs w:val="22"/>
          </w:rPr>
          <w:br/>
        </w:r>
      </w:del>
    </w:p>
    <w:p w14:paraId="21F0EF5B" w14:textId="43914580" w:rsidR="00076FC5" w:rsidRPr="007C32C7" w:rsidDel="00F01A7C" w:rsidRDefault="00076FC5" w:rsidP="00076FC5">
      <w:pPr>
        <w:pStyle w:val="Default"/>
        <w:numPr>
          <w:ilvl w:val="0"/>
          <w:numId w:val="27"/>
        </w:numPr>
        <w:rPr>
          <w:del w:id="281" w:author="Biasi, Barbara" w:date="2024-10-22T17:38:00Z" w16du:dateUtc="2024-10-22T15:38:00Z"/>
          <w:rFonts w:ascii="Cambria" w:hAnsi="Cambria" w:cs="Times New Roman"/>
          <w:color w:val="000000" w:themeColor="text1"/>
          <w:sz w:val="22"/>
          <w:szCs w:val="22"/>
        </w:rPr>
      </w:pPr>
      <w:del w:id="282" w:author="Biasi, Barbara" w:date="2024-10-22T17:38:00Z" w16du:dateUtc="2024-10-22T15:38:00Z">
        <w:r w:rsidRPr="007C32C7" w:rsidDel="00F01A7C">
          <w:rPr>
            <w:rFonts w:ascii="Cambria" w:hAnsi="Cambria" w:cs="Times New Roman"/>
            <w:color w:val="000000" w:themeColor="text1"/>
            <w:sz w:val="22"/>
            <w:szCs w:val="22"/>
          </w:rPr>
          <w:delText>(5 points) Would it be better for the producers if they were subsidized $1 per unit instead of the consumers</w:delText>
        </w:r>
        <w:r w:rsidDel="00F01A7C">
          <w:rPr>
            <w:rFonts w:ascii="Cambria" w:hAnsi="Cambria" w:cs="Times New Roman"/>
            <w:sz w:val="22"/>
            <w:szCs w:val="22"/>
          </w:rPr>
          <w:delText xml:space="preserve">? Why or why not? Which side of the market benefits more from subsidies? </w:delText>
        </w:r>
        <w:r w:rsidDel="00F01A7C">
          <w:rPr>
            <w:rFonts w:ascii="Cambria" w:hAnsi="Cambria" w:cs="Times New Roman"/>
            <w:sz w:val="22"/>
            <w:szCs w:val="22"/>
          </w:rPr>
          <w:br/>
        </w:r>
        <w:r w:rsidDel="00F01A7C">
          <w:rPr>
            <w:rFonts w:ascii="Cambria" w:hAnsi="Cambria" w:cs="Times New Roman"/>
            <w:sz w:val="22"/>
            <w:szCs w:val="22"/>
          </w:rPr>
          <w:br/>
        </w:r>
        <w:r w:rsidRPr="007C32C7" w:rsidDel="00F01A7C">
          <w:rPr>
            <w:rFonts w:ascii="Cambria" w:hAnsi="Cambria" w:cs="Times New Roman"/>
            <w:color w:val="FF0000"/>
            <w:sz w:val="22"/>
            <w:szCs w:val="22"/>
          </w:rPr>
          <w:delText>Subsidizing the producers would be the same as subsidizing the consumers. Demand elasticity in the 2022 equilibrium is 50*5/50=5. Supply elasticity in the 2022 equilibrium is 10*5/50=1. Demand is more elastic</w:delText>
        </w:r>
        <w:r w:rsidDel="00F01A7C">
          <w:rPr>
            <w:rFonts w:ascii="Cambria" w:hAnsi="Cambria" w:cs="Times New Roman"/>
            <w:color w:val="FF0000"/>
            <w:sz w:val="22"/>
            <w:szCs w:val="22"/>
          </w:rPr>
          <w:delText>,</w:delText>
        </w:r>
        <w:r w:rsidRPr="007C32C7" w:rsidDel="00F01A7C">
          <w:rPr>
            <w:rFonts w:ascii="Cambria" w:hAnsi="Cambria" w:cs="Times New Roman"/>
            <w:color w:val="FF0000"/>
            <w:sz w:val="22"/>
            <w:szCs w:val="22"/>
          </w:rPr>
          <w:delText xml:space="preserve"> so consumers always benefit more regardless which side is subsidized</w:delText>
        </w:r>
        <w:r w:rsidRPr="007C32C7" w:rsidDel="00F01A7C">
          <w:rPr>
            <w:rFonts w:ascii="Cambria" w:hAnsi="Cambria" w:cs="Times New Roman"/>
            <w:color w:val="000000" w:themeColor="text1"/>
            <w:sz w:val="22"/>
            <w:szCs w:val="22"/>
          </w:rPr>
          <w:delText xml:space="preserve">. </w:delText>
        </w:r>
      </w:del>
    </w:p>
    <w:p w14:paraId="58520D44" w14:textId="37241572" w:rsidR="00076FC5" w:rsidDel="00F01A7C" w:rsidRDefault="00076FC5" w:rsidP="004A36AA">
      <w:pPr>
        <w:pStyle w:val="Default"/>
        <w:spacing w:line="276" w:lineRule="auto"/>
        <w:rPr>
          <w:del w:id="283" w:author="Biasi, Barbara" w:date="2024-10-22T17:38:00Z" w16du:dateUtc="2024-10-22T15:38:00Z"/>
          <w:rFonts w:ascii="Cambria" w:hAnsi="Cambria" w:cs="Times New Roman"/>
          <w:sz w:val="22"/>
          <w:szCs w:val="22"/>
        </w:rPr>
      </w:pPr>
    </w:p>
    <w:p w14:paraId="702DAACE" w14:textId="46E4F32E" w:rsidR="00981D25" w:rsidRPr="004A36AA" w:rsidRDefault="00F635CA" w:rsidP="004A36AA">
      <w:pPr>
        <w:pStyle w:val="Default"/>
        <w:spacing w:line="276" w:lineRule="auto"/>
        <w:rPr>
          <w:rFonts w:ascii="Cambria" w:hAnsi="Cambria" w:cs="Times New Roman"/>
          <w:sz w:val="22"/>
          <w:szCs w:val="22"/>
        </w:rPr>
      </w:pPr>
      <w:r w:rsidRPr="004A36AA">
        <w:rPr>
          <w:rFonts w:ascii="Cambria" w:hAnsi="Cambria" w:cs="Times New Roman"/>
          <w:sz w:val="22"/>
          <w:szCs w:val="22"/>
        </w:rPr>
        <w:br/>
      </w:r>
    </w:p>
    <w:p w14:paraId="36922399" w14:textId="77777777" w:rsidR="00F635CA" w:rsidRPr="0060568E" w:rsidRDefault="00F635CA" w:rsidP="00895716">
      <w:pPr>
        <w:pStyle w:val="Default"/>
        <w:spacing w:line="276" w:lineRule="auto"/>
        <w:ind w:left="720"/>
        <w:rPr>
          <w:rFonts w:ascii="Cambria" w:hAnsi="Cambria" w:cs="Times New Roman"/>
          <w:sz w:val="22"/>
          <w:szCs w:val="22"/>
        </w:rPr>
      </w:pPr>
    </w:p>
    <w:p w14:paraId="7FDB9C51" w14:textId="625E3C58" w:rsidR="00076FC5" w:rsidRPr="00421174" w:rsidRDefault="00076FC5" w:rsidP="00076FC5">
      <w:pPr>
        <w:pStyle w:val="Default"/>
        <w:rPr>
          <w:rFonts w:ascii="Cambria" w:hAnsi="Cambria" w:cs="Times New Roman"/>
          <w:b/>
          <w:bCs/>
          <w:sz w:val="22"/>
          <w:szCs w:val="22"/>
          <w:u w:val="single"/>
        </w:rPr>
      </w:pPr>
      <w:r w:rsidRPr="00421174">
        <w:rPr>
          <w:rFonts w:ascii="Cambria" w:hAnsi="Cambria" w:cs="Times New Roman"/>
          <w:b/>
          <w:bCs/>
          <w:sz w:val="22"/>
          <w:szCs w:val="22"/>
          <w:u w:val="single"/>
        </w:rPr>
        <w:t xml:space="preserve">Problem </w:t>
      </w:r>
      <w:r>
        <w:rPr>
          <w:rFonts w:ascii="Cambria" w:hAnsi="Cambria" w:cs="Times New Roman"/>
          <w:b/>
          <w:bCs/>
          <w:sz w:val="22"/>
          <w:szCs w:val="22"/>
          <w:u w:val="single"/>
        </w:rPr>
        <w:t>2</w:t>
      </w:r>
      <w:r w:rsidRPr="00421174">
        <w:rPr>
          <w:rFonts w:ascii="Cambria" w:hAnsi="Cambria" w:cs="Times New Roman"/>
          <w:b/>
          <w:bCs/>
          <w:sz w:val="22"/>
          <w:szCs w:val="22"/>
          <w:u w:val="single"/>
        </w:rPr>
        <w:t xml:space="preserve"> (</w:t>
      </w:r>
      <w:r w:rsidR="007F3045">
        <w:rPr>
          <w:rFonts w:ascii="Cambria" w:hAnsi="Cambria" w:cs="Times New Roman"/>
          <w:b/>
          <w:bCs/>
          <w:sz w:val="22"/>
          <w:szCs w:val="22"/>
          <w:u w:val="single"/>
        </w:rPr>
        <w:t>24</w:t>
      </w:r>
      <w:r w:rsidRPr="00421174">
        <w:rPr>
          <w:rFonts w:ascii="Cambria" w:hAnsi="Cambria" w:cs="Times New Roman"/>
          <w:b/>
          <w:bCs/>
          <w:sz w:val="22"/>
          <w:szCs w:val="22"/>
          <w:u w:val="single"/>
        </w:rPr>
        <w:t xml:space="preserve"> points)</w:t>
      </w:r>
      <w:r>
        <w:rPr>
          <w:rFonts w:ascii="Cambria" w:hAnsi="Cambria" w:cs="Times New Roman"/>
          <w:b/>
          <w:bCs/>
          <w:sz w:val="22"/>
          <w:szCs w:val="22"/>
          <w:u w:val="single"/>
        </w:rPr>
        <w:t xml:space="preserve"> </w:t>
      </w:r>
    </w:p>
    <w:p w14:paraId="726D7279" w14:textId="77777777" w:rsidR="00212850" w:rsidRPr="0060568E" w:rsidRDefault="00212850" w:rsidP="00895716">
      <w:pPr>
        <w:widowControl w:val="0"/>
        <w:tabs>
          <w:tab w:val="left" w:pos="653"/>
        </w:tabs>
        <w:spacing w:before="77" w:after="0"/>
        <w:ind w:left="292"/>
        <w:rPr>
          <w:rFonts w:ascii="Cambria" w:eastAsiaTheme="minorEastAsia" w:hAnsi="Cambria" w:cs="Times New Roman"/>
          <w:color w:val="000000"/>
          <w:lang w:eastAsia="zh-CN"/>
        </w:rPr>
      </w:pPr>
    </w:p>
    <w:p w14:paraId="44481817" w14:textId="123B307A" w:rsidR="00212850" w:rsidRPr="004A36AA" w:rsidRDefault="007B17B7" w:rsidP="004A36AA">
      <w:pPr>
        <w:widowControl w:val="0"/>
        <w:autoSpaceDE w:val="0"/>
        <w:autoSpaceDN w:val="0"/>
        <w:adjustRightInd w:val="0"/>
        <w:rPr>
          <w:rFonts w:ascii="Cambria" w:hAnsi="Cambria" w:cs="Times New Roman"/>
        </w:rPr>
      </w:pPr>
      <w:proofErr w:type="spellStart"/>
      <w:r>
        <w:rPr>
          <w:rFonts w:ascii="Cambria" w:hAnsi="Cambria" w:cs="Times New Roman"/>
        </w:rPr>
        <w:t>CalTrain</w:t>
      </w:r>
      <w:proofErr w:type="spellEnd"/>
      <w:r>
        <w:rPr>
          <w:rFonts w:ascii="Cambria" w:hAnsi="Cambria" w:cs="Times New Roman"/>
        </w:rPr>
        <w:t xml:space="preserve"> has a local monopoly in the market for railway services between Palo Alto and San Francisco. </w:t>
      </w:r>
      <w:r w:rsidR="00212850" w:rsidRPr="0060568E">
        <w:rPr>
          <w:rFonts w:ascii="Cambria" w:hAnsi="Cambria" w:cs="Times New Roman"/>
        </w:rPr>
        <w:t xml:space="preserve">The inverse demand for </w:t>
      </w:r>
      <w:r>
        <w:rPr>
          <w:rFonts w:ascii="Cambria" w:hAnsi="Cambria" w:cs="Times New Roman"/>
        </w:rPr>
        <w:t>rides</w:t>
      </w:r>
      <w:r w:rsidR="00212850" w:rsidRPr="0060568E">
        <w:rPr>
          <w:rFonts w:ascii="Cambria" w:hAnsi="Cambria" w:cs="Times New Roman"/>
        </w:rPr>
        <w:t xml:space="preserve"> is given by </w:t>
      </w:r>
      <w:r>
        <w:rPr>
          <w:rFonts w:ascii="Cambria" w:hAnsi="Cambria" w:cs="Times New Roman"/>
        </w:rPr>
        <w:t>P(Q)</w:t>
      </w:r>
      <w:r w:rsidR="00212850" w:rsidRPr="0060568E">
        <w:rPr>
          <w:rFonts w:ascii="Cambria" w:hAnsi="Cambria" w:cs="Times New Roman"/>
        </w:rPr>
        <w:t xml:space="preserve"> =</w:t>
      </w:r>
      <w:del w:id="284" w:author="Biasi, Barbara" w:date="2024-10-22T17:42:00Z" w16du:dateUtc="2024-10-22T15:42:00Z">
        <w:r w:rsidR="00D7682D" w:rsidDel="00580094">
          <w:rPr>
            <w:rFonts w:ascii="Cambria" w:hAnsi="Cambria" w:cs="Times New Roman"/>
          </w:rPr>
          <w:delText>12</w:delText>
        </w:r>
      </w:del>
      <w:ins w:id="285" w:author="Biasi, Barbara" w:date="2024-10-22T17:42:00Z" w16du:dateUtc="2024-10-22T15:42:00Z">
        <w:r w:rsidR="00580094">
          <w:rPr>
            <w:rFonts w:ascii="Cambria" w:hAnsi="Cambria" w:cs="Times New Roman"/>
          </w:rPr>
          <w:t>(40/</w:t>
        </w:r>
        <w:proofErr w:type="gramStart"/>
        <w:r w:rsidR="00580094">
          <w:rPr>
            <w:rFonts w:ascii="Cambria" w:hAnsi="Cambria" w:cs="Times New Roman"/>
          </w:rPr>
          <w:t>3)</w:t>
        </w:r>
      </w:ins>
      <w:r w:rsidR="00D7682D">
        <w:rPr>
          <w:rFonts w:ascii="Cambria" w:hAnsi="Cambria" w:cs="Times New Roman"/>
        </w:rPr>
        <w:t>-</w:t>
      </w:r>
      <w:r w:rsidR="00E07334">
        <w:rPr>
          <w:rFonts w:ascii="Cambria" w:hAnsi="Cambria" w:cs="Times New Roman"/>
        </w:rPr>
        <w:t>(</w:t>
      </w:r>
      <w:proofErr w:type="gramEnd"/>
      <w:del w:id="286" w:author="Biasi, Barbara" w:date="2024-10-22T17:42:00Z" w16du:dateUtc="2024-10-22T15:42:00Z">
        <w:r w:rsidR="004125B4" w:rsidDel="00580094">
          <w:rPr>
            <w:rFonts w:ascii="Cambria" w:hAnsi="Cambria" w:cs="Times New Roman"/>
          </w:rPr>
          <w:delText>2</w:delText>
        </w:r>
      </w:del>
      <w:ins w:id="287" w:author="Biasi, Barbara" w:date="2024-10-22T17:42:00Z" w16du:dateUtc="2024-10-22T15:42:00Z">
        <w:r w:rsidR="00580094">
          <w:rPr>
            <w:rFonts w:ascii="Cambria" w:hAnsi="Cambria" w:cs="Times New Roman"/>
          </w:rPr>
          <w:t>1</w:t>
        </w:r>
      </w:ins>
      <w:r w:rsidR="004125B4">
        <w:rPr>
          <w:rFonts w:ascii="Cambria" w:hAnsi="Cambria" w:cs="Times New Roman"/>
        </w:rPr>
        <w:t>/</w:t>
      </w:r>
      <w:del w:id="288" w:author="Biasi, Barbara" w:date="2024-10-22T17:43:00Z" w16du:dateUtc="2024-10-22T15:43:00Z">
        <w:r w:rsidR="004125B4" w:rsidDel="00580094">
          <w:rPr>
            <w:rFonts w:ascii="Cambria" w:hAnsi="Cambria" w:cs="Times New Roman"/>
          </w:rPr>
          <w:delText>25</w:delText>
        </w:r>
      </w:del>
      <w:ins w:id="289" w:author="Biasi, Barbara" w:date="2024-10-22T17:43:00Z" w16du:dateUtc="2024-10-22T15:43:00Z">
        <w:r w:rsidR="00580094">
          <w:rPr>
            <w:rFonts w:ascii="Cambria" w:hAnsi="Cambria" w:cs="Times New Roman"/>
          </w:rPr>
          <w:t>15</w:t>
        </w:r>
      </w:ins>
      <w:r w:rsidR="00E07334">
        <w:rPr>
          <w:rFonts w:ascii="Cambria" w:hAnsi="Cambria" w:cs="Times New Roman"/>
        </w:rPr>
        <w:t>)</w:t>
      </w:r>
      <w:r>
        <w:rPr>
          <w:rFonts w:ascii="Cambria" w:hAnsi="Cambria" w:cs="Times New Roman"/>
        </w:rPr>
        <w:t>Q</w:t>
      </w:r>
      <w:r w:rsidR="00212850" w:rsidRPr="0060568E">
        <w:rPr>
          <w:rFonts w:ascii="Cambria" w:hAnsi="Cambria" w:cs="Times New Roman"/>
        </w:rPr>
        <w:t xml:space="preserve">, where Q is the </w:t>
      </w:r>
      <w:r>
        <w:rPr>
          <w:rFonts w:ascii="Cambria" w:hAnsi="Cambria" w:cs="Times New Roman"/>
        </w:rPr>
        <w:t xml:space="preserve">number of tickets sold and P is the price of a ride. </w:t>
      </w:r>
      <w:proofErr w:type="spellStart"/>
      <w:r>
        <w:rPr>
          <w:rFonts w:ascii="Cambria" w:hAnsi="Cambria" w:cs="Times New Roman"/>
        </w:rPr>
        <w:t>CalTrain</w:t>
      </w:r>
      <w:proofErr w:type="spellEnd"/>
      <w:r w:rsidR="00212850" w:rsidRPr="0060568E">
        <w:rPr>
          <w:rFonts w:ascii="Cambria" w:hAnsi="Cambria" w:cs="Times New Roman"/>
        </w:rPr>
        <w:t xml:space="preserve"> incurs </w:t>
      </w:r>
      <w:r w:rsidR="000B6E52">
        <w:rPr>
          <w:rFonts w:ascii="Cambria" w:hAnsi="Cambria" w:cs="Times New Roman"/>
        </w:rPr>
        <w:t xml:space="preserve">in </w:t>
      </w:r>
      <w:r w:rsidR="00212850" w:rsidRPr="0060568E">
        <w:rPr>
          <w:rFonts w:ascii="Cambria" w:hAnsi="Cambria" w:cs="Times New Roman"/>
        </w:rPr>
        <w:t>variable cost of $</w:t>
      </w:r>
      <w:del w:id="290" w:author="Biasi, Barbara" w:date="2024-10-22T17:43:00Z" w16du:dateUtc="2024-10-22T15:43:00Z">
        <w:r w:rsidDel="00580094">
          <w:rPr>
            <w:rFonts w:ascii="Cambria" w:hAnsi="Cambria" w:cs="Times New Roman"/>
          </w:rPr>
          <w:delText>2</w:delText>
        </w:r>
        <w:r w:rsidR="00212850" w:rsidRPr="0060568E" w:rsidDel="00580094">
          <w:rPr>
            <w:rFonts w:ascii="Cambria" w:hAnsi="Cambria" w:cs="Times New Roman"/>
          </w:rPr>
          <w:delText xml:space="preserve"> </w:delText>
        </w:r>
      </w:del>
      <w:ins w:id="291" w:author="Biasi, Barbara" w:date="2024-10-22T17:43:00Z" w16du:dateUtc="2024-10-22T15:43:00Z">
        <w:r w:rsidR="00580094">
          <w:rPr>
            <w:rFonts w:ascii="Cambria" w:hAnsi="Cambria" w:cs="Times New Roman"/>
          </w:rPr>
          <w:t>0</w:t>
        </w:r>
        <w:r w:rsidR="00580094" w:rsidRPr="0060568E">
          <w:rPr>
            <w:rFonts w:ascii="Cambria" w:hAnsi="Cambria" w:cs="Times New Roman"/>
          </w:rPr>
          <w:t xml:space="preserve"> </w:t>
        </w:r>
      </w:ins>
      <w:r w:rsidR="00212850" w:rsidRPr="0060568E">
        <w:rPr>
          <w:rFonts w:ascii="Cambria" w:hAnsi="Cambria" w:cs="Times New Roman"/>
        </w:rPr>
        <w:t xml:space="preserve">per </w:t>
      </w:r>
      <w:r>
        <w:rPr>
          <w:rFonts w:ascii="Cambria" w:hAnsi="Cambria" w:cs="Times New Roman"/>
        </w:rPr>
        <w:t>train ride</w:t>
      </w:r>
      <w:r w:rsidR="000B6E52">
        <w:rPr>
          <w:rFonts w:ascii="Cambria" w:hAnsi="Cambria" w:cs="Times New Roman"/>
        </w:rPr>
        <w:t xml:space="preserve"> and has fixed costs of zero</w:t>
      </w:r>
      <w:r>
        <w:rPr>
          <w:rFonts w:ascii="Cambria" w:hAnsi="Cambria" w:cs="Times New Roman"/>
        </w:rPr>
        <w:t>.</w:t>
      </w:r>
    </w:p>
    <w:p w14:paraId="41FD4D71" w14:textId="3D66BDCA" w:rsidR="007B17B7" w:rsidRDefault="00F635CA" w:rsidP="0004135E">
      <w:pPr>
        <w:pStyle w:val="ListParagraph"/>
        <w:numPr>
          <w:ilvl w:val="0"/>
          <w:numId w:val="39"/>
        </w:numPr>
        <w:spacing w:after="0"/>
        <w:rPr>
          <w:rFonts w:ascii="Cambria" w:hAnsi="Cambria" w:cs="Times New Roman"/>
        </w:rPr>
      </w:pPr>
      <w:r w:rsidRPr="007B17B7">
        <w:rPr>
          <w:rFonts w:ascii="Cambria" w:hAnsi="Cambria" w:cs="Times New Roman"/>
        </w:rPr>
        <w:t>(</w:t>
      </w:r>
      <w:r w:rsidR="007B17B7" w:rsidRPr="007B17B7">
        <w:rPr>
          <w:rFonts w:ascii="Cambria" w:hAnsi="Cambria" w:cs="Times New Roman"/>
        </w:rPr>
        <w:t>6</w:t>
      </w:r>
      <w:r w:rsidR="00212850" w:rsidRPr="007B17B7">
        <w:rPr>
          <w:rFonts w:ascii="Cambria" w:hAnsi="Cambria" w:cs="Times New Roman"/>
        </w:rPr>
        <w:t xml:space="preserve"> points</w:t>
      </w:r>
      <w:r w:rsidRPr="007B17B7">
        <w:rPr>
          <w:rFonts w:ascii="Cambria" w:hAnsi="Cambria" w:cs="Times New Roman"/>
        </w:rPr>
        <w:t>)</w:t>
      </w:r>
      <w:r w:rsidR="00212850" w:rsidRPr="007B17B7">
        <w:rPr>
          <w:rFonts w:ascii="Cambria" w:hAnsi="Cambria" w:cs="Times New Roman"/>
        </w:rPr>
        <w:t xml:space="preserve"> </w:t>
      </w:r>
      <w:r w:rsidR="007B17B7" w:rsidRPr="007B17B7">
        <w:rPr>
          <w:rFonts w:ascii="Cambria" w:hAnsi="Cambria" w:cs="Times New Roman"/>
        </w:rPr>
        <w:t xml:space="preserve">Calculate </w:t>
      </w:r>
      <w:r w:rsidR="00212850" w:rsidRPr="007B17B7">
        <w:rPr>
          <w:rFonts w:ascii="Cambria" w:hAnsi="Cambria" w:cs="Times New Roman"/>
        </w:rPr>
        <w:t xml:space="preserve">the profit maximizing price and quantity for </w:t>
      </w:r>
      <w:r w:rsidR="007B17B7" w:rsidRPr="007B17B7">
        <w:rPr>
          <w:rFonts w:ascii="Cambria" w:hAnsi="Cambria" w:cs="Times New Roman"/>
        </w:rPr>
        <w:t xml:space="preserve">Caltrain. </w:t>
      </w:r>
    </w:p>
    <w:p w14:paraId="7B0657E4" w14:textId="77777777" w:rsidR="007B17B7" w:rsidRPr="007B17B7" w:rsidRDefault="007B17B7" w:rsidP="007B17B7">
      <w:pPr>
        <w:pStyle w:val="ListParagraph"/>
        <w:spacing w:after="0"/>
        <w:rPr>
          <w:rFonts w:ascii="Cambria" w:hAnsi="Cambria" w:cs="Times New Roman"/>
        </w:rPr>
      </w:pPr>
    </w:p>
    <w:p w14:paraId="79E723E8" w14:textId="173AC8E8" w:rsidR="007B17B7" w:rsidRPr="007B17B7" w:rsidDel="00580094" w:rsidRDefault="007B17B7" w:rsidP="007B17B7">
      <w:pPr>
        <w:spacing w:after="0"/>
        <w:rPr>
          <w:del w:id="292" w:author="Biasi, Barbara" w:date="2024-10-22T17:44:00Z" w16du:dateUtc="2024-10-22T15:44:00Z"/>
          <w:rFonts w:ascii="Cambria" w:hAnsi="Cambria" w:cs="Times New Roman"/>
          <w:color w:val="FF0000"/>
        </w:rPr>
      </w:pPr>
      <w:del w:id="293" w:author="Biasi, Barbara" w:date="2024-10-22T17:44:00Z" w16du:dateUtc="2024-10-22T15:44:00Z">
        <w:r w:rsidRPr="007B17B7" w:rsidDel="00580094">
          <w:rPr>
            <w:rFonts w:ascii="Cambria" w:hAnsi="Cambria" w:cs="Times New Roman"/>
            <w:color w:val="FF0000"/>
          </w:rPr>
          <w:delText xml:space="preserve">Revenues are P(Q) * Q = </w:delText>
        </w:r>
        <w:r w:rsidR="004125B4" w:rsidDel="00580094">
          <w:rPr>
            <w:rFonts w:ascii="Cambria" w:hAnsi="Cambria" w:cs="Times New Roman"/>
            <w:color w:val="FF0000"/>
          </w:rPr>
          <w:delText>12</w:delText>
        </w:r>
        <w:r w:rsidRPr="007B17B7" w:rsidDel="00580094">
          <w:rPr>
            <w:rFonts w:ascii="Cambria" w:hAnsi="Cambria" w:cs="Times New Roman"/>
            <w:color w:val="FF0000"/>
          </w:rPr>
          <w:delText xml:space="preserve">Q – </w:delText>
        </w:r>
        <w:r w:rsidR="004125B4" w:rsidDel="00580094">
          <w:rPr>
            <w:rFonts w:ascii="Cambria" w:hAnsi="Cambria" w:cs="Times New Roman"/>
            <w:color w:val="FF0000"/>
          </w:rPr>
          <w:delText>2/25</w:delText>
        </w:r>
        <w:r w:rsidRPr="007B17B7" w:rsidDel="00580094">
          <w:rPr>
            <w:rFonts w:ascii="Cambria" w:hAnsi="Cambria" w:cs="Times New Roman"/>
            <w:color w:val="FF0000"/>
          </w:rPr>
          <w:delText xml:space="preserve">Q^2, so marginal revenues equal </w:delText>
        </w:r>
        <w:r w:rsidR="00681F4C" w:rsidDel="00580094">
          <w:rPr>
            <w:rFonts w:ascii="Cambria" w:hAnsi="Cambria" w:cs="Times New Roman"/>
            <w:color w:val="FF0000"/>
          </w:rPr>
          <w:delText>12</w:delText>
        </w:r>
        <w:r w:rsidR="00681F4C" w:rsidRPr="007B17B7" w:rsidDel="00580094">
          <w:rPr>
            <w:rFonts w:ascii="Cambria" w:hAnsi="Cambria" w:cs="Times New Roman"/>
            <w:color w:val="FF0000"/>
          </w:rPr>
          <w:delText xml:space="preserve"> </w:delText>
        </w:r>
        <w:r w:rsidRPr="007B17B7" w:rsidDel="00580094">
          <w:rPr>
            <w:rFonts w:ascii="Cambria" w:hAnsi="Cambria" w:cs="Times New Roman"/>
            <w:color w:val="FF0000"/>
          </w:rPr>
          <w:delText xml:space="preserve">– </w:delText>
        </w:r>
        <w:r w:rsidR="004125B4" w:rsidDel="00580094">
          <w:rPr>
            <w:rFonts w:ascii="Cambria" w:hAnsi="Cambria" w:cs="Times New Roman"/>
            <w:color w:val="FF0000"/>
          </w:rPr>
          <w:delText xml:space="preserve">4/25 </w:delText>
        </w:r>
        <w:r w:rsidRPr="007B17B7" w:rsidDel="00580094">
          <w:rPr>
            <w:rFonts w:ascii="Cambria" w:hAnsi="Cambria" w:cs="Times New Roman"/>
            <w:color w:val="FF0000"/>
          </w:rPr>
          <w:delText>Q.</w:delText>
        </w:r>
      </w:del>
    </w:p>
    <w:p w14:paraId="62FF4960" w14:textId="62656133" w:rsidR="007B17B7" w:rsidRPr="007B17B7" w:rsidDel="00580094" w:rsidRDefault="007B17B7" w:rsidP="007B17B7">
      <w:pPr>
        <w:spacing w:after="0"/>
        <w:rPr>
          <w:del w:id="294" w:author="Biasi, Barbara" w:date="2024-10-22T17:44:00Z" w16du:dateUtc="2024-10-22T15:44:00Z"/>
          <w:rFonts w:ascii="Cambria" w:hAnsi="Cambria" w:cs="Times New Roman"/>
          <w:color w:val="FF0000"/>
        </w:rPr>
      </w:pPr>
      <w:del w:id="295" w:author="Biasi, Barbara" w:date="2024-10-22T17:44:00Z" w16du:dateUtc="2024-10-22T15:44:00Z">
        <w:r w:rsidRPr="007B17B7" w:rsidDel="00580094">
          <w:rPr>
            <w:rFonts w:ascii="Cambria" w:hAnsi="Cambria" w:cs="Times New Roman"/>
            <w:color w:val="FF0000"/>
          </w:rPr>
          <w:delText>Marginal costs equal 2.</w:delText>
        </w:r>
      </w:del>
    </w:p>
    <w:p w14:paraId="19A3EEE8" w14:textId="48B1D204" w:rsidR="007B17B7" w:rsidRPr="007B17B7" w:rsidRDefault="007B17B7" w:rsidP="007B17B7">
      <w:pPr>
        <w:spacing w:after="0"/>
        <w:rPr>
          <w:rFonts w:ascii="Cambria" w:hAnsi="Cambria" w:cs="Times New Roman"/>
          <w:color w:val="FF0000"/>
        </w:rPr>
      </w:pPr>
      <w:r w:rsidRPr="007B17B7">
        <w:rPr>
          <w:rFonts w:ascii="Cambria" w:hAnsi="Cambria" w:cs="Times New Roman"/>
          <w:color w:val="FF0000"/>
        </w:rPr>
        <w:t>MR = MC when Q=</w:t>
      </w:r>
      <w:del w:id="296" w:author="Biasi, Barbara" w:date="2024-10-25T13:32:00Z" w16du:dateUtc="2024-10-25T17:32:00Z">
        <w:r w:rsidR="004125B4" w:rsidDel="005B0366">
          <w:rPr>
            <w:rFonts w:ascii="Cambria" w:hAnsi="Cambria" w:cs="Times New Roman"/>
            <w:color w:val="FF0000"/>
          </w:rPr>
          <w:delText>62.5</w:delText>
        </w:r>
      </w:del>
      <w:ins w:id="297" w:author="Biasi, Barbara" w:date="2024-10-25T13:32:00Z" w16du:dateUtc="2024-10-25T17:32:00Z">
        <w:r w:rsidR="005B0366">
          <w:rPr>
            <w:rFonts w:ascii="Cambria" w:hAnsi="Cambria" w:cs="Times New Roman"/>
            <w:color w:val="FF0000"/>
          </w:rPr>
          <w:t>100</w:t>
        </w:r>
      </w:ins>
      <w:r w:rsidRPr="007B17B7">
        <w:rPr>
          <w:rFonts w:ascii="Cambria" w:hAnsi="Cambria" w:cs="Times New Roman"/>
          <w:color w:val="FF0000"/>
        </w:rPr>
        <w:t xml:space="preserve"> and P = </w:t>
      </w:r>
      <w:del w:id="298" w:author="Biasi, Barbara" w:date="2024-10-22T17:44:00Z" w16du:dateUtc="2024-10-22T15:44:00Z">
        <w:r w:rsidR="004125B4" w:rsidDel="00580094">
          <w:rPr>
            <w:rFonts w:ascii="Cambria" w:hAnsi="Cambria" w:cs="Times New Roman"/>
            <w:color w:val="FF0000"/>
          </w:rPr>
          <w:delText>7</w:delText>
        </w:r>
      </w:del>
      <w:ins w:id="299" w:author="Biasi, Barbara" w:date="2024-10-22T17:45:00Z" w16du:dateUtc="2024-10-22T15:45:00Z">
        <w:r w:rsidR="00580094">
          <w:rPr>
            <w:rFonts w:ascii="Cambria" w:hAnsi="Cambria" w:cs="Times New Roman"/>
            <w:color w:val="FF0000"/>
          </w:rPr>
          <w:t>20/3=</w:t>
        </w:r>
        <w:proofErr w:type="gramStart"/>
        <w:r w:rsidR="00580094">
          <w:rPr>
            <w:rFonts w:ascii="Cambria" w:hAnsi="Cambria" w:cs="Times New Roman"/>
            <w:color w:val="FF0000"/>
          </w:rPr>
          <w:t>6.66667.</w:t>
        </w:r>
      </w:ins>
      <w:r w:rsidR="004125B4">
        <w:rPr>
          <w:rFonts w:ascii="Cambria" w:hAnsi="Cambria" w:cs="Times New Roman"/>
          <w:color w:val="FF0000"/>
        </w:rPr>
        <w:t>.</w:t>
      </w:r>
      <w:proofErr w:type="gramEnd"/>
    </w:p>
    <w:p w14:paraId="17B2DEA9" w14:textId="77777777" w:rsidR="004A36AA" w:rsidRDefault="004A36AA" w:rsidP="004A36AA">
      <w:pPr>
        <w:pStyle w:val="ListParagraph"/>
        <w:spacing w:after="0"/>
        <w:rPr>
          <w:rFonts w:ascii="Cambria" w:hAnsi="Cambria" w:cs="Times New Roman"/>
        </w:rPr>
      </w:pPr>
    </w:p>
    <w:p w14:paraId="0D2E6F4B" w14:textId="0F8615F1" w:rsidR="007B17B7" w:rsidRDefault="00F635CA" w:rsidP="007B17B7">
      <w:pPr>
        <w:pStyle w:val="ListParagraph"/>
        <w:numPr>
          <w:ilvl w:val="0"/>
          <w:numId w:val="39"/>
        </w:numPr>
        <w:spacing w:after="0"/>
        <w:rPr>
          <w:rFonts w:ascii="Cambria" w:hAnsi="Cambria" w:cs="Times New Roman"/>
        </w:rPr>
      </w:pPr>
      <w:r w:rsidRPr="0060568E">
        <w:rPr>
          <w:rFonts w:ascii="Cambria" w:hAnsi="Cambria" w:cs="Times New Roman"/>
        </w:rPr>
        <w:t>(</w:t>
      </w:r>
      <w:r w:rsidR="007B17B7">
        <w:rPr>
          <w:rFonts w:ascii="Cambria" w:hAnsi="Cambria" w:cs="Times New Roman"/>
        </w:rPr>
        <w:t>6</w:t>
      </w:r>
      <w:r w:rsidR="00212850" w:rsidRPr="0060568E">
        <w:rPr>
          <w:rFonts w:ascii="Cambria" w:hAnsi="Cambria" w:cs="Times New Roman"/>
        </w:rPr>
        <w:t xml:space="preserve"> points</w:t>
      </w:r>
      <w:r w:rsidRPr="0060568E">
        <w:rPr>
          <w:rFonts w:ascii="Cambria" w:hAnsi="Cambria" w:cs="Times New Roman"/>
        </w:rPr>
        <w:t>)</w:t>
      </w:r>
      <w:r w:rsidR="00212850" w:rsidRPr="0060568E">
        <w:rPr>
          <w:rFonts w:ascii="Cambria" w:hAnsi="Cambria" w:cs="Times New Roman"/>
        </w:rPr>
        <w:t xml:space="preserve"> What </w:t>
      </w:r>
      <w:r w:rsidR="007B17B7">
        <w:rPr>
          <w:rFonts w:ascii="Cambria" w:hAnsi="Cambria" w:cs="Times New Roman"/>
        </w:rPr>
        <w:t>are</w:t>
      </w:r>
      <w:r w:rsidR="00212850" w:rsidRPr="0060568E">
        <w:rPr>
          <w:rFonts w:ascii="Cambria" w:hAnsi="Cambria" w:cs="Times New Roman"/>
        </w:rPr>
        <w:t xml:space="preserve"> </w:t>
      </w:r>
      <w:r w:rsidR="007B17B7">
        <w:rPr>
          <w:rFonts w:ascii="Cambria" w:hAnsi="Cambria" w:cs="Times New Roman"/>
        </w:rPr>
        <w:t>the company’s profits? What is consumer surplus? What is the deadweight loss?</w:t>
      </w:r>
    </w:p>
    <w:p w14:paraId="7A8532D4" w14:textId="77777777" w:rsidR="00C33197" w:rsidRDefault="00C33197" w:rsidP="000B6E52">
      <w:pPr>
        <w:pStyle w:val="ListParagraph"/>
        <w:spacing w:after="0"/>
        <w:rPr>
          <w:rFonts w:ascii="Cambria" w:hAnsi="Cambria" w:cs="Times New Roman"/>
        </w:rPr>
      </w:pPr>
    </w:p>
    <w:p w14:paraId="79B3D8DE" w14:textId="58C956D6" w:rsidR="007904C6" w:rsidRPr="00C33197" w:rsidRDefault="007904C6" w:rsidP="007904C6">
      <w:pPr>
        <w:spacing w:after="0"/>
        <w:rPr>
          <w:rFonts w:ascii="Cambria" w:hAnsi="Cambria" w:cs="Times New Roman"/>
          <w:color w:val="FF0000"/>
        </w:rPr>
      </w:pPr>
      <w:r w:rsidRPr="00C33197">
        <w:rPr>
          <w:rFonts w:ascii="Cambria" w:hAnsi="Cambria" w:cs="Times New Roman"/>
          <w:color w:val="FF0000"/>
        </w:rPr>
        <w:t xml:space="preserve">Profits are equal to P*Q – FC - VC * Q = </w:t>
      </w:r>
      <w:del w:id="300" w:author="Biasi, Barbara" w:date="2024-10-22T17:47:00Z" w16du:dateUtc="2024-10-22T15:47:00Z">
        <w:r w:rsidR="008507CD" w:rsidRPr="00C33197" w:rsidDel="00DD0996">
          <w:rPr>
            <w:rFonts w:ascii="Cambria" w:hAnsi="Cambria" w:cs="Times New Roman"/>
            <w:color w:val="FF0000"/>
          </w:rPr>
          <w:delText>7</w:delText>
        </w:r>
        <w:r w:rsidRPr="00C33197" w:rsidDel="00DD0996">
          <w:rPr>
            <w:rFonts w:ascii="Cambria" w:hAnsi="Cambria" w:cs="Times New Roman"/>
            <w:color w:val="FF0000"/>
          </w:rPr>
          <w:delText>*</w:delText>
        </w:r>
        <w:r w:rsidR="008507CD" w:rsidRPr="00C33197" w:rsidDel="00DD0996">
          <w:rPr>
            <w:rFonts w:ascii="Cambria" w:hAnsi="Cambria" w:cs="Times New Roman"/>
            <w:color w:val="FF0000"/>
          </w:rPr>
          <w:delText>62.5</w:delText>
        </w:r>
        <w:r w:rsidRPr="00C33197" w:rsidDel="00DD0996">
          <w:rPr>
            <w:rFonts w:ascii="Cambria" w:hAnsi="Cambria" w:cs="Times New Roman"/>
            <w:color w:val="FF0000"/>
          </w:rPr>
          <w:delText>-2*</w:delText>
        </w:r>
        <w:r w:rsidR="008507CD" w:rsidRPr="00C33197" w:rsidDel="00DD0996">
          <w:rPr>
            <w:rFonts w:ascii="Cambria" w:hAnsi="Cambria" w:cs="Times New Roman"/>
            <w:color w:val="FF0000"/>
          </w:rPr>
          <w:delText>62.5</w:delText>
        </w:r>
      </w:del>
      <w:ins w:id="301" w:author="Biasi, Barbara" w:date="2024-10-22T17:47:00Z" w16du:dateUtc="2024-10-22T15:47:00Z">
        <w:r w:rsidR="00DD0996">
          <w:rPr>
            <w:rFonts w:ascii="Cambria" w:hAnsi="Cambria" w:cs="Times New Roman"/>
            <w:color w:val="FF0000"/>
          </w:rPr>
          <w:t>100*20/3</w:t>
        </w:r>
      </w:ins>
      <w:r w:rsidRPr="00C33197">
        <w:rPr>
          <w:rFonts w:ascii="Cambria" w:hAnsi="Cambria" w:cs="Times New Roman"/>
          <w:color w:val="FF0000"/>
        </w:rPr>
        <w:t xml:space="preserve"> = </w:t>
      </w:r>
      <w:del w:id="302" w:author="Biasi, Barbara" w:date="2024-10-22T17:47:00Z" w16du:dateUtc="2024-10-22T15:47:00Z">
        <w:r w:rsidR="00C33197" w:rsidRPr="00C33197" w:rsidDel="00DD0996">
          <w:rPr>
            <w:rFonts w:ascii="Cambria" w:hAnsi="Cambria" w:cs="Times New Roman"/>
            <w:color w:val="FF0000"/>
          </w:rPr>
          <w:delText>3</w:delText>
        </w:r>
        <w:r w:rsidR="000B6E52" w:rsidDel="00DD0996">
          <w:rPr>
            <w:rFonts w:ascii="Cambria" w:hAnsi="Cambria" w:cs="Times New Roman"/>
            <w:color w:val="FF0000"/>
          </w:rPr>
          <w:delText>1</w:delText>
        </w:r>
        <w:r w:rsidR="00C33197" w:rsidRPr="00C33197" w:rsidDel="00DD0996">
          <w:rPr>
            <w:rFonts w:ascii="Cambria" w:hAnsi="Cambria" w:cs="Times New Roman"/>
            <w:color w:val="FF0000"/>
          </w:rPr>
          <w:delText>2.5</w:delText>
        </w:r>
      </w:del>
      <w:ins w:id="303" w:author="Biasi, Barbara" w:date="2024-10-22T17:47:00Z" w16du:dateUtc="2024-10-22T15:47:00Z">
        <w:r w:rsidR="00DD0996">
          <w:rPr>
            <w:rFonts w:ascii="Cambria" w:hAnsi="Cambria" w:cs="Times New Roman"/>
            <w:color w:val="FF0000"/>
          </w:rPr>
          <w:t>666.66667</w:t>
        </w:r>
      </w:ins>
      <w:r w:rsidRPr="00C33197">
        <w:rPr>
          <w:rFonts w:ascii="Cambria" w:hAnsi="Cambria" w:cs="Times New Roman"/>
          <w:color w:val="FF0000"/>
        </w:rPr>
        <w:t>.</w:t>
      </w:r>
    </w:p>
    <w:p w14:paraId="577AC0CC" w14:textId="77777777" w:rsidR="007904C6" w:rsidRDefault="007904C6" w:rsidP="007904C6">
      <w:pPr>
        <w:spacing w:after="0"/>
        <w:rPr>
          <w:rFonts w:ascii="Cambria" w:hAnsi="Cambria" w:cs="Times New Roman"/>
        </w:rPr>
      </w:pPr>
    </w:p>
    <w:p w14:paraId="63B1D9FD" w14:textId="7BA50D2D" w:rsidR="00EE3E10" w:rsidRPr="00513281" w:rsidRDefault="00EE3E10" w:rsidP="007904C6">
      <w:pPr>
        <w:spacing w:after="0"/>
        <w:rPr>
          <w:rFonts w:ascii="Cambria" w:hAnsi="Cambria" w:cs="Times New Roman"/>
          <w:color w:val="FF0000"/>
        </w:rPr>
      </w:pPr>
      <w:r w:rsidRPr="00513281">
        <w:rPr>
          <w:rFonts w:ascii="Cambria" w:hAnsi="Cambria" w:cs="Times New Roman"/>
          <w:color w:val="FF0000"/>
        </w:rPr>
        <w:t xml:space="preserve">The consumer surplus is the area between the demand curve and the monopoly price. The base equals </w:t>
      </w:r>
      <w:r w:rsidR="00C82022">
        <w:rPr>
          <w:rFonts w:ascii="Cambria" w:hAnsi="Cambria" w:cs="Times New Roman"/>
          <w:color w:val="FF0000"/>
        </w:rPr>
        <w:t xml:space="preserve">monopoly </w:t>
      </w:r>
      <w:r w:rsidRPr="00513281">
        <w:rPr>
          <w:rFonts w:ascii="Cambria" w:hAnsi="Cambria" w:cs="Times New Roman"/>
          <w:color w:val="FF0000"/>
        </w:rPr>
        <w:t>demand</w:t>
      </w:r>
      <w:r w:rsidR="00C82022">
        <w:rPr>
          <w:rFonts w:ascii="Cambria" w:hAnsi="Cambria" w:cs="Times New Roman"/>
          <w:color w:val="FF0000"/>
        </w:rPr>
        <w:t xml:space="preserve">, i.e., </w:t>
      </w:r>
      <w:del w:id="304" w:author="Biasi, Barbara" w:date="2024-10-22T17:47:00Z" w16du:dateUtc="2024-10-22T15:47:00Z">
        <w:r w:rsidR="00C82022" w:rsidDel="00E67B03">
          <w:rPr>
            <w:rFonts w:ascii="Cambria" w:hAnsi="Cambria" w:cs="Times New Roman"/>
            <w:color w:val="FF0000"/>
          </w:rPr>
          <w:delText>62.5</w:delText>
        </w:r>
      </w:del>
      <w:ins w:id="305" w:author="Biasi, Barbara" w:date="2024-10-22T17:47:00Z" w16du:dateUtc="2024-10-22T15:47:00Z">
        <w:r w:rsidR="00E67B03">
          <w:rPr>
            <w:rFonts w:ascii="Cambria" w:hAnsi="Cambria" w:cs="Times New Roman"/>
            <w:color w:val="FF0000"/>
          </w:rPr>
          <w:t>100</w:t>
        </w:r>
      </w:ins>
      <w:r w:rsidR="00C82022">
        <w:rPr>
          <w:rFonts w:ascii="Cambria" w:hAnsi="Cambria" w:cs="Times New Roman"/>
          <w:color w:val="FF0000"/>
        </w:rPr>
        <w:t xml:space="preserve">. </w:t>
      </w:r>
      <w:r w:rsidRPr="00513281">
        <w:rPr>
          <w:rFonts w:ascii="Cambria" w:hAnsi="Cambria" w:cs="Times New Roman"/>
          <w:color w:val="FF0000"/>
        </w:rPr>
        <w:t>The height is the difference between the intercept of the inverse demand curve (</w:t>
      </w:r>
      <w:del w:id="306" w:author="Biasi, Barbara" w:date="2024-10-22T17:47:00Z" w16du:dateUtc="2024-10-22T15:47:00Z">
        <w:r w:rsidR="00C82022" w:rsidDel="00E67B03">
          <w:rPr>
            <w:rFonts w:ascii="Cambria" w:hAnsi="Cambria" w:cs="Times New Roman"/>
            <w:color w:val="FF0000"/>
          </w:rPr>
          <w:delText>12</w:delText>
        </w:r>
      </w:del>
      <w:ins w:id="307" w:author="Biasi, Barbara" w:date="2024-10-22T17:47:00Z" w16du:dateUtc="2024-10-22T15:47:00Z">
        <w:r w:rsidR="00E67B03">
          <w:rPr>
            <w:rFonts w:ascii="Cambria" w:hAnsi="Cambria" w:cs="Times New Roman"/>
            <w:color w:val="FF0000"/>
          </w:rPr>
          <w:t>40/3</w:t>
        </w:r>
      </w:ins>
      <w:r w:rsidRPr="00513281">
        <w:rPr>
          <w:rFonts w:ascii="Cambria" w:hAnsi="Cambria" w:cs="Times New Roman"/>
          <w:color w:val="FF0000"/>
        </w:rPr>
        <w:t>) and the price (</w:t>
      </w:r>
      <w:del w:id="308" w:author="Biasi, Barbara" w:date="2024-10-22T17:47:00Z" w16du:dateUtc="2024-10-22T15:47:00Z">
        <w:r w:rsidR="00C82022" w:rsidDel="00E67B03">
          <w:rPr>
            <w:rFonts w:ascii="Cambria" w:hAnsi="Cambria" w:cs="Times New Roman"/>
            <w:color w:val="FF0000"/>
          </w:rPr>
          <w:delText>7</w:delText>
        </w:r>
      </w:del>
      <w:ins w:id="309" w:author="Biasi, Barbara" w:date="2024-10-22T17:47:00Z" w16du:dateUtc="2024-10-22T15:47:00Z">
        <w:r w:rsidR="00E67B03">
          <w:rPr>
            <w:rFonts w:ascii="Cambria" w:hAnsi="Cambria" w:cs="Times New Roman"/>
            <w:color w:val="FF0000"/>
          </w:rPr>
          <w:t>20/3</w:t>
        </w:r>
      </w:ins>
      <w:r w:rsidRPr="00513281">
        <w:rPr>
          <w:rFonts w:ascii="Cambria" w:hAnsi="Cambria" w:cs="Times New Roman"/>
          <w:color w:val="FF0000"/>
        </w:rPr>
        <w:t xml:space="preserve">), i.e., </w:t>
      </w:r>
      <w:del w:id="310" w:author="Biasi, Barbara" w:date="2024-10-22T17:47:00Z" w16du:dateUtc="2024-10-22T15:47:00Z">
        <w:r w:rsidR="00C82022" w:rsidDel="00E67B03">
          <w:rPr>
            <w:rFonts w:ascii="Cambria" w:hAnsi="Cambria" w:cs="Times New Roman"/>
            <w:color w:val="FF0000"/>
          </w:rPr>
          <w:delText>5</w:delText>
        </w:r>
      </w:del>
      <w:ins w:id="311" w:author="Biasi, Barbara" w:date="2024-10-22T17:47:00Z" w16du:dateUtc="2024-10-22T15:47:00Z">
        <w:r w:rsidR="00E67B03">
          <w:rPr>
            <w:rFonts w:ascii="Cambria" w:hAnsi="Cambria" w:cs="Times New Roman"/>
            <w:color w:val="FF0000"/>
          </w:rPr>
          <w:t>20/3</w:t>
        </w:r>
      </w:ins>
      <w:r w:rsidRPr="00513281">
        <w:rPr>
          <w:rFonts w:ascii="Cambria" w:hAnsi="Cambria" w:cs="Times New Roman"/>
          <w:color w:val="FF0000"/>
        </w:rPr>
        <w:t xml:space="preserve">. The area is thus </w:t>
      </w:r>
      <w:ins w:id="312" w:author="Biasi, Barbara" w:date="2024-10-22T17:47:00Z" w16du:dateUtc="2024-10-22T15:47:00Z">
        <w:r w:rsidR="00E67B03">
          <w:rPr>
            <w:rFonts w:ascii="Cambria" w:hAnsi="Cambria" w:cs="Times New Roman"/>
            <w:color w:val="FF0000"/>
          </w:rPr>
          <w:t>0.5*</w:t>
        </w:r>
      </w:ins>
      <w:del w:id="313" w:author="Biasi, Barbara" w:date="2024-10-22T17:47:00Z" w16du:dateUtc="2024-10-22T15:47:00Z">
        <w:r w:rsidR="00C82022" w:rsidDel="00E67B03">
          <w:rPr>
            <w:rFonts w:ascii="Cambria" w:hAnsi="Cambria" w:cs="Times New Roman"/>
            <w:color w:val="FF0000"/>
          </w:rPr>
          <w:delText>5</w:delText>
        </w:r>
      </w:del>
      <w:ins w:id="314" w:author="Biasi, Barbara" w:date="2024-10-22T17:47:00Z" w16du:dateUtc="2024-10-22T15:47:00Z">
        <w:r w:rsidR="00E67B03">
          <w:rPr>
            <w:rFonts w:ascii="Cambria" w:hAnsi="Cambria" w:cs="Times New Roman"/>
            <w:color w:val="FF0000"/>
          </w:rPr>
          <w:t>100</w:t>
        </w:r>
      </w:ins>
      <w:r w:rsidRPr="00513281">
        <w:rPr>
          <w:rFonts w:ascii="Cambria" w:hAnsi="Cambria" w:cs="Times New Roman"/>
          <w:color w:val="FF0000"/>
        </w:rPr>
        <w:t>*</w:t>
      </w:r>
      <w:del w:id="315" w:author="Biasi, Barbara" w:date="2024-10-22T17:47:00Z" w16du:dateUtc="2024-10-22T15:47:00Z">
        <w:r w:rsidR="00C82022" w:rsidDel="00E67B03">
          <w:rPr>
            <w:rFonts w:ascii="Cambria" w:hAnsi="Cambria" w:cs="Times New Roman"/>
            <w:color w:val="FF0000"/>
          </w:rPr>
          <w:delText>62.</w:delText>
        </w:r>
      </w:del>
      <w:ins w:id="316" w:author="Biasi, Barbara" w:date="2024-10-22T17:47:00Z" w16du:dateUtc="2024-10-22T15:47:00Z">
        <w:r w:rsidR="00E67B03">
          <w:rPr>
            <w:rFonts w:ascii="Cambria" w:hAnsi="Cambria" w:cs="Times New Roman"/>
            <w:color w:val="FF0000"/>
          </w:rPr>
          <w:t>20/3</w:t>
        </w:r>
      </w:ins>
      <w:del w:id="317" w:author="Biasi, Barbara" w:date="2024-10-22T17:47:00Z" w16du:dateUtc="2024-10-22T15:47:00Z">
        <w:r w:rsidR="00C82022" w:rsidDel="00E67B03">
          <w:rPr>
            <w:rFonts w:ascii="Cambria" w:hAnsi="Cambria" w:cs="Times New Roman"/>
            <w:color w:val="FF0000"/>
          </w:rPr>
          <w:delText>5</w:delText>
        </w:r>
        <w:r w:rsidRPr="00513281" w:rsidDel="00E67B03">
          <w:rPr>
            <w:rFonts w:ascii="Cambria" w:hAnsi="Cambria" w:cs="Times New Roman"/>
            <w:color w:val="FF0000"/>
          </w:rPr>
          <w:delText>/2</w:delText>
        </w:r>
      </w:del>
      <w:r w:rsidRPr="00513281">
        <w:rPr>
          <w:rFonts w:ascii="Cambria" w:hAnsi="Cambria" w:cs="Times New Roman"/>
          <w:color w:val="FF0000"/>
        </w:rPr>
        <w:t>=</w:t>
      </w:r>
      <w:del w:id="318" w:author="Biasi, Barbara" w:date="2024-10-22T17:48:00Z" w16du:dateUtc="2024-10-22T15:48:00Z">
        <w:r w:rsidR="00C82022" w:rsidDel="009F50FA">
          <w:rPr>
            <w:rFonts w:ascii="Cambria" w:hAnsi="Cambria" w:cs="Times New Roman"/>
            <w:color w:val="FF0000"/>
          </w:rPr>
          <w:delText>156.25</w:delText>
        </w:r>
        <w:r w:rsidRPr="00513281" w:rsidDel="009F50FA">
          <w:rPr>
            <w:rFonts w:ascii="Cambria" w:hAnsi="Cambria" w:cs="Times New Roman"/>
            <w:color w:val="FF0000"/>
          </w:rPr>
          <w:delText>.</w:delText>
        </w:r>
      </w:del>
      <w:ins w:id="319" w:author="Biasi, Barbara" w:date="2024-10-22T17:48:00Z" w16du:dateUtc="2024-10-22T15:48:00Z">
        <w:r w:rsidR="009F50FA">
          <w:rPr>
            <w:rFonts w:ascii="Cambria" w:hAnsi="Cambria" w:cs="Times New Roman"/>
            <w:color w:val="FF0000"/>
          </w:rPr>
          <w:t>333.333.</w:t>
        </w:r>
      </w:ins>
    </w:p>
    <w:p w14:paraId="043BE332" w14:textId="77777777" w:rsidR="00EE3E10" w:rsidRPr="00513281" w:rsidRDefault="00EE3E10" w:rsidP="007904C6">
      <w:pPr>
        <w:spacing w:after="0"/>
        <w:rPr>
          <w:rFonts w:ascii="Cambria" w:hAnsi="Cambria" w:cs="Times New Roman"/>
          <w:color w:val="FF0000"/>
        </w:rPr>
      </w:pPr>
    </w:p>
    <w:p w14:paraId="6C911734" w14:textId="1DC1EAF9" w:rsidR="00215F6A" w:rsidRPr="00513281" w:rsidRDefault="00215F6A" w:rsidP="007904C6">
      <w:pPr>
        <w:spacing w:after="0"/>
        <w:rPr>
          <w:rFonts w:ascii="Cambria" w:hAnsi="Cambria" w:cs="Times New Roman"/>
          <w:color w:val="FF0000"/>
        </w:rPr>
      </w:pPr>
      <w:r w:rsidRPr="00513281">
        <w:rPr>
          <w:rFonts w:ascii="Cambria" w:hAnsi="Cambria" w:cs="Times New Roman"/>
          <w:color w:val="FF0000"/>
        </w:rPr>
        <w:t>The deadweight loss can be found as the area of the triangle with height the difference between price and marginal cost (</w:t>
      </w:r>
      <w:del w:id="320" w:author="Biasi, Barbara" w:date="2024-10-22T17:48:00Z" w16du:dateUtc="2024-10-22T15:48:00Z">
        <w:r w:rsidR="00B777ED" w:rsidDel="009F50FA">
          <w:rPr>
            <w:rFonts w:ascii="Cambria" w:hAnsi="Cambria" w:cs="Times New Roman"/>
            <w:color w:val="FF0000"/>
          </w:rPr>
          <w:delText>7</w:delText>
        </w:r>
        <w:r w:rsidRPr="00513281" w:rsidDel="009F50FA">
          <w:rPr>
            <w:rFonts w:ascii="Cambria" w:hAnsi="Cambria" w:cs="Times New Roman"/>
            <w:color w:val="FF0000"/>
          </w:rPr>
          <w:delText>-2=</w:delText>
        </w:r>
        <w:r w:rsidR="00B777ED" w:rsidDel="009F50FA">
          <w:rPr>
            <w:rFonts w:ascii="Cambria" w:hAnsi="Cambria" w:cs="Times New Roman"/>
            <w:color w:val="FF0000"/>
          </w:rPr>
          <w:delText>5</w:delText>
        </w:r>
      </w:del>
      <w:ins w:id="321" w:author="Biasi, Barbara" w:date="2024-10-22T17:48:00Z" w16du:dateUtc="2024-10-22T15:48:00Z">
        <w:r w:rsidR="009F50FA">
          <w:rPr>
            <w:rFonts w:ascii="Cambria" w:hAnsi="Cambria" w:cs="Times New Roman"/>
            <w:color w:val="FF0000"/>
          </w:rPr>
          <w:t>20/3-0</w:t>
        </w:r>
      </w:ins>
      <w:r w:rsidRPr="00513281">
        <w:rPr>
          <w:rFonts w:ascii="Cambria" w:hAnsi="Cambria" w:cs="Times New Roman"/>
          <w:color w:val="FF0000"/>
        </w:rPr>
        <w:t>) and base the difference in the monopoly quantity (</w:t>
      </w:r>
      <w:del w:id="322" w:author="Biasi, Barbara" w:date="2024-10-22T17:48:00Z" w16du:dateUtc="2024-10-22T15:48:00Z">
        <w:r w:rsidR="00B777ED" w:rsidDel="009F50FA">
          <w:rPr>
            <w:rFonts w:ascii="Cambria" w:hAnsi="Cambria" w:cs="Times New Roman"/>
            <w:color w:val="FF0000"/>
          </w:rPr>
          <w:delText>62.5</w:delText>
        </w:r>
      </w:del>
      <w:ins w:id="323" w:author="Biasi, Barbara" w:date="2024-10-22T17:48:00Z" w16du:dateUtc="2024-10-22T15:48:00Z">
        <w:r w:rsidR="009F50FA">
          <w:rPr>
            <w:rFonts w:ascii="Cambria" w:hAnsi="Cambria" w:cs="Times New Roman"/>
            <w:color w:val="FF0000"/>
          </w:rPr>
          <w:t>100</w:t>
        </w:r>
      </w:ins>
      <w:r w:rsidRPr="00513281">
        <w:rPr>
          <w:rFonts w:ascii="Cambria" w:hAnsi="Cambria" w:cs="Times New Roman"/>
          <w:color w:val="FF0000"/>
        </w:rPr>
        <w:t xml:space="preserve">) and the quantity under perfect competition. To find the latter we can just equate demand to supply, i.e., marginal cost): </w:t>
      </w:r>
      <w:del w:id="324" w:author="Biasi, Barbara" w:date="2024-10-22T17:48:00Z" w16du:dateUtc="2024-10-22T15:48:00Z">
        <w:r w:rsidR="00B777ED" w:rsidDel="009F50FA">
          <w:rPr>
            <w:rFonts w:ascii="Cambria" w:hAnsi="Cambria" w:cs="Times New Roman"/>
            <w:color w:val="FF0000"/>
          </w:rPr>
          <w:delText>12</w:delText>
        </w:r>
        <w:r w:rsidRPr="00513281" w:rsidDel="009F50FA">
          <w:rPr>
            <w:rFonts w:ascii="Cambria" w:hAnsi="Cambria" w:cs="Times New Roman"/>
            <w:color w:val="FF0000"/>
          </w:rPr>
          <w:delText>-</w:delText>
        </w:r>
        <w:r w:rsidR="00B777ED" w:rsidDel="009F50FA">
          <w:rPr>
            <w:rFonts w:ascii="Cambria" w:hAnsi="Cambria" w:cs="Times New Roman"/>
            <w:color w:val="FF0000"/>
          </w:rPr>
          <w:delText>2/25</w:delText>
        </w:r>
        <w:r w:rsidRPr="00513281" w:rsidDel="009F50FA">
          <w:rPr>
            <w:rFonts w:ascii="Cambria" w:hAnsi="Cambria" w:cs="Times New Roman"/>
            <w:color w:val="FF0000"/>
          </w:rPr>
          <w:delText>Q</w:delText>
        </w:r>
      </w:del>
      <w:ins w:id="325" w:author="Biasi, Barbara" w:date="2024-10-22T17:48:00Z" w16du:dateUtc="2024-10-22T15:48:00Z">
        <w:r w:rsidR="009F50FA">
          <w:rPr>
            <w:rFonts w:ascii="Cambria" w:hAnsi="Cambria" w:cs="Times New Roman"/>
            <w:color w:val="FF0000"/>
          </w:rPr>
          <w:t>40/3-1/15Q</w:t>
        </w:r>
      </w:ins>
      <w:r w:rsidRPr="00513281">
        <w:rPr>
          <w:rFonts w:ascii="Cambria" w:hAnsi="Cambria" w:cs="Times New Roman"/>
          <w:color w:val="FF0000"/>
        </w:rPr>
        <w:t>=</w:t>
      </w:r>
      <w:ins w:id="326" w:author="Biasi, Barbara" w:date="2024-10-22T17:48:00Z" w16du:dateUtc="2024-10-22T15:48:00Z">
        <w:r w:rsidR="009F50FA">
          <w:rPr>
            <w:rFonts w:ascii="Cambria" w:hAnsi="Cambria" w:cs="Times New Roman"/>
            <w:color w:val="FF0000"/>
          </w:rPr>
          <w:t>0</w:t>
        </w:r>
      </w:ins>
      <w:del w:id="327" w:author="Biasi, Barbara" w:date="2024-10-22T17:48:00Z" w16du:dateUtc="2024-10-22T15:48:00Z">
        <w:r w:rsidRPr="00513281" w:rsidDel="009F50FA">
          <w:rPr>
            <w:rFonts w:ascii="Cambria" w:hAnsi="Cambria" w:cs="Times New Roman"/>
            <w:color w:val="FF0000"/>
          </w:rPr>
          <w:delText>2</w:delText>
        </w:r>
      </w:del>
      <w:r w:rsidRPr="00513281">
        <w:rPr>
          <w:rFonts w:ascii="Cambria" w:hAnsi="Cambria" w:cs="Times New Roman"/>
          <w:color w:val="FF0000"/>
        </w:rPr>
        <w:t xml:space="preserve">, which implies Q = </w:t>
      </w:r>
      <w:ins w:id="328" w:author="Biasi, Barbara" w:date="2024-10-22T17:48:00Z" w16du:dateUtc="2024-10-22T15:48:00Z">
        <w:r w:rsidR="009F50FA">
          <w:rPr>
            <w:rFonts w:ascii="Cambria" w:hAnsi="Cambria" w:cs="Times New Roman"/>
            <w:color w:val="FF0000"/>
          </w:rPr>
          <w:t>200</w:t>
        </w:r>
      </w:ins>
      <w:del w:id="329" w:author="Biasi, Barbara" w:date="2024-10-22T17:48:00Z" w16du:dateUtc="2024-10-22T15:48:00Z">
        <w:r w:rsidR="00B777ED" w:rsidDel="009F50FA">
          <w:rPr>
            <w:rFonts w:ascii="Cambria" w:hAnsi="Cambria" w:cs="Times New Roman"/>
            <w:color w:val="FF0000"/>
          </w:rPr>
          <w:delText>125</w:delText>
        </w:r>
      </w:del>
      <w:r w:rsidRPr="00513281">
        <w:rPr>
          <w:rFonts w:ascii="Cambria" w:hAnsi="Cambria" w:cs="Times New Roman"/>
          <w:color w:val="FF0000"/>
        </w:rPr>
        <w:t>. Hence, the area of the deadweight loss triangle is (</w:t>
      </w:r>
      <w:del w:id="330" w:author="Biasi, Barbara" w:date="2024-10-22T17:48:00Z" w16du:dateUtc="2024-10-22T15:48:00Z">
        <w:r w:rsidR="00B777ED" w:rsidDel="009F50FA">
          <w:rPr>
            <w:rFonts w:ascii="Cambria" w:hAnsi="Cambria" w:cs="Times New Roman"/>
            <w:color w:val="FF0000"/>
          </w:rPr>
          <w:delText>125</w:delText>
        </w:r>
        <w:r w:rsidRPr="00513281" w:rsidDel="009F50FA">
          <w:rPr>
            <w:rFonts w:ascii="Cambria" w:hAnsi="Cambria" w:cs="Times New Roman"/>
            <w:color w:val="FF0000"/>
          </w:rPr>
          <w:delText>-</w:delText>
        </w:r>
        <w:r w:rsidR="00B777ED" w:rsidDel="009F50FA">
          <w:rPr>
            <w:rFonts w:ascii="Cambria" w:hAnsi="Cambria" w:cs="Times New Roman"/>
            <w:color w:val="FF0000"/>
          </w:rPr>
          <w:delText>62.5</w:delText>
        </w:r>
      </w:del>
      <w:ins w:id="331" w:author="Biasi, Barbara" w:date="2024-10-22T17:48:00Z" w16du:dateUtc="2024-10-22T15:48:00Z">
        <w:r w:rsidR="009F50FA">
          <w:rPr>
            <w:rFonts w:ascii="Cambria" w:hAnsi="Cambria" w:cs="Times New Roman"/>
            <w:color w:val="FF0000"/>
          </w:rPr>
          <w:t>200-</w:t>
        </w:r>
      </w:ins>
      <w:proofErr w:type="gramStart"/>
      <w:ins w:id="332" w:author="Biasi, Barbara" w:date="2024-10-22T17:49:00Z" w16du:dateUtc="2024-10-22T15:49:00Z">
        <w:r w:rsidR="009F50FA">
          <w:rPr>
            <w:rFonts w:ascii="Cambria" w:hAnsi="Cambria" w:cs="Times New Roman"/>
            <w:color w:val="FF0000"/>
          </w:rPr>
          <w:t>100</w:t>
        </w:r>
      </w:ins>
      <w:r w:rsidRPr="00513281">
        <w:rPr>
          <w:rFonts w:ascii="Cambria" w:hAnsi="Cambria" w:cs="Times New Roman"/>
          <w:color w:val="FF0000"/>
        </w:rPr>
        <w:t>)*</w:t>
      </w:r>
      <w:proofErr w:type="gramEnd"/>
      <w:del w:id="333" w:author="Biasi, Barbara" w:date="2024-10-22T17:49:00Z" w16du:dateUtc="2024-10-22T15:49:00Z">
        <w:r w:rsidR="00B777ED" w:rsidDel="009F50FA">
          <w:rPr>
            <w:rFonts w:ascii="Cambria" w:hAnsi="Cambria" w:cs="Times New Roman"/>
            <w:color w:val="FF0000"/>
          </w:rPr>
          <w:delText>5</w:delText>
        </w:r>
        <w:r w:rsidRPr="00513281" w:rsidDel="009F50FA">
          <w:rPr>
            <w:rFonts w:ascii="Cambria" w:hAnsi="Cambria" w:cs="Times New Roman"/>
            <w:color w:val="FF0000"/>
          </w:rPr>
          <w:delText>/2</w:delText>
        </w:r>
      </w:del>
      <w:ins w:id="334" w:author="Biasi, Barbara" w:date="2024-10-22T17:49:00Z" w16du:dateUtc="2024-10-22T15:49:00Z">
        <w:r w:rsidR="009F50FA">
          <w:rPr>
            <w:rFonts w:ascii="Cambria" w:hAnsi="Cambria" w:cs="Times New Roman"/>
            <w:color w:val="FF0000"/>
          </w:rPr>
          <w:t>20/3</w:t>
        </w:r>
      </w:ins>
      <w:r w:rsidRPr="00513281">
        <w:rPr>
          <w:rFonts w:ascii="Cambria" w:hAnsi="Cambria" w:cs="Times New Roman"/>
          <w:color w:val="FF0000"/>
        </w:rPr>
        <w:t xml:space="preserve"> = </w:t>
      </w:r>
      <w:del w:id="335" w:author="Biasi, Barbara" w:date="2024-10-22T17:49:00Z" w16du:dateUtc="2024-10-22T15:49:00Z">
        <w:r w:rsidR="00B777ED" w:rsidDel="009F50FA">
          <w:rPr>
            <w:rFonts w:ascii="Cambria" w:hAnsi="Cambria" w:cs="Times New Roman"/>
            <w:color w:val="FF0000"/>
          </w:rPr>
          <w:delText>156.25</w:delText>
        </w:r>
      </w:del>
      <w:ins w:id="336" w:author="Biasi, Barbara" w:date="2024-10-22T17:49:00Z" w16du:dateUtc="2024-10-22T15:49:00Z">
        <w:r w:rsidR="009F50FA">
          <w:rPr>
            <w:rFonts w:ascii="Cambria" w:hAnsi="Cambria" w:cs="Times New Roman"/>
            <w:color w:val="FF0000"/>
          </w:rPr>
          <w:t>666.67</w:t>
        </w:r>
      </w:ins>
      <w:r w:rsidRPr="00513281">
        <w:rPr>
          <w:rFonts w:ascii="Cambria" w:hAnsi="Cambria" w:cs="Times New Roman"/>
          <w:color w:val="FF0000"/>
        </w:rPr>
        <w:t>.</w:t>
      </w:r>
    </w:p>
    <w:p w14:paraId="7B5E766B" w14:textId="1EBDA5DF" w:rsidR="007904C6" w:rsidRPr="00513281" w:rsidRDefault="00215F6A" w:rsidP="007904C6">
      <w:pPr>
        <w:spacing w:after="0"/>
        <w:rPr>
          <w:rFonts w:ascii="Cambria" w:hAnsi="Cambria" w:cs="Times New Roman"/>
          <w:color w:val="FF0000"/>
        </w:rPr>
      </w:pPr>
      <w:r w:rsidRPr="00513281">
        <w:rPr>
          <w:rFonts w:ascii="Cambria" w:hAnsi="Cambria" w:cs="Times New Roman"/>
          <w:color w:val="FF0000"/>
        </w:rPr>
        <w:t xml:space="preserve"> </w:t>
      </w:r>
      <w:r w:rsidR="00EE3E10" w:rsidRPr="00513281">
        <w:rPr>
          <w:rFonts w:ascii="Cambria" w:hAnsi="Cambria" w:cs="Times New Roman"/>
          <w:color w:val="FF0000"/>
        </w:rPr>
        <w:t xml:space="preserve"> </w:t>
      </w:r>
    </w:p>
    <w:p w14:paraId="20180D50" w14:textId="56142CF3" w:rsidR="00F961A0" w:rsidRPr="00513281" w:rsidRDefault="00F961A0" w:rsidP="00895716">
      <w:pPr>
        <w:pStyle w:val="BodyText"/>
        <w:tabs>
          <w:tab w:val="left" w:pos="720"/>
        </w:tabs>
        <w:spacing w:line="276" w:lineRule="auto"/>
        <w:ind w:left="0" w:right="486"/>
        <w:rPr>
          <w:rFonts w:ascii="Cambria" w:eastAsiaTheme="minorHAnsi" w:hAnsi="Cambria" w:cs="Times New Roman"/>
          <w:color w:val="FF0000"/>
          <w:sz w:val="22"/>
          <w:szCs w:val="22"/>
        </w:rPr>
      </w:pPr>
      <w:r w:rsidRPr="00513281">
        <w:rPr>
          <w:rFonts w:ascii="Cambria" w:eastAsiaTheme="minorHAnsi" w:hAnsi="Cambria" w:cs="Times New Roman"/>
          <w:color w:val="FF0000"/>
          <w:sz w:val="22"/>
          <w:szCs w:val="22"/>
        </w:rPr>
        <w:t>[</w:t>
      </w:r>
      <w:r w:rsidR="00215F6A" w:rsidRPr="00513281">
        <w:rPr>
          <w:rFonts w:ascii="Cambria" w:eastAsiaTheme="minorHAnsi" w:hAnsi="Cambria" w:cs="Times New Roman"/>
          <w:color w:val="FF0000"/>
          <w:sz w:val="22"/>
          <w:szCs w:val="22"/>
        </w:rPr>
        <w:t>Note:</w:t>
      </w:r>
      <w:r w:rsidR="007B17B7" w:rsidRPr="00513281">
        <w:rPr>
          <w:rFonts w:ascii="Cambria" w:eastAsiaTheme="minorHAnsi" w:hAnsi="Cambria" w:cs="Times New Roman"/>
          <w:color w:val="FF0000"/>
          <w:sz w:val="22"/>
          <w:szCs w:val="22"/>
        </w:rPr>
        <w:t xml:space="preserve"> </w:t>
      </w:r>
      <w:r w:rsidR="00215F6A" w:rsidRPr="00513281">
        <w:rPr>
          <w:rFonts w:ascii="Cambria" w:eastAsiaTheme="minorHAnsi" w:hAnsi="Cambria" w:cs="Times New Roman"/>
          <w:color w:val="FF0000"/>
          <w:sz w:val="22"/>
          <w:szCs w:val="22"/>
        </w:rPr>
        <w:t>Give half credit to students who identify the areas graphically but do not calculate them</w:t>
      </w:r>
      <w:r w:rsidRPr="00513281">
        <w:rPr>
          <w:rFonts w:ascii="Cambria" w:eastAsiaTheme="minorHAnsi" w:hAnsi="Cambria" w:cs="Times New Roman"/>
          <w:color w:val="FF0000"/>
          <w:sz w:val="22"/>
          <w:szCs w:val="22"/>
        </w:rPr>
        <w:t>.]</w:t>
      </w:r>
    </w:p>
    <w:p w14:paraId="469A6EF3" w14:textId="77777777" w:rsidR="00F961A0" w:rsidRDefault="00F961A0" w:rsidP="00895716">
      <w:pPr>
        <w:pStyle w:val="BodyText"/>
        <w:tabs>
          <w:tab w:val="left" w:pos="720"/>
        </w:tabs>
        <w:spacing w:line="276" w:lineRule="auto"/>
        <w:ind w:left="0" w:right="486"/>
        <w:rPr>
          <w:rFonts w:ascii="Cambria" w:hAnsi="Cambria" w:cs="Times New Roman"/>
          <w:sz w:val="22"/>
          <w:szCs w:val="22"/>
        </w:rPr>
      </w:pPr>
    </w:p>
    <w:p w14:paraId="2DEE493E" w14:textId="77777777" w:rsidR="007B17B7" w:rsidRPr="0060568E" w:rsidRDefault="007B17B7" w:rsidP="00895716">
      <w:pPr>
        <w:pStyle w:val="BodyText"/>
        <w:tabs>
          <w:tab w:val="left" w:pos="720"/>
        </w:tabs>
        <w:spacing w:line="276" w:lineRule="auto"/>
        <w:ind w:left="0" w:right="486"/>
        <w:rPr>
          <w:rFonts w:ascii="Cambria" w:hAnsi="Cambria" w:cs="Times New Roman"/>
          <w:sz w:val="22"/>
          <w:szCs w:val="22"/>
        </w:rPr>
      </w:pPr>
    </w:p>
    <w:p w14:paraId="55064934" w14:textId="099C30B4" w:rsidR="007B17B7" w:rsidRPr="00D7682D" w:rsidRDefault="00F635CA" w:rsidP="007B17B7">
      <w:pPr>
        <w:pStyle w:val="ListParagraph"/>
        <w:numPr>
          <w:ilvl w:val="0"/>
          <w:numId w:val="39"/>
        </w:numPr>
        <w:spacing w:after="0"/>
        <w:rPr>
          <w:rFonts w:ascii="Cambria" w:hAnsi="Cambria" w:cs="Times New Roman"/>
        </w:rPr>
      </w:pPr>
      <w:r w:rsidRPr="0060568E">
        <w:rPr>
          <w:rFonts w:ascii="Cambria" w:hAnsi="Cambria" w:cs="Times New Roman"/>
        </w:rPr>
        <w:t>(</w:t>
      </w:r>
      <w:r w:rsidR="007B17B7">
        <w:rPr>
          <w:rFonts w:ascii="Cambria" w:hAnsi="Cambria" w:cs="Times New Roman"/>
        </w:rPr>
        <w:t>6</w:t>
      </w:r>
      <w:r w:rsidR="00212850" w:rsidRPr="0060568E">
        <w:rPr>
          <w:rFonts w:ascii="Cambria" w:hAnsi="Cambria" w:cs="Times New Roman"/>
        </w:rPr>
        <w:t xml:space="preserve"> points</w:t>
      </w:r>
      <w:r w:rsidRPr="0060568E">
        <w:rPr>
          <w:rFonts w:ascii="Cambria" w:hAnsi="Cambria" w:cs="Times New Roman"/>
        </w:rPr>
        <w:t>)</w:t>
      </w:r>
      <w:r w:rsidR="00212850" w:rsidRPr="0060568E">
        <w:rPr>
          <w:rFonts w:ascii="Cambria" w:hAnsi="Cambria" w:cs="Times New Roman"/>
        </w:rPr>
        <w:t xml:space="preserve"> </w:t>
      </w:r>
      <w:r w:rsidR="007B17B7">
        <w:rPr>
          <w:rFonts w:ascii="Cambria" w:hAnsi="Cambria" w:cs="Times New Roman"/>
        </w:rPr>
        <w:t xml:space="preserve">Suppose that, upon further market research, </w:t>
      </w:r>
      <w:proofErr w:type="spellStart"/>
      <w:r w:rsidR="007B17B7">
        <w:rPr>
          <w:rFonts w:ascii="Cambria" w:hAnsi="Cambria" w:cs="Times New Roman"/>
        </w:rPr>
        <w:t>CalTrain</w:t>
      </w:r>
      <w:proofErr w:type="spellEnd"/>
      <w:r w:rsidR="007B17B7">
        <w:rPr>
          <w:rFonts w:ascii="Cambria" w:hAnsi="Cambria" w:cs="Times New Roman"/>
        </w:rPr>
        <w:t xml:space="preserve"> finds out that they are serving two distinct groups of customers: </w:t>
      </w:r>
      <w:r w:rsidR="00D7682D">
        <w:rPr>
          <w:rFonts w:ascii="Cambria" w:hAnsi="Cambria" w:cs="Times New Roman"/>
        </w:rPr>
        <w:t>Business</w:t>
      </w:r>
      <w:r w:rsidR="007B17B7">
        <w:rPr>
          <w:rFonts w:ascii="Cambria" w:hAnsi="Cambria" w:cs="Times New Roman"/>
        </w:rPr>
        <w:t xml:space="preserve">, with an inverse demand of P(Q) = </w:t>
      </w:r>
      <w:del w:id="337" w:author="Biasi, Barbara" w:date="2024-10-22T17:51:00Z" w16du:dateUtc="2024-10-22T15:51:00Z">
        <w:r w:rsidR="007F083C" w:rsidDel="00363B9C">
          <w:rPr>
            <w:rFonts w:ascii="Cambria" w:hAnsi="Cambria" w:cs="Times New Roman"/>
          </w:rPr>
          <w:delText>20</w:delText>
        </w:r>
      </w:del>
      <w:ins w:id="338" w:author="Biasi, Barbara" w:date="2024-10-22T17:51:00Z" w16du:dateUtc="2024-10-22T15:51:00Z">
        <w:r w:rsidR="00363B9C">
          <w:rPr>
            <w:rFonts w:ascii="Cambria" w:hAnsi="Cambria" w:cs="Times New Roman"/>
          </w:rPr>
          <w:t>15</w:t>
        </w:r>
      </w:ins>
      <w:r w:rsidR="00D7682D">
        <w:rPr>
          <w:rFonts w:ascii="Cambria" w:hAnsi="Cambria" w:cs="Times New Roman"/>
        </w:rPr>
        <w:t>-</w:t>
      </w:r>
      <w:del w:id="339" w:author="Biasi, Barbara" w:date="2024-10-22T17:51:00Z" w16du:dateUtc="2024-10-22T15:51:00Z">
        <w:r w:rsidR="00D7682D" w:rsidDel="00363B9C">
          <w:rPr>
            <w:rFonts w:ascii="Cambria" w:hAnsi="Cambria" w:cs="Times New Roman"/>
          </w:rPr>
          <w:delText>0.</w:delText>
        </w:r>
        <w:r w:rsidR="007F083C" w:rsidDel="00363B9C">
          <w:rPr>
            <w:rFonts w:ascii="Cambria" w:hAnsi="Cambria" w:cs="Times New Roman"/>
          </w:rPr>
          <w:delText>4</w:delText>
        </w:r>
      </w:del>
      <w:ins w:id="340" w:author="Biasi, Barbara" w:date="2024-10-22T17:51:00Z" w16du:dateUtc="2024-10-22T15:51:00Z">
        <w:r w:rsidR="00363B9C">
          <w:rPr>
            <w:rFonts w:ascii="Cambria" w:hAnsi="Cambria" w:cs="Times New Roman"/>
          </w:rPr>
          <w:t>(1/</w:t>
        </w:r>
        <w:proofErr w:type="gramStart"/>
        <w:r w:rsidR="00363B9C">
          <w:rPr>
            <w:rFonts w:ascii="Cambria" w:hAnsi="Cambria" w:cs="Times New Roman"/>
          </w:rPr>
          <w:t>15)</w:t>
        </w:r>
      </w:ins>
      <w:r w:rsidR="00D7682D">
        <w:rPr>
          <w:rFonts w:ascii="Cambria" w:hAnsi="Cambria" w:cs="Times New Roman"/>
        </w:rPr>
        <w:t>Q</w:t>
      </w:r>
      <w:proofErr w:type="gramEnd"/>
      <w:r w:rsidR="007B17B7">
        <w:rPr>
          <w:rFonts w:ascii="Cambria" w:hAnsi="Cambria" w:cs="Times New Roman"/>
        </w:rPr>
        <w:t xml:space="preserve">, and </w:t>
      </w:r>
      <w:r w:rsidR="00D7682D">
        <w:rPr>
          <w:rFonts w:ascii="Cambria" w:hAnsi="Cambria" w:cs="Times New Roman"/>
        </w:rPr>
        <w:t>Students</w:t>
      </w:r>
      <w:r w:rsidR="007B17B7">
        <w:rPr>
          <w:rFonts w:ascii="Cambria" w:hAnsi="Cambria" w:cs="Times New Roman"/>
        </w:rPr>
        <w:t xml:space="preserve">, with an inverse demand of </w:t>
      </w:r>
      <w:r w:rsidR="00D7682D">
        <w:rPr>
          <w:rFonts w:ascii="Cambria" w:hAnsi="Cambria" w:cs="Times New Roman"/>
        </w:rPr>
        <w:t>P(Q) = 10-0.1Q</w:t>
      </w:r>
      <w:r w:rsidR="007B17B7">
        <w:rPr>
          <w:rFonts w:ascii="Cambria" w:hAnsi="Cambria" w:cs="Times New Roman"/>
        </w:rPr>
        <w:t xml:space="preserve">. If </w:t>
      </w:r>
      <w:proofErr w:type="spellStart"/>
      <w:r w:rsidR="007B17B7">
        <w:rPr>
          <w:rFonts w:ascii="Cambria" w:hAnsi="Cambria" w:cs="Times New Roman"/>
        </w:rPr>
        <w:t>CalTrain</w:t>
      </w:r>
      <w:proofErr w:type="spellEnd"/>
      <w:r w:rsidR="007B17B7">
        <w:rPr>
          <w:rFonts w:ascii="Cambria" w:hAnsi="Cambria" w:cs="Times New Roman"/>
        </w:rPr>
        <w:t xml:space="preserve"> can price-discriminate, what would be the prices offered to the two groups of customers? What is the total number of tickets sold? </w:t>
      </w:r>
      <w:r w:rsidR="00D7682D">
        <w:rPr>
          <w:rFonts w:ascii="Cambria" w:hAnsi="Cambria" w:cs="Times New Roman"/>
        </w:rPr>
        <w:t>What is the profit?</w:t>
      </w:r>
    </w:p>
    <w:p w14:paraId="0A0C0D65" w14:textId="13327FEF" w:rsidR="00D7682D" w:rsidRDefault="00D7682D" w:rsidP="00D7682D">
      <w:pPr>
        <w:spacing w:after="0"/>
        <w:rPr>
          <w:rFonts w:ascii="Cambria" w:hAnsi="Cambria" w:cs="Times New Roman"/>
        </w:rPr>
      </w:pPr>
    </w:p>
    <w:p w14:paraId="4C8AB1B1" w14:textId="5523B6CE" w:rsidR="00D7682D" w:rsidRPr="009D594F" w:rsidRDefault="00D7682D" w:rsidP="00D7682D">
      <w:pPr>
        <w:spacing w:after="0"/>
        <w:rPr>
          <w:rFonts w:ascii="Cambria" w:hAnsi="Cambria" w:cs="Times New Roman"/>
          <w:color w:val="FF0000"/>
        </w:rPr>
      </w:pPr>
      <w:r w:rsidRPr="009D594F">
        <w:rPr>
          <w:rFonts w:ascii="Cambria" w:hAnsi="Cambria" w:cs="Times New Roman"/>
          <w:color w:val="FF0000"/>
        </w:rPr>
        <w:t>We can treat the two markets as two separate monopolistic markets.</w:t>
      </w:r>
    </w:p>
    <w:p w14:paraId="205D7900" w14:textId="77777777" w:rsidR="00A67BB3" w:rsidRPr="009D594F" w:rsidRDefault="00A67BB3" w:rsidP="00D7682D">
      <w:pPr>
        <w:spacing w:after="0"/>
        <w:rPr>
          <w:rFonts w:ascii="Cambria" w:hAnsi="Cambria" w:cs="Times New Roman"/>
          <w:color w:val="FF0000"/>
        </w:rPr>
      </w:pPr>
    </w:p>
    <w:p w14:paraId="08039416" w14:textId="6DDB0CB3" w:rsidR="00A67BB3" w:rsidRPr="009D594F" w:rsidRDefault="00A67BB3" w:rsidP="00D7682D">
      <w:pPr>
        <w:spacing w:after="0"/>
        <w:rPr>
          <w:rFonts w:ascii="Cambria" w:hAnsi="Cambria" w:cs="Times New Roman"/>
          <w:color w:val="FF0000"/>
        </w:rPr>
      </w:pPr>
      <w:r w:rsidRPr="009D594F">
        <w:rPr>
          <w:rFonts w:ascii="Cambria" w:hAnsi="Cambria" w:cs="Times New Roman"/>
          <w:color w:val="FF0000"/>
        </w:rPr>
        <w:t>For business, MR = MC imp</w:t>
      </w:r>
      <w:r w:rsidR="005E59EA" w:rsidRPr="009D594F">
        <w:rPr>
          <w:rFonts w:ascii="Cambria" w:hAnsi="Cambria" w:cs="Times New Roman"/>
          <w:color w:val="FF0000"/>
        </w:rPr>
        <w:t>lies</w:t>
      </w:r>
      <w:r w:rsidRPr="009D594F">
        <w:rPr>
          <w:rFonts w:ascii="Cambria" w:hAnsi="Cambria" w:cs="Times New Roman"/>
          <w:color w:val="FF0000"/>
        </w:rPr>
        <w:t xml:space="preserve"> Q = </w:t>
      </w:r>
      <w:del w:id="341" w:author="Biasi, Barbara" w:date="2024-10-22T17:53:00Z" w16du:dateUtc="2024-10-22T15:53:00Z">
        <w:r w:rsidRPr="009D594F" w:rsidDel="00363B9C">
          <w:rPr>
            <w:rFonts w:ascii="Cambria" w:hAnsi="Cambria" w:cs="Times New Roman"/>
            <w:color w:val="FF0000"/>
          </w:rPr>
          <w:delText>22.5</w:delText>
        </w:r>
      </w:del>
      <w:ins w:id="342" w:author="Biasi, Barbara" w:date="2024-10-22T17:53:00Z" w16du:dateUtc="2024-10-22T15:53:00Z">
        <w:r w:rsidR="00363B9C">
          <w:rPr>
            <w:rFonts w:ascii="Cambria" w:hAnsi="Cambria" w:cs="Times New Roman"/>
            <w:color w:val="FF0000"/>
          </w:rPr>
          <w:t>112.5</w:t>
        </w:r>
      </w:ins>
      <w:r w:rsidRPr="009D594F">
        <w:rPr>
          <w:rFonts w:ascii="Cambria" w:hAnsi="Cambria" w:cs="Times New Roman"/>
          <w:color w:val="FF0000"/>
        </w:rPr>
        <w:t xml:space="preserve"> and</w:t>
      </w:r>
      <w:r w:rsidR="005E59EA" w:rsidRPr="009D594F">
        <w:rPr>
          <w:rFonts w:ascii="Cambria" w:hAnsi="Cambria" w:cs="Times New Roman"/>
          <w:color w:val="FF0000"/>
        </w:rPr>
        <w:t xml:space="preserve"> P</w:t>
      </w:r>
      <w:r w:rsidRPr="009D594F">
        <w:rPr>
          <w:rFonts w:ascii="Cambria" w:hAnsi="Cambria" w:cs="Times New Roman"/>
          <w:color w:val="FF0000"/>
        </w:rPr>
        <w:t xml:space="preserve"> = </w:t>
      </w:r>
      <w:del w:id="343" w:author="Biasi, Barbara" w:date="2024-10-22T17:53:00Z" w16du:dateUtc="2024-10-22T15:53:00Z">
        <w:r w:rsidRPr="009D594F" w:rsidDel="00363B9C">
          <w:rPr>
            <w:rFonts w:ascii="Cambria" w:hAnsi="Cambria" w:cs="Times New Roman"/>
            <w:color w:val="FF0000"/>
          </w:rPr>
          <w:delText>11</w:delText>
        </w:r>
      </w:del>
      <w:ins w:id="344" w:author="Biasi, Barbara" w:date="2024-10-22T17:53:00Z" w16du:dateUtc="2024-10-22T15:53:00Z">
        <w:r w:rsidR="00363B9C">
          <w:rPr>
            <w:rFonts w:ascii="Cambria" w:hAnsi="Cambria" w:cs="Times New Roman"/>
            <w:color w:val="FF0000"/>
          </w:rPr>
          <w:t>7</w:t>
        </w:r>
      </w:ins>
      <w:r w:rsidRPr="009D594F">
        <w:rPr>
          <w:rFonts w:ascii="Cambria" w:hAnsi="Cambria" w:cs="Times New Roman"/>
          <w:color w:val="FF0000"/>
        </w:rPr>
        <w:t xml:space="preserve">. The profit is equal to </w:t>
      </w:r>
      <w:del w:id="345" w:author="Biasi, Barbara" w:date="2024-10-22T17:54:00Z" w16du:dateUtc="2024-10-22T15:54:00Z">
        <w:r w:rsidR="000B6E52" w:rsidDel="00363B9C">
          <w:rPr>
            <w:rFonts w:ascii="Cambria" w:hAnsi="Cambria" w:cs="Times New Roman"/>
            <w:color w:val="FF0000"/>
          </w:rPr>
          <w:delText>20</w:delText>
        </w:r>
        <w:r w:rsidRPr="009D594F" w:rsidDel="00363B9C">
          <w:rPr>
            <w:rFonts w:ascii="Cambria" w:hAnsi="Cambria" w:cs="Times New Roman"/>
            <w:color w:val="FF0000"/>
          </w:rPr>
          <w:delText>2.5</w:delText>
        </w:r>
      </w:del>
      <w:ins w:id="346" w:author="Biasi, Barbara" w:date="2024-10-22T17:54:00Z" w16du:dateUtc="2024-10-22T15:54:00Z">
        <w:r w:rsidR="00363B9C">
          <w:rPr>
            <w:rFonts w:ascii="Cambria" w:hAnsi="Cambria" w:cs="Times New Roman"/>
            <w:color w:val="FF0000"/>
          </w:rPr>
          <w:t>787.5</w:t>
        </w:r>
      </w:ins>
      <w:r w:rsidRPr="009D594F">
        <w:rPr>
          <w:rFonts w:ascii="Cambria" w:hAnsi="Cambria" w:cs="Times New Roman"/>
          <w:color w:val="FF0000"/>
        </w:rPr>
        <w:t>.</w:t>
      </w:r>
    </w:p>
    <w:p w14:paraId="7D774F97" w14:textId="77777777" w:rsidR="00A67BB3" w:rsidRPr="009D594F" w:rsidRDefault="00A67BB3" w:rsidP="00D7682D">
      <w:pPr>
        <w:spacing w:after="0"/>
        <w:rPr>
          <w:rFonts w:ascii="Cambria" w:hAnsi="Cambria" w:cs="Times New Roman"/>
          <w:color w:val="FF0000"/>
        </w:rPr>
      </w:pPr>
    </w:p>
    <w:p w14:paraId="0C50F943" w14:textId="3FAB4629" w:rsidR="005E59EA" w:rsidRPr="009D594F" w:rsidRDefault="00A67BB3" w:rsidP="00D7682D">
      <w:pPr>
        <w:spacing w:after="0"/>
        <w:rPr>
          <w:rFonts w:ascii="Cambria" w:hAnsi="Cambria" w:cs="Times New Roman"/>
          <w:color w:val="FF0000"/>
        </w:rPr>
      </w:pPr>
      <w:r w:rsidRPr="009D594F">
        <w:rPr>
          <w:rFonts w:ascii="Cambria" w:hAnsi="Cambria" w:cs="Times New Roman"/>
          <w:color w:val="FF0000"/>
        </w:rPr>
        <w:t>For students, MR = MC implies</w:t>
      </w:r>
      <w:r w:rsidR="005E59EA" w:rsidRPr="009D594F">
        <w:rPr>
          <w:rFonts w:ascii="Cambria" w:hAnsi="Cambria" w:cs="Times New Roman"/>
          <w:color w:val="FF0000"/>
        </w:rPr>
        <w:t xml:space="preserve"> Q = </w:t>
      </w:r>
      <w:del w:id="347" w:author="Biasi, Barbara" w:date="2024-10-22T17:53:00Z" w16du:dateUtc="2024-10-22T15:53:00Z">
        <w:r w:rsidR="005E59EA" w:rsidRPr="009D594F" w:rsidDel="00363B9C">
          <w:rPr>
            <w:rFonts w:ascii="Cambria" w:hAnsi="Cambria" w:cs="Times New Roman"/>
            <w:color w:val="FF0000"/>
          </w:rPr>
          <w:delText xml:space="preserve">40 </w:delText>
        </w:r>
      </w:del>
      <w:ins w:id="348" w:author="Biasi, Barbara" w:date="2024-10-22T17:53:00Z" w16du:dateUtc="2024-10-22T15:53:00Z">
        <w:r w:rsidR="00363B9C">
          <w:rPr>
            <w:rFonts w:ascii="Cambria" w:hAnsi="Cambria" w:cs="Times New Roman"/>
            <w:color w:val="FF0000"/>
          </w:rPr>
          <w:t>50</w:t>
        </w:r>
        <w:r w:rsidR="00363B9C" w:rsidRPr="009D594F">
          <w:rPr>
            <w:rFonts w:ascii="Cambria" w:hAnsi="Cambria" w:cs="Times New Roman"/>
            <w:color w:val="FF0000"/>
          </w:rPr>
          <w:t xml:space="preserve"> </w:t>
        </w:r>
      </w:ins>
      <w:r w:rsidR="005E59EA" w:rsidRPr="009D594F">
        <w:rPr>
          <w:rFonts w:ascii="Cambria" w:hAnsi="Cambria" w:cs="Times New Roman"/>
          <w:color w:val="FF0000"/>
        </w:rPr>
        <w:t xml:space="preserve">and P = </w:t>
      </w:r>
      <w:del w:id="349" w:author="Biasi, Barbara" w:date="2024-10-22T17:53:00Z" w16du:dateUtc="2024-10-22T15:53:00Z">
        <w:r w:rsidR="005E59EA" w:rsidRPr="009D594F" w:rsidDel="00363B9C">
          <w:rPr>
            <w:rFonts w:ascii="Cambria" w:hAnsi="Cambria" w:cs="Times New Roman"/>
            <w:color w:val="FF0000"/>
          </w:rPr>
          <w:delText>6</w:delText>
        </w:r>
      </w:del>
      <w:ins w:id="350" w:author="Biasi, Barbara" w:date="2024-10-22T17:53:00Z" w16du:dateUtc="2024-10-22T15:53:00Z">
        <w:r w:rsidR="00363B9C">
          <w:rPr>
            <w:rFonts w:ascii="Cambria" w:hAnsi="Cambria" w:cs="Times New Roman"/>
            <w:color w:val="FF0000"/>
          </w:rPr>
          <w:t>5</w:t>
        </w:r>
      </w:ins>
      <w:r w:rsidR="005E59EA" w:rsidRPr="009D594F">
        <w:rPr>
          <w:rFonts w:ascii="Cambria" w:hAnsi="Cambria" w:cs="Times New Roman"/>
          <w:color w:val="FF0000"/>
        </w:rPr>
        <w:t xml:space="preserve">. The profit is equal to </w:t>
      </w:r>
      <w:del w:id="351" w:author="Biasi, Barbara" w:date="2024-10-22T17:53:00Z" w16du:dateUtc="2024-10-22T15:53:00Z">
        <w:r w:rsidR="005E59EA" w:rsidRPr="009D594F" w:rsidDel="00363B9C">
          <w:rPr>
            <w:rFonts w:ascii="Cambria" w:hAnsi="Cambria" w:cs="Times New Roman"/>
            <w:color w:val="FF0000"/>
          </w:rPr>
          <w:delText>1</w:delText>
        </w:r>
        <w:r w:rsidR="000B6E52" w:rsidDel="00363B9C">
          <w:rPr>
            <w:rFonts w:ascii="Cambria" w:hAnsi="Cambria" w:cs="Times New Roman"/>
            <w:color w:val="FF0000"/>
          </w:rPr>
          <w:delText>6</w:delText>
        </w:r>
        <w:r w:rsidR="005E59EA" w:rsidRPr="009D594F" w:rsidDel="00363B9C">
          <w:rPr>
            <w:rFonts w:ascii="Cambria" w:hAnsi="Cambria" w:cs="Times New Roman"/>
            <w:color w:val="FF0000"/>
          </w:rPr>
          <w:delText>0</w:delText>
        </w:r>
      </w:del>
      <w:ins w:id="352" w:author="Biasi, Barbara" w:date="2024-10-22T17:54:00Z" w16du:dateUtc="2024-10-22T15:54:00Z">
        <w:r w:rsidR="00363B9C">
          <w:rPr>
            <w:rFonts w:ascii="Cambria" w:hAnsi="Cambria" w:cs="Times New Roman"/>
            <w:color w:val="FF0000"/>
          </w:rPr>
          <w:t>250</w:t>
        </w:r>
      </w:ins>
      <w:r w:rsidR="005E59EA" w:rsidRPr="009D594F">
        <w:rPr>
          <w:rFonts w:ascii="Cambria" w:hAnsi="Cambria" w:cs="Times New Roman"/>
          <w:color w:val="FF0000"/>
        </w:rPr>
        <w:t>.</w:t>
      </w:r>
    </w:p>
    <w:p w14:paraId="0BF0F898" w14:textId="77777777" w:rsidR="005E59EA" w:rsidRPr="009D594F" w:rsidRDefault="005E59EA" w:rsidP="00D7682D">
      <w:pPr>
        <w:spacing w:after="0"/>
        <w:rPr>
          <w:rFonts w:ascii="Cambria" w:hAnsi="Cambria" w:cs="Times New Roman"/>
          <w:color w:val="FF0000"/>
        </w:rPr>
      </w:pPr>
    </w:p>
    <w:p w14:paraId="475452E3" w14:textId="2C283FF5" w:rsidR="00A67BB3" w:rsidRPr="009D594F" w:rsidRDefault="005E59EA" w:rsidP="00D7682D">
      <w:pPr>
        <w:spacing w:after="0"/>
        <w:rPr>
          <w:rFonts w:ascii="Cambria" w:hAnsi="Cambria" w:cs="Times New Roman"/>
          <w:color w:val="FF0000"/>
        </w:rPr>
      </w:pPr>
      <w:r w:rsidRPr="009D594F">
        <w:rPr>
          <w:rFonts w:ascii="Cambria" w:hAnsi="Cambria" w:cs="Times New Roman"/>
          <w:color w:val="FF0000"/>
        </w:rPr>
        <w:t xml:space="preserve">With price discrimination, total profits equal </w:t>
      </w:r>
      <w:ins w:id="353" w:author="Biasi, Barbara" w:date="2024-10-22T17:54:00Z" w16du:dateUtc="2024-10-22T15:54:00Z">
        <w:r w:rsidR="00363B9C">
          <w:rPr>
            <w:rFonts w:ascii="Cambria" w:hAnsi="Cambria" w:cs="Times New Roman"/>
            <w:color w:val="FF0000"/>
          </w:rPr>
          <w:t>1037.5.</w:t>
        </w:r>
      </w:ins>
      <w:del w:id="354" w:author="Biasi, Barbara" w:date="2024-10-22T17:54:00Z" w16du:dateUtc="2024-10-22T15:54:00Z">
        <w:r w:rsidRPr="009D594F" w:rsidDel="00363B9C">
          <w:rPr>
            <w:rFonts w:ascii="Cambria" w:hAnsi="Cambria" w:cs="Times New Roman"/>
            <w:color w:val="FF0000"/>
          </w:rPr>
          <w:delText>1</w:delText>
        </w:r>
        <w:r w:rsidR="000B6E52" w:rsidDel="00363B9C">
          <w:rPr>
            <w:rFonts w:ascii="Cambria" w:hAnsi="Cambria" w:cs="Times New Roman"/>
            <w:color w:val="FF0000"/>
          </w:rPr>
          <w:delText>6</w:delText>
        </w:r>
        <w:r w:rsidRPr="009D594F" w:rsidDel="00363B9C">
          <w:rPr>
            <w:rFonts w:ascii="Cambria" w:hAnsi="Cambria" w:cs="Times New Roman"/>
            <w:color w:val="FF0000"/>
          </w:rPr>
          <w:delText>0+</w:delText>
        </w:r>
        <w:r w:rsidR="000B6E52" w:rsidDel="00363B9C">
          <w:rPr>
            <w:rFonts w:ascii="Cambria" w:hAnsi="Cambria" w:cs="Times New Roman"/>
            <w:color w:val="FF0000"/>
          </w:rPr>
          <w:delText>20</w:delText>
        </w:r>
        <w:r w:rsidRPr="009D594F" w:rsidDel="00363B9C">
          <w:rPr>
            <w:rFonts w:ascii="Cambria" w:hAnsi="Cambria" w:cs="Times New Roman"/>
            <w:color w:val="FF0000"/>
          </w:rPr>
          <w:delText>2.5 = 3</w:delText>
        </w:r>
        <w:r w:rsidR="000B6E52" w:rsidDel="00363B9C">
          <w:rPr>
            <w:rFonts w:ascii="Cambria" w:hAnsi="Cambria" w:cs="Times New Roman"/>
            <w:color w:val="FF0000"/>
          </w:rPr>
          <w:delText>6</w:delText>
        </w:r>
        <w:r w:rsidRPr="009D594F" w:rsidDel="00363B9C">
          <w:rPr>
            <w:rFonts w:ascii="Cambria" w:hAnsi="Cambria" w:cs="Times New Roman"/>
            <w:color w:val="FF0000"/>
          </w:rPr>
          <w:delText xml:space="preserve">2.5. </w:delText>
        </w:r>
      </w:del>
    </w:p>
    <w:p w14:paraId="4F0A3521" w14:textId="77777777" w:rsidR="007B17B7" w:rsidRPr="009D594F" w:rsidRDefault="007B17B7" w:rsidP="009D594F">
      <w:pPr>
        <w:rPr>
          <w:rFonts w:ascii="Cambria" w:hAnsi="Cambria" w:cs="Times New Roman"/>
        </w:rPr>
      </w:pPr>
    </w:p>
    <w:p w14:paraId="2BE6C46C" w14:textId="4A11F1AA" w:rsidR="007B17B7" w:rsidRDefault="007B17B7" w:rsidP="007B17B7">
      <w:pPr>
        <w:pStyle w:val="ListParagraph"/>
        <w:numPr>
          <w:ilvl w:val="0"/>
          <w:numId w:val="39"/>
        </w:numPr>
        <w:spacing w:after="0"/>
        <w:rPr>
          <w:rFonts w:ascii="Cambria" w:hAnsi="Cambria" w:cs="Times New Roman"/>
        </w:rPr>
      </w:pPr>
      <w:r>
        <w:rPr>
          <w:rFonts w:ascii="Cambria" w:hAnsi="Cambria" w:cs="Times New Roman"/>
        </w:rPr>
        <w:t>(</w:t>
      </w:r>
      <w:r w:rsidR="00EC3BB3">
        <w:rPr>
          <w:rFonts w:ascii="Cambria" w:hAnsi="Cambria" w:cs="Times New Roman"/>
        </w:rPr>
        <w:t>2</w:t>
      </w:r>
      <w:r>
        <w:rPr>
          <w:rFonts w:ascii="Cambria" w:hAnsi="Cambria" w:cs="Times New Roman"/>
        </w:rPr>
        <w:t xml:space="preserve"> points) Given your answers to points </w:t>
      </w:r>
      <w:r w:rsidR="001B4CEC">
        <w:rPr>
          <w:rFonts w:ascii="Cambria" w:hAnsi="Cambria" w:cs="Times New Roman"/>
        </w:rPr>
        <w:t xml:space="preserve">a), b), </w:t>
      </w:r>
      <w:r>
        <w:rPr>
          <w:rFonts w:ascii="Cambria" w:hAnsi="Cambria" w:cs="Times New Roman"/>
        </w:rPr>
        <w:t xml:space="preserve">and </w:t>
      </w:r>
      <w:r w:rsidR="001B4CEC">
        <w:rPr>
          <w:rFonts w:ascii="Cambria" w:hAnsi="Cambria" w:cs="Times New Roman"/>
        </w:rPr>
        <w:t>c</w:t>
      </w:r>
      <w:r>
        <w:rPr>
          <w:rFonts w:ascii="Cambria" w:hAnsi="Cambria" w:cs="Times New Roman"/>
        </w:rPr>
        <w:t xml:space="preserve">), should </w:t>
      </w:r>
      <w:proofErr w:type="spellStart"/>
      <w:r>
        <w:rPr>
          <w:rFonts w:ascii="Cambria" w:hAnsi="Cambria" w:cs="Times New Roman"/>
        </w:rPr>
        <w:t>CalTrain</w:t>
      </w:r>
      <w:proofErr w:type="spellEnd"/>
      <w:r>
        <w:rPr>
          <w:rFonts w:ascii="Cambria" w:hAnsi="Cambria" w:cs="Times New Roman"/>
        </w:rPr>
        <w:t xml:space="preserve"> price-discriminate or not? Explain</w:t>
      </w:r>
      <w:r w:rsidR="00D35E8F">
        <w:rPr>
          <w:rFonts w:ascii="Cambria" w:hAnsi="Cambria" w:cs="Times New Roman"/>
        </w:rPr>
        <w:t>.</w:t>
      </w:r>
    </w:p>
    <w:p w14:paraId="3E5D9007" w14:textId="77777777" w:rsidR="00D35E8F" w:rsidRDefault="00D35E8F" w:rsidP="00D35E8F">
      <w:pPr>
        <w:spacing w:after="0"/>
        <w:rPr>
          <w:rFonts w:ascii="Cambria" w:hAnsi="Cambria" w:cs="Times New Roman"/>
        </w:rPr>
      </w:pPr>
    </w:p>
    <w:p w14:paraId="0F202F49" w14:textId="7A26EE3C" w:rsidR="00D35E8F" w:rsidRPr="00D77C83" w:rsidRDefault="00D35E8F" w:rsidP="00D35E8F">
      <w:pPr>
        <w:spacing w:after="0"/>
        <w:rPr>
          <w:rFonts w:ascii="Cambria" w:hAnsi="Cambria" w:cs="Times New Roman"/>
          <w:color w:val="FF0000"/>
        </w:rPr>
      </w:pPr>
      <w:r w:rsidRPr="00D77C83">
        <w:rPr>
          <w:rFonts w:ascii="Cambria" w:hAnsi="Cambria" w:cs="Times New Roman"/>
          <w:color w:val="FF0000"/>
        </w:rPr>
        <w:t>Yes, since profits are larger in d).</w:t>
      </w:r>
    </w:p>
    <w:p w14:paraId="370D62AC" w14:textId="77777777" w:rsidR="004A36AA" w:rsidRPr="0060568E" w:rsidRDefault="004A36AA" w:rsidP="00895716">
      <w:pPr>
        <w:pStyle w:val="BodyText"/>
        <w:tabs>
          <w:tab w:val="left" w:pos="1733"/>
        </w:tabs>
        <w:spacing w:line="276" w:lineRule="auto"/>
        <w:ind w:left="1732" w:right="486"/>
        <w:rPr>
          <w:rFonts w:ascii="Cambria" w:hAnsi="Cambria" w:cs="Times New Roman"/>
          <w:sz w:val="22"/>
          <w:szCs w:val="22"/>
        </w:rPr>
      </w:pPr>
    </w:p>
    <w:p w14:paraId="3B361F67" w14:textId="3F3CAB65" w:rsidR="00212850" w:rsidRDefault="00F635CA" w:rsidP="00895716">
      <w:pPr>
        <w:pStyle w:val="ListParagraph"/>
        <w:numPr>
          <w:ilvl w:val="0"/>
          <w:numId w:val="39"/>
        </w:numPr>
        <w:spacing w:after="0"/>
        <w:rPr>
          <w:rFonts w:ascii="Cambria" w:hAnsi="Cambria" w:cs="Times New Roman"/>
        </w:rPr>
      </w:pPr>
      <w:r w:rsidRPr="0060568E">
        <w:rPr>
          <w:rFonts w:ascii="Cambria" w:hAnsi="Cambria" w:cs="Times New Roman"/>
        </w:rPr>
        <w:t>(</w:t>
      </w:r>
      <w:r w:rsidR="007F3045">
        <w:rPr>
          <w:rFonts w:ascii="Cambria" w:hAnsi="Cambria" w:cs="Times New Roman"/>
        </w:rPr>
        <w:t>4</w:t>
      </w:r>
      <w:r w:rsidR="00212850" w:rsidRPr="0060568E">
        <w:rPr>
          <w:rFonts w:ascii="Cambria" w:hAnsi="Cambria" w:cs="Times New Roman"/>
        </w:rPr>
        <w:t xml:space="preserve"> points</w:t>
      </w:r>
      <w:r w:rsidRPr="0060568E">
        <w:rPr>
          <w:rFonts w:ascii="Cambria" w:hAnsi="Cambria" w:cs="Times New Roman"/>
        </w:rPr>
        <w:t>)</w:t>
      </w:r>
      <w:r w:rsidR="00212850" w:rsidRPr="0060568E">
        <w:rPr>
          <w:rFonts w:ascii="Cambria" w:hAnsi="Cambria" w:cs="Times New Roman"/>
        </w:rPr>
        <w:t xml:space="preserve"> </w:t>
      </w:r>
      <w:r w:rsidR="007B17B7">
        <w:rPr>
          <w:rFonts w:ascii="Cambria" w:hAnsi="Cambria" w:cs="Times New Roman"/>
        </w:rPr>
        <w:t>Suppose</w:t>
      </w:r>
      <w:r w:rsidR="00EC3BB3">
        <w:rPr>
          <w:rFonts w:ascii="Cambria" w:hAnsi="Cambria" w:cs="Times New Roman"/>
        </w:rPr>
        <w:t xml:space="preserve"> </w:t>
      </w:r>
      <w:proofErr w:type="spellStart"/>
      <w:r w:rsidR="00EC3BB3">
        <w:rPr>
          <w:rFonts w:ascii="Cambria" w:hAnsi="Cambria" w:cs="Times New Roman"/>
        </w:rPr>
        <w:t>CalTrain</w:t>
      </w:r>
      <w:proofErr w:type="spellEnd"/>
      <w:r w:rsidR="00EC3BB3">
        <w:rPr>
          <w:rFonts w:ascii="Cambria" w:hAnsi="Cambria" w:cs="Times New Roman"/>
        </w:rPr>
        <w:t xml:space="preserve"> is now able to engage in perfect price discrimination. Considering the total inverse demand of point (a), what would be the company’s profits and what would be consumer surplus?</w:t>
      </w:r>
    </w:p>
    <w:p w14:paraId="56252F2F" w14:textId="77777777" w:rsidR="0070457A" w:rsidRPr="00E47156" w:rsidRDefault="0070457A" w:rsidP="0070457A">
      <w:pPr>
        <w:spacing w:after="0"/>
        <w:rPr>
          <w:rFonts w:ascii="Cambria" w:hAnsi="Cambria" w:cs="Times New Roman"/>
          <w:color w:val="FF0000"/>
        </w:rPr>
      </w:pPr>
    </w:p>
    <w:p w14:paraId="57D564C0" w14:textId="176F5272" w:rsidR="0070457A" w:rsidRPr="00E47156" w:rsidRDefault="0070457A" w:rsidP="0070457A">
      <w:pPr>
        <w:spacing w:after="0"/>
        <w:rPr>
          <w:rFonts w:ascii="Cambria" w:hAnsi="Cambria" w:cs="Times New Roman"/>
          <w:color w:val="FF0000"/>
        </w:rPr>
      </w:pPr>
      <w:r w:rsidRPr="00E47156">
        <w:rPr>
          <w:rFonts w:ascii="Cambria" w:hAnsi="Cambria" w:cs="Times New Roman"/>
          <w:color w:val="FF0000"/>
        </w:rPr>
        <w:t xml:space="preserve">Under perfect price discrimination, consumer surplus is zero and profits correspond to the area of the triangle below the demand curve and above marginal cost. Since total quantity sold would be where demand equals supply, the base of the triangle is </w:t>
      </w:r>
      <w:del w:id="355" w:author="Biasi, Barbara" w:date="2024-10-22T17:55:00Z" w16du:dateUtc="2024-10-22T15:55:00Z">
        <w:r w:rsidRPr="00E47156" w:rsidDel="00640A65">
          <w:rPr>
            <w:rFonts w:ascii="Cambria" w:hAnsi="Cambria" w:cs="Times New Roman"/>
            <w:color w:val="FF0000"/>
          </w:rPr>
          <w:delText>125</w:delText>
        </w:r>
      </w:del>
      <w:ins w:id="356" w:author="Biasi, Barbara" w:date="2024-10-22T17:55:00Z" w16du:dateUtc="2024-10-22T15:55:00Z">
        <w:r w:rsidR="00640A65">
          <w:rPr>
            <w:rFonts w:ascii="Cambria" w:hAnsi="Cambria" w:cs="Times New Roman"/>
            <w:color w:val="FF0000"/>
          </w:rPr>
          <w:t>200</w:t>
        </w:r>
      </w:ins>
      <w:r w:rsidRPr="00E47156">
        <w:rPr>
          <w:rFonts w:ascii="Cambria" w:hAnsi="Cambria" w:cs="Times New Roman"/>
          <w:color w:val="FF0000"/>
        </w:rPr>
        <w:t>. The height of the triangle is the intercept between the intercept of the inverse demand curve (</w:t>
      </w:r>
      <w:del w:id="357" w:author="Biasi, Barbara" w:date="2024-10-22T17:55:00Z" w16du:dateUtc="2024-10-22T15:55:00Z">
        <w:r w:rsidRPr="00E47156" w:rsidDel="00640A65">
          <w:rPr>
            <w:rFonts w:ascii="Cambria" w:hAnsi="Cambria" w:cs="Times New Roman"/>
            <w:color w:val="FF0000"/>
          </w:rPr>
          <w:delText>12</w:delText>
        </w:r>
      </w:del>
      <w:ins w:id="358" w:author="Biasi, Barbara" w:date="2024-10-22T17:55:00Z" w16du:dateUtc="2024-10-22T15:55:00Z">
        <w:r w:rsidR="00640A65">
          <w:rPr>
            <w:rFonts w:ascii="Cambria" w:hAnsi="Cambria" w:cs="Times New Roman"/>
            <w:color w:val="FF0000"/>
          </w:rPr>
          <w:t>40/3</w:t>
        </w:r>
      </w:ins>
      <w:r w:rsidRPr="00E47156">
        <w:rPr>
          <w:rFonts w:ascii="Cambria" w:hAnsi="Cambria" w:cs="Times New Roman"/>
          <w:color w:val="FF0000"/>
        </w:rPr>
        <w:t>) and marginal costs (</w:t>
      </w:r>
      <w:ins w:id="359" w:author="Biasi, Barbara" w:date="2024-10-22T17:55:00Z" w16du:dateUtc="2024-10-22T15:55:00Z">
        <w:r w:rsidR="00640A65">
          <w:rPr>
            <w:rFonts w:ascii="Cambria" w:hAnsi="Cambria" w:cs="Times New Roman"/>
            <w:color w:val="FF0000"/>
          </w:rPr>
          <w:t>0</w:t>
        </w:r>
      </w:ins>
      <w:del w:id="360" w:author="Biasi, Barbara" w:date="2024-10-22T17:55:00Z" w16du:dateUtc="2024-10-22T15:55:00Z">
        <w:r w:rsidRPr="00E47156" w:rsidDel="00640A65">
          <w:rPr>
            <w:rFonts w:ascii="Cambria" w:hAnsi="Cambria" w:cs="Times New Roman"/>
            <w:color w:val="FF0000"/>
          </w:rPr>
          <w:delText>2</w:delText>
        </w:r>
      </w:del>
      <w:r w:rsidRPr="00E47156">
        <w:rPr>
          <w:rFonts w:ascii="Cambria" w:hAnsi="Cambria" w:cs="Times New Roman"/>
          <w:color w:val="FF0000"/>
        </w:rPr>
        <w:t xml:space="preserve">), i.e., </w:t>
      </w:r>
      <w:del w:id="361" w:author="Biasi, Barbara" w:date="2024-10-22T17:55:00Z" w16du:dateUtc="2024-10-22T15:55:00Z">
        <w:r w:rsidRPr="00E47156" w:rsidDel="00640A65">
          <w:rPr>
            <w:rFonts w:ascii="Cambria" w:hAnsi="Cambria" w:cs="Times New Roman"/>
            <w:color w:val="FF0000"/>
          </w:rPr>
          <w:lastRenderedPageBreak/>
          <w:delText>10</w:delText>
        </w:r>
      </w:del>
      <w:ins w:id="362" w:author="Biasi, Barbara" w:date="2024-10-22T17:55:00Z" w16du:dateUtc="2024-10-22T15:55:00Z">
        <w:r w:rsidR="00640A65">
          <w:rPr>
            <w:rFonts w:ascii="Cambria" w:hAnsi="Cambria" w:cs="Times New Roman"/>
            <w:color w:val="FF0000"/>
          </w:rPr>
          <w:t>40/3</w:t>
        </w:r>
      </w:ins>
      <w:r w:rsidRPr="00E47156">
        <w:rPr>
          <w:rFonts w:ascii="Cambria" w:hAnsi="Cambria" w:cs="Times New Roman"/>
          <w:color w:val="FF0000"/>
        </w:rPr>
        <w:t xml:space="preserve">. Total profits would thus be </w:t>
      </w:r>
      <w:del w:id="363" w:author="Biasi, Barbara" w:date="2024-10-22T17:55:00Z" w16du:dateUtc="2024-10-22T15:55:00Z">
        <w:r w:rsidRPr="00E47156" w:rsidDel="00640A65">
          <w:rPr>
            <w:rFonts w:ascii="Cambria" w:hAnsi="Cambria" w:cs="Times New Roman"/>
            <w:color w:val="FF0000"/>
          </w:rPr>
          <w:delText>10*125/2 = 625</w:delText>
        </w:r>
      </w:del>
      <w:ins w:id="364" w:author="Biasi, Barbara" w:date="2024-10-22T17:55:00Z" w16du:dateUtc="2024-10-22T15:55:00Z">
        <w:r w:rsidR="00640A65">
          <w:rPr>
            <w:rFonts w:ascii="Cambria" w:hAnsi="Cambria" w:cs="Times New Roman"/>
            <w:color w:val="FF0000"/>
          </w:rPr>
          <w:t>1333.33</w:t>
        </w:r>
      </w:ins>
      <w:r w:rsidRPr="00E47156">
        <w:rPr>
          <w:rFonts w:ascii="Cambria" w:hAnsi="Cambria" w:cs="Times New Roman"/>
          <w:color w:val="FF0000"/>
        </w:rPr>
        <w:t>.</w:t>
      </w:r>
      <w:r w:rsidR="000B6E52" w:rsidRPr="00E47156">
        <w:rPr>
          <w:rFonts w:ascii="Cambria" w:hAnsi="Cambria" w:cs="Times New Roman"/>
          <w:color w:val="FF0000"/>
        </w:rPr>
        <w:t xml:space="preserve"> Note that this is also the sum of the deadweight loss, profit, and consumer surplus in point b).</w:t>
      </w:r>
    </w:p>
    <w:p w14:paraId="265F7E9F" w14:textId="77777777" w:rsidR="00212850" w:rsidRPr="0060568E" w:rsidRDefault="00212850" w:rsidP="00895716">
      <w:pPr>
        <w:pStyle w:val="BodyText"/>
        <w:tabs>
          <w:tab w:val="left" w:pos="1733"/>
        </w:tabs>
        <w:spacing w:line="276" w:lineRule="auto"/>
        <w:ind w:left="0" w:right="486"/>
        <w:rPr>
          <w:rFonts w:ascii="Cambria" w:hAnsi="Cambria" w:cs="Times New Roman"/>
          <w:sz w:val="22"/>
          <w:szCs w:val="22"/>
        </w:rPr>
      </w:pPr>
    </w:p>
    <w:p w14:paraId="3F381FD8" w14:textId="77777777" w:rsidR="00076FC5" w:rsidRDefault="00076FC5" w:rsidP="00895716">
      <w:pPr>
        <w:pStyle w:val="Default"/>
        <w:spacing w:line="276" w:lineRule="auto"/>
        <w:rPr>
          <w:rFonts w:ascii="Cambria" w:hAnsi="Cambria" w:cs="Times New Roman"/>
          <w:sz w:val="22"/>
          <w:szCs w:val="22"/>
          <w:u w:val="single"/>
        </w:rPr>
      </w:pPr>
    </w:p>
    <w:p w14:paraId="6428331A" w14:textId="77777777" w:rsidR="00076FC5" w:rsidRDefault="00076FC5" w:rsidP="00895716">
      <w:pPr>
        <w:pStyle w:val="Default"/>
        <w:spacing w:line="276" w:lineRule="auto"/>
        <w:rPr>
          <w:rFonts w:ascii="Cambria" w:hAnsi="Cambria" w:cs="Times New Roman"/>
          <w:sz w:val="22"/>
          <w:szCs w:val="22"/>
          <w:u w:val="single"/>
        </w:rPr>
      </w:pPr>
    </w:p>
    <w:p w14:paraId="4D4AB2D5" w14:textId="77777777" w:rsidR="00076FC5" w:rsidRDefault="00076FC5" w:rsidP="00895716">
      <w:pPr>
        <w:pStyle w:val="Default"/>
        <w:spacing w:line="276" w:lineRule="auto"/>
        <w:rPr>
          <w:rFonts w:ascii="Cambria" w:hAnsi="Cambria" w:cs="Times New Roman"/>
          <w:sz w:val="22"/>
          <w:szCs w:val="22"/>
          <w:u w:val="single"/>
        </w:rPr>
      </w:pPr>
    </w:p>
    <w:p w14:paraId="45BB8672" w14:textId="050B5561" w:rsidR="00076FC5" w:rsidRPr="00421174" w:rsidRDefault="00076FC5" w:rsidP="00076FC5">
      <w:pPr>
        <w:pStyle w:val="Default"/>
        <w:rPr>
          <w:rFonts w:ascii="Cambria" w:hAnsi="Cambria" w:cs="Times New Roman"/>
          <w:b/>
          <w:bCs/>
          <w:sz w:val="22"/>
          <w:szCs w:val="22"/>
          <w:u w:val="single"/>
        </w:rPr>
      </w:pPr>
      <w:r w:rsidRPr="00421174">
        <w:rPr>
          <w:rFonts w:ascii="Cambria" w:hAnsi="Cambria" w:cs="Times New Roman"/>
          <w:b/>
          <w:bCs/>
          <w:sz w:val="22"/>
          <w:szCs w:val="22"/>
          <w:u w:val="single"/>
        </w:rPr>
        <w:t xml:space="preserve">Problem </w:t>
      </w:r>
      <w:r>
        <w:rPr>
          <w:rFonts w:ascii="Cambria" w:hAnsi="Cambria" w:cs="Times New Roman"/>
          <w:b/>
          <w:bCs/>
          <w:sz w:val="22"/>
          <w:szCs w:val="22"/>
          <w:u w:val="single"/>
        </w:rPr>
        <w:t>3</w:t>
      </w:r>
      <w:r w:rsidRPr="00421174">
        <w:rPr>
          <w:rFonts w:ascii="Cambria" w:hAnsi="Cambria" w:cs="Times New Roman"/>
          <w:b/>
          <w:bCs/>
          <w:sz w:val="22"/>
          <w:szCs w:val="22"/>
          <w:u w:val="single"/>
        </w:rPr>
        <w:t xml:space="preserve"> (</w:t>
      </w:r>
      <w:r>
        <w:rPr>
          <w:rFonts w:ascii="Cambria" w:hAnsi="Cambria" w:cs="Times New Roman"/>
          <w:b/>
          <w:bCs/>
          <w:sz w:val="22"/>
          <w:szCs w:val="22"/>
          <w:u w:val="single"/>
        </w:rPr>
        <w:t>2</w:t>
      </w:r>
      <w:r w:rsidR="007F3045">
        <w:rPr>
          <w:rFonts w:ascii="Cambria" w:hAnsi="Cambria" w:cs="Times New Roman"/>
          <w:b/>
          <w:bCs/>
          <w:sz w:val="22"/>
          <w:szCs w:val="22"/>
          <w:u w:val="single"/>
        </w:rPr>
        <w:t>1</w:t>
      </w:r>
      <w:r w:rsidRPr="00421174">
        <w:rPr>
          <w:rFonts w:ascii="Cambria" w:hAnsi="Cambria" w:cs="Times New Roman"/>
          <w:b/>
          <w:bCs/>
          <w:sz w:val="22"/>
          <w:szCs w:val="22"/>
          <w:u w:val="single"/>
        </w:rPr>
        <w:t xml:space="preserve"> points)</w:t>
      </w:r>
      <w:r>
        <w:rPr>
          <w:rFonts w:ascii="Cambria" w:hAnsi="Cambria" w:cs="Times New Roman"/>
          <w:b/>
          <w:bCs/>
          <w:sz w:val="22"/>
          <w:szCs w:val="22"/>
          <w:u w:val="single"/>
        </w:rPr>
        <w:t xml:space="preserve"> </w:t>
      </w:r>
    </w:p>
    <w:p w14:paraId="285601C8" w14:textId="77777777" w:rsidR="00AC2AD0" w:rsidRPr="0060568E" w:rsidRDefault="00AC2AD0" w:rsidP="00895716">
      <w:pPr>
        <w:pStyle w:val="Default"/>
        <w:spacing w:line="276" w:lineRule="auto"/>
        <w:rPr>
          <w:rFonts w:ascii="Cambria" w:hAnsi="Cambria" w:cs="Times New Roman"/>
          <w:sz w:val="22"/>
          <w:szCs w:val="22"/>
        </w:rPr>
      </w:pPr>
    </w:p>
    <w:p w14:paraId="47ED651F" w14:textId="5E2E8163" w:rsidR="00076FC5" w:rsidRDefault="00076FC5" w:rsidP="00895716">
      <w:pPr>
        <w:pStyle w:val="Default"/>
        <w:spacing w:line="276" w:lineRule="auto"/>
        <w:rPr>
          <w:rFonts w:ascii="Cambria" w:hAnsi="Cambria" w:cs="Times New Roman"/>
          <w:sz w:val="22"/>
          <w:szCs w:val="22"/>
        </w:rPr>
      </w:pPr>
      <w:r>
        <w:rPr>
          <w:rFonts w:ascii="Cambria" w:hAnsi="Cambria" w:cs="Times New Roman"/>
          <w:sz w:val="22"/>
          <w:szCs w:val="22"/>
        </w:rPr>
        <w:t>A friend is deciding between two job offers: one from firm Flat, which pays a flat wage of $</w:t>
      </w:r>
      <w:del w:id="365" w:author="Biasi, Barbara" w:date="2024-10-22T17:55:00Z" w16du:dateUtc="2024-10-22T15:55:00Z">
        <w:r w:rsidDel="00017AFB">
          <w:rPr>
            <w:rFonts w:ascii="Cambria" w:hAnsi="Cambria" w:cs="Times New Roman"/>
            <w:sz w:val="22"/>
            <w:szCs w:val="22"/>
          </w:rPr>
          <w:delText>95</w:delText>
        </w:r>
      </w:del>
      <w:ins w:id="366" w:author="Biasi, Barbara" w:date="2024-10-22T17:55:00Z" w16du:dateUtc="2024-10-22T15:55:00Z">
        <w:r w:rsidR="00017AFB">
          <w:rPr>
            <w:rFonts w:ascii="Cambria" w:hAnsi="Cambria" w:cs="Times New Roman"/>
            <w:sz w:val="22"/>
            <w:szCs w:val="22"/>
          </w:rPr>
          <w:t>105</w:t>
        </w:r>
      </w:ins>
      <w:r>
        <w:rPr>
          <w:rFonts w:ascii="Cambria" w:hAnsi="Cambria" w:cs="Times New Roman"/>
          <w:sz w:val="22"/>
          <w:szCs w:val="22"/>
        </w:rPr>
        <w:t>,000, and one from firm P4P, which pays a base salary of $</w:t>
      </w:r>
      <w:ins w:id="367" w:author="Biasi, Barbara" w:date="2024-10-22T17:56:00Z" w16du:dateUtc="2024-10-22T15:56:00Z">
        <w:r w:rsidR="00017AFB">
          <w:rPr>
            <w:rFonts w:ascii="Cambria" w:hAnsi="Cambria" w:cs="Times New Roman"/>
            <w:sz w:val="22"/>
            <w:szCs w:val="22"/>
          </w:rPr>
          <w:t>8</w:t>
        </w:r>
      </w:ins>
      <w:del w:id="368" w:author="Biasi, Barbara" w:date="2024-10-22T17:55:00Z" w16du:dateUtc="2024-10-22T15:55:00Z">
        <w:r w:rsidDel="00017AFB">
          <w:rPr>
            <w:rFonts w:ascii="Cambria" w:hAnsi="Cambria" w:cs="Times New Roman"/>
            <w:sz w:val="22"/>
            <w:szCs w:val="22"/>
          </w:rPr>
          <w:delText>7</w:delText>
        </w:r>
      </w:del>
      <w:r>
        <w:rPr>
          <w:rFonts w:ascii="Cambria" w:hAnsi="Cambria" w:cs="Times New Roman"/>
          <w:sz w:val="22"/>
          <w:szCs w:val="22"/>
        </w:rPr>
        <w:t>5,000 and a bonus of $</w:t>
      </w:r>
      <w:ins w:id="369" w:author="Biasi, Barbara" w:date="2024-10-22T17:56:00Z" w16du:dateUtc="2024-10-22T15:56:00Z">
        <w:r w:rsidR="00017AFB">
          <w:rPr>
            <w:rFonts w:ascii="Cambria" w:hAnsi="Cambria" w:cs="Times New Roman"/>
            <w:sz w:val="22"/>
            <w:szCs w:val="22"/>
          </w:rPr>
          <w:t>3</w:t>
        </w:r>
      </w:ins>
      <w:del w:id="370" w:author="Biasi, Barbara" w:date="2024-10-22T17:56:00Z" w16du:dateUtc="2024-10-22T15:56:00Z">
        <w:r w:rsidDel="00017AFB">
          <w:rPr>
            <w:rFonts w:ascii="Cambria" w:hAnsi="Cambria" w:cs="Times New Roman"/>
            <w:sz w:val="22"/>
            <w:szCs w:val="22"/>
          </w:rPr>
          <w:delText>4</w:delText>
        </w:r>
      </w:del>
      <w:r>
        <w:rPr>
          <w:rFonts w:ascii="Cambria" w:hAnsi="Cambria" w:cs="Times New Roman"/>
          <w:sz w:val="22"/>
          <w:szCs w:val="22"/>
        </w:rPr>
        <w:t xml:space="preserve">5,000 upon reaching a performance target. Suppose your friend assigns a </w:t>
      </w:r>
      <w:ins w:id="371" w:author="Biasi, Barbara" w:date="2024-10-22T17:56:00Z" w16du:dateUtc="2024-10-22T15:56:00Z">
        <w:r w:rsidR="00017AFB">
          <w:rPr>
            <w:rFonts w:ascii="Cambria" w:hAnsi="Cambria" w:cs="Times New Roman"/>
            <w:sz w:val="22"/>
            <w:szCs w:val="22"/>
          </w:rPr>
          <w:t>4</w:t>
        </w:r>
      </w:ins>
      <w:del w:id="372" w:author="Biasi, Barbara" w:date="2024-10-22T17:56:00Z" w16du:dateUtc="2024-10-22T15:56:00Z">
        <w:r w:rsidR="003C5F4B" w:rsidDel="00017AFB">
          <w:rPr>
            <w:rFonts w:ascii="Cambria" w:hAnsi="Cambria" w:cs="Times New Roman"/>
            <w:sz w:val="22"/>
            <w:szCs w:val="22"/>
          </w:rPr>
          <w:delText>5</w:delText>
        </w:r>
      </w:del>
      <w:r>
        <w:rPr>
          <w:rFonts w:ascii="Cambria" w:hAnsi="Cambria" w:cs="Times New Roman"/>
          <w:sz w:val="22"/>
          <w:szCs w:val="22"/>
        </w:rPr>
        <w:t>0% probability to reaching the performance target.</w:t>
      </w:r>
    </w:p>
    <w:p w14:paraId="1AFCFA0F" w14:textId="77777777" w:rsidR="00076FC5" w:rsidRDefault="00076FC5" w:rsidP="00895716">
      <w:pPr>
        <w:pStyle w:val="Default"/>
        <w:spacing w:line="276" w:lineRule="auto"/>
        <w:rPr>
          <w:rFonts w:ascii="Cambria" w:hAnsi="Cambria" w:cs="Times New Roman"/>
          <w:sz w:val="22"/>
          <w:szCs w:val="22"/>
        </w:rPr>
      </w:pPr>
    </w:p>
    <w:p w14:paraId="7C690B91" w14:textId="0055CBFB" w:rsidR="00076FC5" w:rsidRPr="0060568E" w:rsidRDefault="00076FC5" w:rsidP="00076FC5">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t>(2 points) What is the expected value of the two jobs</w:t>
      </w:r>
      <w:r w:rsidR="00300B3B">
        <w:rPr>
          <w:rFonts w:ascii="Cambria" w:hAnsi="Cambria" w:cs="Times New Roman"/>
          <w:sz w:val="22"/>
          <w:szCs w:val="22"/>
        </w:rPr>
        <w:t xml:space="preserve"> to your friend</w:t>
      </w:r>
      <w:r w:rsidRPr="0060568E">
        <w:rPr>
          <w:rFonts w:ascii="Cambria" w:hAnsi="Cambria" w:cs="Times New Roman"/>
          <w:sz w:val="22"/>
          <w:szCs w:val="22"/>
        </w:rPr>
        <w:t xml:space="preserve">? </w:t>
      </w:r>
    </w:p>
    <w:p w14:paraId="64EDC797" w14:textId="77777777" w:rsidR="00076FC5" w:rsidRDefault="00076FC5" w:rsidP="00076FC5">
      <w:pPr>
        <w:pStyle w:val="Default"/>
        <w:spacing w:line="276" w:lineRule="auto"/>
        <w:ind w:left="720"/>
        <w:rPr>
          <w:rFonts w:ascii="Cambria" w:hAnsi="Cambria" w:cs="Times New Roman"/>
          <w:sz w:val="22"/>
          <w:szCs w:val="22"/>
        </w:rPr>
      </w:pPr>
    </w:p>
    <w:p w14:paraId="54E822DF" w14:textId="31E74C8F" w:rsidR="003C5F4B" w:rsidRPr="00E30928" w:rsidRDefault="003C5F4B" w:rsidP="00076FC5">
      <w:pPr>
        <w:pStyle w:val="Default"/>
        <w:spacing w:line="276" w:lineRule="auto"/>
        <w:ind w:left="720"/>
        <w:rPr>
          <w:rFonts w:ascii="Cambria" w:hAnsi="Cambria" w:cs="Times New Roman"/>
          <w:color w:val="FF0000"/>
          <w:sz w:val="22"/>
          <w:szCs w:val="22"/>
        </w:rPr>
      </w:pPr>
      <w:r>
        <w:rPr>
          <w:rFonts w:ascii="Cambria" w:hAnsi="Cambria" w:cs="Times New Roman"/>
          <w:color w:val="FF0000"/>
          <w:sz w:val="22"/>
          <w:szCs w:val="22"/>
        </w:rPr>
        <w:t>Flat</w:t>
      </w:r>
      <w:r w:rsidRPr="00E30928">
        <w:rPr>
          <w:rFonts w:ascii="Cambria" w:hAnsi="Cambria" w:cs="Times New Roman"/>
          <w:color w:val="FF0000"/>
          <w:sz w:val="22"/>
          <w:szCs w:val="22"/>
        </w:rPr>
        <w:t>: $</w:t>
      </w:r>
      <w:del w:id="373" w:author="Biasi, Barbara" w:date="2024-10-22T17:56:00Z" w16du:dateUtc="2024-10-22T15:56:00Z">
        <w:r w:rsidRPr="00E30928" w:rsidDel="00017AFB">
          <w:rPr>
            <w:rFonts w:ascii="Cambria" w:hAnsi="Cambria" w:cs="Times New Roman"/>
            <w:color w:val="FF0000"/>
            <w:sz w:val="22"/>
            <w:szCs w:val="22"/>
          </w:rPr>
          <w:delText>95</w:delText>
        </w:r>
      </w:del>
      <w:ins w:id="374" w:author="Biasi, Barbara" w:date="2024-10-22T17:56:00Z" w16du:dateUtc="2024-10-22T15:56:00Z">
        <w:r w:rsidR="00017AFB">
          <w:rPr>
            <w:rFonts w:ascii="Cambria" w:hAnsi="Cambria" w:cs="Times New Roman"/>
            <w:color w:val="FF0000"/>
            <w:sz w:val="22"/>
            <w:szCs w:val="22"/>
          </w:rPr>
          <w:t>10</w:t>
        </w:r>
        <w:r w:rsidR="00017AFB" w:rsidRPr="00E30928">
          <w:rPr>
            <w:rFonts w:ascii="Cambria" w:hAnsi="Cambria" w:cs="Times New Roman"/>
            <w:color w:val="FF0000"/>
            <w:sz w:val="22"/>
            <w:szCs w:val="22"/>
          </w:rPr>
          <w:t>5</w:t>
        </w:r>
      </w:ins>
      <w:r w:rsidRPr="00E30928">
        <w:rPr>
          <w:rFonts w:ascii="Cambria" w:hAnsi="Cambria" w:cs="Times New Roman"/>
          <w:color w:val="FF0000"/>
          <w:sz w:val="22"/>
          <w:szCs w:val="22"/>
        </w:rPr>
        <w:t>,000</w:t>
      </w:r>
    </w:p>
    <w:p w14:paraId="0FAEB538" w14:textId="4E7EB46D" w:rsidR="003C5F4B" w:rsidRPr="00E30928" w:rsidRDefault="003C5F4B" w:rsidP="00076FC5">
      <w:pPr>
        <w:pStyle w:val="Default"/>
        <w:spacing w:line="276" w:lineRule="auto"/>
        <w:ind w:left="720"/>
        <w:rPr>
          <w:rFonts w:ascii="Cambria" w:hAnsi="Cambria" w:cs="Times New Roman"/>
          <w:color w:val="FF0000"/>
          <w:sz w:val="22"/>
          <w:szCs w:val="22"/>
        </w:rPr>
      </w:pPr>
      <w:r>
        <w:rPr>
          <w:rFonts w:ascii="Cambria" w:hAnsi="Cambria" w:cs="Times New Roman"/>
          <w:color w:val="FF0000"/>
          <w:sz w:val="22"/>
          <w:szCs w:val="22"/>
        </w:rPr>
        <w:t>P4P</w:t>
      </w:r>
      <w:r w:rsidRPr="00E30928">
        <w:rPr>
          <w:rFonts w:ascii="Cambria" w:hAnsi="Cambria" w:cs="Times New Roman"/>
          <w:color w:val="FF0000"/>
          <w:sz w:val="22"/>
          <w:szCs w:val="22"/>
        </w:rPr>
        <w:t>: $</w:t>
      </w:r>
      <w:del w:id="375" w:author="Biasi, Barbara" w:date="2024-10-22T17:56:00Z" w16du:dateUtc="2024-10-22T15:56:00Z">
        <w:r w:rsidRPr="00E30928" w:rsidDel="00017AFB">
          <w:rPr>
            <w:rFonts w:ascii="Cambria" w:hAnsi="Cambria" w:cs="Times New Roman"/>
            <w:color w:val="FF0000"/>
            <w:sz w:val="22"/>
            <w:szCs w:val="22"/>
          </w:rPr>
          <w:delText>75</w:delText>
        </w:r>
      </w:del>
      <w:ins w:id="376" w:author="Biasi, Barbara" w:date="2024-10-22T17:56:00Z" w16du:dateUtc="2024-10-22T15:56:00Z">
        <w:r w:rsidR="00017AFB">
          <w:rPr>
            <w:rFonts w:ascii="Cambria" w:hAnsi="Cambria" w:cs="Times New Roman"/>
            <w:color w:val="FF0000"/>
            <w:sz w:val="22"/>
            <w:szCs w:val="22"/>
          </w:rPr>
          <w:t>8</w:t>
        </w:r>
        <w:r w:rsidR="00017AFB" w:rsidRPr="00E30928">
          <w:rPr>
            <w:rFonts w:ascii="Cambria" w:hAnsi="Cambria" w:cs="Times New Roman"/>
            <w:color w:val="FF0000"/>
            <w:sz w:val="22"/>
            <w:szCs w:val="22"/>
          </w:rPr>
          <w:t>5</w:t>
        </w:r>
      </w:ins>
      <w:r w:rsidRPr="00E30928">
        <w:rPr>
          <w:rFonts w:ascii="Cambria" w:hAnsi="Cambria" w:cs="Times New Roman"/>
          <w:color w:val="FF0000"/>
          <w:sz w:val="22"/>
          <w:szCs w:val="22"/>
        </w:rPr>
        <w:t>,000 + 0.</w:t>
      </w:r>
      <w:ins w:id="377" w:author="Biasi, Barbara" w:date="2024-10-22T17:56:00Z" w16du:dateUtc="2024-10-22T15:56:00Z">
        <w:r w:rsidR="00017AFB">
          <w:rPr>
            <w:rFonts w:ascii="Cambria" w:hAnsi="Cambria" w:cs="Times New Roman"/>
            <w:color w:val="FF0000"/>
            <w:sz w:val="22"/>
            <w:szCs w:val="22"/>
          </w:rPr>
          <w:t>4</w:t>
        </w:r>
      </w:ins>
      <w:del w:id="378" w:author="Biasi, Barbara" w:date="2024-10-22T17:56:00Z" w16du:dateUtc="2024-10-22T15:56:00Z">
        <w:r w:rsidRPr="00E30928" w:rsidDel="00017AFB">
          <w:rPr>
            <w:rFonts w:ascii="Cambria" w:hAnsi="Cambria" w:cs="Times New Roman"/>
            <w:color w:val="FF0000"/>
            <w:sz w:val="22"/>
            <w:szCs w:val="22"/>
          </w:rPr>
          <w:delText>5</w:delText>
        </w:r>
      </w:del>
      <w:r w:rsidRPr="00E30928">
        <w:rPr>
          <w:rFonts w:ascii="Cambria" w:hAnsi="Cambria" w:cs="Times New Roman"/>
          <w:color w:val="FF0000"/>
          <w:sz w:val="22"/>
          <w:szCs w:val="22"/>
        </w:rPr>
        <w:t xml:space="preserve"> * </w:t>
      </w:r>
      <w:del w:id="379" w:author="Biasi, Barbara" w:date="2024-10-22T17:56:00Z" w16du:dateUtc="2024-10-22T15:56:00Z">
        <w:r w:rsidRPr="00E30928" w:rsidDel="00017AFB">
          <w:rPr>
            <w:rFonts w:ascii="Cambria" w:hAnsi="Cambria" w:cs="Times New Roman"/>
            <w:color w:val="FF0000"/>
            <w:sz w:val="22"/>
            <w:szCs w:val="22"/>
          </w:rPr>
          <w:delText>45</w:delText>
        </w:r>
      </w:del>
      <w:ins w:id="380" w:author="Biasi, Barbara" w:date="2024-10-22T17:56:00Z" w16du:dateUtc="2024-10-22T15:56:00Z">
        <w:r w:rsidR="00017AFB">
          <w:rPr>
            <w:rFonts w:ascii="Cambria" w:hAnsi="Cambria" w:cs="Times New Roman"/>
            <w:color w:val="FF0000"/>
            <w:sz w:val="22"/>
            <w:szCs w:val="22"/>
          </w:rPr>
          <w:t>3</w:t>
        </w:r>
        <w:r w:rsidR="00017AFB" w:rsidRPr="00E30928">
          <w:rPr>
            <w:rFonts w:ascii="Cambria" w:hAnsi="Cambria" w:cs="Times New Roman"/>
            <w:color w:val="FF0000"/>
            <w:sz w:val="22"/>
            <w:szCs w:val="22"/>
          </w:rPr>
          <w:t>5</w:t>
        </w:r>
      </w:ins>
      <w:r w:rsidRPr="00E30928">
        <w:rPr>
          <w:rFonts w:ascii="Cambria" w:hAnsi="Cambria" w:cs="Times New Roman"/>
          <w:color w:val="FF0000"/>
          <w:sz w:val="22"/>
          <w:szCs w:val="22"/>
        </w:rPr>
        <w:t>,000 = $9</w:t>
      </w:r>
      <w:ins w:id="381" w:author="Biasi, Barbara" w:date="2024-10-22T17:56:00Z" w16du:dateUtc="2024-10-22T15:56:00Z">
        <w:r w:rsidR="00017AFB">
          <w:rPr>
            <w:rFonts w:ascii="Cambria" w:hAnsi="Cambria" w:cs="Times New Roman"/>
            <w:color w:val="FF0000"/>
            <w:sz w:val="22"/>
            <w:szCs w:val="22"/>
          </w:rPr>
          <w:t>9</w:t>
        </w:r>
      </w:ins>
      <w:del w:id="382" w:author="Biasi, Barbara" w:date="2024-10-22T17:56:00Z" w16du:dateUtc="2024-10-22T15:56:00Z">
        <w:r w:rsidRPr="00E30928" w:rsidDel="00017AFB">
          <w:rPr>
            <w:rFonts w:ascii="Cambria" w:hAnsi="Cambria" w:cs="Times New Roman"/>
            <w:color w:val="FF0000"/>
            <w:sz w:val="22"/>
            <w:szCs w:val="22"/>
          </w:rPr>
          <w:delText>7</w:delText>
        </w:r>
      </w:del>
      <w:r w:rsidRPr="00E30928">
        <w:rPr>
          <w:rFonts w:ascii="Cambria" w:hAnsi="Cambria" w:cs="Times New Roman"/>
          <w:color w:val="FF0000"/>
          <w:sz w:val="22"/>
          <w:szCs w:val="22"/>
        </w:rPr>
        <w:t>,</w:t>
      </w:r>
      <w:del w:id="383" w:author="Biasi, Barbara" w:date="2024-10-22T17:56:00Z" w16du:dateUtc="2024-10-22T15:56:00Z">
        <w:r w:rsidRPr="00E30928" w:rsidDel="00017AFB">
          <w:rPr>
            <w:rFonts w:ascii="Cambria" w:hAnsi="Cambria" w:cs="Times New Roman"/>
            <w:color w:val="FF0000"/>
            <w:sz w:val="22"/>
            <w:szCs w:val="22"/>
          </w:rPr>
          <w:delText>500</w:delText>
        </w:r>
      </w:del>
      <w:ins w:id="384" w:author="Biasi, Barbara" w:date="2024-10-22T17:56:00Z" w16du:dateUtc="2024-10-22T15:56:00Z">
        <w:r w:rsidR="00017AFB">
          <w:rPr>
            <w:rFonts w:ascii="Cambria" w:hAnsi="Cambria" w:cs="Times New Roman"/>
            <w:color w:val="FF0000"/>
            <w:sz w:val="22"/>
            <w:szCs w:val="22"/>
          </w:rPr>
          <w:t>0</w:t>
        </w:r>
        <w:r w:rsidR="00017AFB" w:rsidRPr="00E30928">
          <w:rPr>
            <w:rFonts w:ascii="Cambria" w:hAnsi="Cambria" w:cs="Times New Roman"/>
            <w:color w:val="FF0000"/>
            <w:sz w:val="22"/>
            <w:szCs w:val="22"/>
          </w:rPr>
          <w:t>00</w:t>
        </w:r>
      </w:ins>
    </w:p>
    <w:p w14:paraId="2F15D155" w14:textId="77777777" w:rsidR="003C5F4B" w:rsidRPr="0060568E" w:rsidRDefault="003C5F4B" w:rsidP="00076FC5">
      <w:pPr>
        <w:pStyle w:val="Default"/>
        <w:spacing w:line="276" w:lineRule="auto"/>
        <w:ind w:left="720"/>
        <w:rPr>
          <w:rFonts w:ascii="Cambria" w:hAnsi="Cambria" w:cs="Times New Roman"/>
          <w:sz w:val="22"/>
          <w:szCs w:val="22"/>
        </w:rPr>
      </w:pPr>
    </w:p>
    <w:p w14:paraId="110EC6BF" w14:textId="306D6DA4" w:rsidR="00076FC5" w:rsidRDefault="00076FC5" w:rsidP="00076FC5">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t>(</w:t>
      </w:r>
      <w:r>
        <w:rPr>
          <w:rFonts w:ascii="Cambria" w:hAnsi="Cambria" w:cs="Times New Roman"/>
          <w:sz w:val="22"/>
          <w:szCs w:val="22"/>
        </w:rPr>
        <w:t>2</w:t>
      </w:r>
      <w:r w:rsidRPr="0060568E">
        <w:rPr>
          <w:rFonts w:ascii="Cambria" w:hAnsi="Cambria" w:cs="Times New Roman"/>
          <w:sz w:val="22"/>
          <w:szCs w:val="22"/>
        </w:rPr>
        <w:t xml:space="preserve"> points) </w:t>
      </w:r>
      <w:r>
        <w:rPr>
          <w:rFonts w:ascii="Cambria" w:hAnsi="Cambria" w:cs="Times New Roman"/>
          <w:sz w:val="22"/>
          <w:szCs w:val="22"/>
        </w:rPr>
        <w:t>If your friend is risk-neutral, what job would they pick?</w:t>
      </w:r>
    </w:p>
    <w:p w14:paraId="0B98C78E" w14:textId="77777777" w:rsidR="003C5F4B" w:rsidRPr="009A4EC2" w:rsidRDefault="003C5F4B" w:rsidP="003C5F4B">
      <w:pPr>
        <w:pStyle w:val="Default"/>
        <w:spacing w:line="276" w:lineRule="auto"/>
        <w:ind w:left="720"/>
        <w:rPr>
          <w:rFonts w:ascii="Cambria" w:hAnsi="Cambria" w:cs="Times New Roman"/>
          <w:color w:val="FF0000"/>
          <w:sz w:val="22"/>
          <w:szCs w:val="22"/>
        </w:rPr>
      </w:pPr>
    </w:p>
    <w:p w14:paraId="1AB46E4A" w14:textId="505C9A50" w:rsidR="003C5F4B" w:rsidRPr="009A4EC2" w:rsidRDefault="003C5F4B" w:rsidP="003C5F4B">
      <w:pPr>
        <w:pStyle w:val="Default"/>
        <w:spacing w:line="276" w:lineRule="auto"/>
        <w:ind w:left="720"/>
        <w:rPr>
          <w:rFonts w:ascii="Cambria" w:hAnsi="Cambria" w:cs="Times New Roman"/>
          <w:color w:val="FF0000"/>
          <w:sz w:val="22"/>
          <w:szCs w:val="22"/>
        </w:rPr>
      </w:pPr>
      <w:r w:rsidRPr="009A4EC2">
        <w:rPr>
          <w:rFonts w:ascii="Cambria" w:hAnsi="Cambria" w:cs="Times New Roman"/>
          <w:color w:val="FF0000"/>
          <w:sz w:val="22"/>
          <w:szCs w:val="22"/>
        </w:rPr>
        <w:t>They would pick the P4P job (utility = expected value, so they pick the job with the highest expected value).</w:t>
      </w:r>
    </w:p>
    <w:p w14:paraId="7EEB4D86" w14:textId="77777777" w:rsidR="00076FC5" w:rsidRPr="0060568E" w:rsidRDefault="00076FC5" w:rsidP="00076FC5">
      <w:pPr>
        <w:pStyle w:val="Default"/>
        <w:spacing w:line="276" w:lineRule="auto"/>
        <w:rPr>
          <w:rFonts w:ascii="Cambria" w:hAnsi="Cambria" w:cs="Times New Roman"/>
          <w:sz w:val="22"/>
          <w:szCs w:val="22"/>
        </w:rPr>
      </w:pPr>
    </w:p>
    <w:p w14:paraId="378274CC" w14:textId="43648B0F" w:rsidR="00076FC5" w:rsidRDefault="00076FC5" w:rsidP="00076FC5">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t>(</w:t>
      </w:r>
      <w:r w:rsidR="007F3045">
        <w:rPr>
          <w:rFonts w:ascii="Cambria" w:hAnsi="Cambria" w:cs="Times New Roman"/>
          <w:sz w:val="22"/>
          <w:szCs w:val="22"/>
        </w:rPr>
        <w:t>3</w:t>
      </w:r>
      <w:r w:rsidRPr="0060568E">
        <w:rPr>
          <w:rFonts w:ascii="Cambria" w:hAnsi="Cambria" w:cs="Times New Roman"/>
          <w:sz w:val="22"/>
          <w:szCs w:val="22"/>
        </w:rPr>
        <w:t xml:space="preserve"> points) </w:t>
      </w:r>
      <w:r>
        <w:rPr>
          <w:rFonts w:ascii="Cambria" w:hAnsi="Cambria" w:cs="Times New Roman"/>
          <w:sz w:val="22"/>
          <w:szCs w:val="22"/>
        </w:rPr>
        <w:t>Would your answer change if your friend is risk-averse, with a utility function u(x)=</w:t>
      </w:r>
      <w:r w:rsidRPr="00076FC5">
        <w:rPr>
          <w:rFonts w:ascii="Cambria Math" w:hAnsi="Cambria Math" w:cs="Times New Roman"/>
          <w:i/>
          <w:sz w:val="22"/>
          <w:szCs w:val="22"/>
        </w:rPr>
        <w:t xml:space="preserve"> </w:t>
      </w:r>
      <m:oMath>
        <m:rad>
          <m:radPr>
            <m:degHide m:val="1"/>
            <m:ctrlPr>
              <w:rPr>
                <w:rFonts w:ascii="Cambria Math" w:hAnsi="Cambria Math" w:cs="Times New Roman"/>
                <w:i/>
                <w:sz w:val="22"/>
                <w:szCs w:val="22"/>
              </w:rPr>
            </m:ctrlPr>
          </m:radPr>
          <m:deg/>
          <m:e>
            <m:r>
              <w:rPr>
                <w:rFonts w:ascii="Cambria Math" w:hAnsi="Cambria Math" w:cs="Times New Roman"/>
                <w:sz w:val="22"/>
                <w:szCs w:val="22"/>
              </w:rPr>
              <m:t>x</m:t>
            </m:r>
          </m:e>
        </m:rad>
      </m:oMath>
      <w:r>
        <w:rPr>
          <w:rFonts w:ascii="Cambria Math" w:hAnsi="Cambria Math" w:cs="Times New Roman"/>
          <w:i/>
          <w:sz w:val="22"/>
          <w:szCs w:val="22"/>
        </w:rPr>
        <w:t xml:space="preserve"> </w:t>
      </w:r>
      <w:r>
        <w:rPr>
          <w:rFonts w:ascii="Cambria Math" w:hAnsi="Cambria Math" w:cs="Times New Roman"/>
          <w:iCs/>
          <w:sz w:val="22"/>
          <w:szCs w:val="22"/>
        </w:rPr>
        <w:t>?</w:t>
      </w:r>
    </w:p>
    <w:p w14:paraId="7B19FD9E" w14:textId="77777777" w:rsidR="00076FC5" w:rsidRDefault="00076FC5" w:rsidP="00076FC5">
      <w:pPr>
        <w:pStyle w:val="ListParagraph"/>
        <w:rPr>
          <w:rFonts w:ascii="Cambria" w:hAnsi="Cambria" w:cs="Times New Roman"/>
        </w:rPr>
      </w:pPr>
    </w:p>
    <w:p w14:paraId="648CAA62" w14:textId="2D0D3450" w:rsidR="003C5F4B" w:rsidRPr="00912A26" w:rsidRDefault="003C5F4B" w:rsidP="00912A26">
      <w:pPr>
        <w:pStyle w:val="ListParagraph"/>
        <w:rPr>
          <w:rFonts w:ascii="Cambria" w:eastAsiaTheme="minorEastAsia" w:hAnsi="Cambria" w:cs="Times New Roman"/>
          <w:color w:val="FF0000"/>
          <w:lang w:eastAsia="zh-CN"/>
        </w:rPr>
      </w:pPr>
      <w:r w:rsidRPr="00F6597C">
        <w:rPr>
          <w:rFonts w:ascii="Cambria" w:eastAsiaTheme="minorEastAsia" w:hAnsi="Cambria" w:cs="Times New Roman"/>
          <w:color w:val="FF0000"/>
          <w:lang w:eastAsia="zh-CN"/>
        </w:rPr>
        <w:t xml:space="preserve">Now utility is not equal to expected value anymore. </w:t>
      </w:r>
    </w:p>
    <w:p w14:paraId="303C33A0" w14:textId="58DE9B82" w:rsidR="003C5F4B" w:rsidRPr="00E30928" w:rsidRDefault="003C5F4B" w:rsidP="00E30928">
      <w:pPr>
        <w:pStyle w:val="Default"/>
        <w:spacing w:line="276" w:lineRule="auto"/>
        <w:ind w:left="720"/>
        <w:rPr>
          <w:rFonts w:ascii="Cambria" w:hAnsi="Cambria" w:cs="Times New Roman"/>
          <w:color w:val="FF0000"/>
          <w:sz w:val="22"/>
          <w:szCs w:val="22"/>
        </w:rPr>
      </w:pPr>
      <w:r w:rsidRPr="00E30928">
        <w:rPr>
          <w:rFonts w:ascii="Cambria" w:hAnsi="Cambria" w:cs="Times New Roman"/>
          <w:color w:val="FF0000"/>
          <w:sz w:val="22"/>
          <w:szCs w:val="22"/>
        </w:rPr>
        <w:t xml:space="preserve">Expected utility of Flat: </w:t>
      </w:r>
      <m:oMath>
        <m:rad>
          <m:radPr>
            <m:degHide m:val="1"/>
            <m:ctrlPr>
              <w:rPr>
                <w:rFonts w:ascii="Cambria Math" w:hAnsi="Cambria Math" w:cs="Times New Roman"/>
                <w:color w:val="FF0000"/>
                <w:sz w:val="22"/>
                <w:szCs w:val="22"/>
              </w:rPr>
            </m:ctrlPr>
          </m:radPr>
          <m:deg/>
          <m:e>
            <m:r>
              <w:del w:id="385" w:author="Biasi, Barbara" w:date="2024-10-22T17:57:00Z" w16du:dateUtc="2024-10-22T15:57:00Z">
                <m:rPr>
                  <m:sty m:val="p"/>
                </m:rPr>
                <w:rPr>
                  <w:rFonts w:ascii="Cambria Math" w:hAnsi="Cambria Math" w:cs="Times New Roman"/>
                  <w:color w:val="FF0000"/>
                  <w:sz w:val="22"/>
                  <w:szCs w:val="22"/>
                </w:rPr>
                <m:t>95,000</m:t>
              </w:del>
            </m:r>
            <m:r>
              <w:ins w:id="386" w:author="Biasi, Barbara" w:date="2024-10-22T17:57:00Z" w16du:dateUtc="2024-10-22T15:57:00Z">
                <m:rPr>
                  <m:sty m:val="p"/>
                </m:rPr>
                <w:rPr>
                  <w:rFonts w:ascii="Cambria Math" w:hAnsi="Cambria Math" w:cs="Times New Roman"/>
                  <w:color w:val="FF0000"/>
                  <w:sz w:val="22"/>
                  <w:szCs w:val="22"/>
                </w:rPr>
                <m:t>105,000</m:t>
              </w:ins>
            </m:r>
          </m:e>
        </m:rad>
        <m:r>
          <m:rPr>
            <m:sty m:val="p"/>
          </m:rPr>
          <w:rPr>
            <w:rFonts w:ascii="Cambria Math" w:hAnsi="Cambria Math" w:cs="Times New Roman"/>
            <w:color w:val="FF0000"/>
            <w:sz w:val="22"/>
            <w:szCs w:val="22"/>
          </w:rPr>
          <m:t>=</m:t>
        </m:r>
      </m:oMath>
      <w:del w:id="387" w:author="Biasi, Barbara" w:date="2024-10-22T17:57:00Z" w16du:dateUtc="2024-10-22T15:57:00Z">
        <w:r w:rsidRPr="00E30928" w:rsidDel="00017AFB">
          <w:rPr>
            <w:rFonts w:ascii="Cambria" w:hAnsi="Cambria" w:cs="Times New Roman"/>
            <w:color w:val="FF0000"/>
            <w:sz w:val="22"/>
            <w:szCs w:val="22"/>
          </w:rPr>
          <w:delText>308.2207</w:delText>
        </w:r>
      </w:del>
      <w:ins w:id="388" w:author="Biasi, Barbara" w:date="2024-10-22T17:57:00Z" w16du:dateUtc="2024-10-22T15:57:00Z">
        <w:r w:rsidR="00017AFB">
          <w:rPr>
            <w:rFonts w:ascii="Cambria" w:hAnsi="Cambria" w:cs="Times New Roman"/>
            <w:color w:val="FF0000"/>
            <w:sz w:val="22"/>
            <w:szCs w:val="22"/>
          </w:rPr>
          <w:t>324.04</w:t>
        </w:r>
      </w:ins>
    </w:p>
    <w:p w14:paraId="479C7548" w14:textId="51FFD1BF" w:rsidR="003C5F4B" w:rsidRPr="00E30928" w:rsidRDefault="003C5F4B" w:rsidP="00E30928">
      <w:pPr>
        <w:pStyle w:val="Default"/>
        <w:spacing w:line="276" w:lineRule="auto"/>
        <w:ind w:left="720"/>
        <w:rPr>
          <w:rFonts w:ascii="Cambria" w:hAnsi="Cambria" w:cs="Times New Roman"/>
          <w:color w:val="FF0000"/>
          <w:sz w:val="22"/>
          <w:szCs w:val="22"/>
        </w:rPr>
      </w:pPr>
      <w:r w:rsidRPr="00E30928">
        <w:rPr>
          <w:rFonts w:ascii="Cambria" w:hAnsi="Cambria" w:cs="Times New Roman"/>
          <w:color w:val="FF0000"/>
          <w:sz w:val="22"/>
          <w:szCs w:val="22"/>
        </w:rPr>
        <w:t xml:space="preserve">Expected utility of P2P: </w:t>
      </w:r>
      <w:r w:rsidR="00E30928">
        <w:rPr>
          <w:rFonts w:ascii="Cambria" w:hAnsi="Cambria" w:cs="Times New Roman"/>
          <w:color w:val="FF0000"/>
          <w:sz w:val="22"/>
          <w:szCs w:val="22"/>
        </w:rPr>
        <w:t>0.</w:t>
      </w:r>
      <w:del w:id="389" w:author="Biasi, Barbara" w:date="2024-10-22T17:57:00Z" w16du:dateUtc="2024-10-22T15:57:00Z">
        <w:r w:rsidR="00E30928" w:rsidDel="002C77A9">
          <w:rPr>
            <w:rFonts w:ascii="Cambria" w:hAnsi="Cambria" w:cs="Times New Roman"/>
            <w:color w:val="FF0000"/>
            <w:sz w:val="22"/>
            <w:szCs w:val="22"/>
          </w:rPr>
          <w:delText>5</w:delText>
        </w:r>
      </w:del>
      <w:ins w:id="390" w:author="Biasi, Barbara" w:date="2024-10-22T17:57:00Z" w16du:dateUtc="2024-10-22T15:57:00Z">
        <w:r w:rsidR="002C77A9">
          <w:rPr>
            <w:rFonts w:ascii="Cambria" w:hAnsi="Cambria" w:cs="Times New Roman"/>
            <w:color w:val="FF0000"/>
            <w:sz w:val="22"/>
            <w:szCs w:val="22"/>
          </w:rPr>
          <w:t>6</w:t>
        </w:r>
      </w:ins>
      <m:oMath>
        <m:rad>
          <m:radPr>
            <m:degHide m:val="1"/>
            <m:ctrlPr>
              <w:rPr>
                <w:rFonts w:ascii="Cambria Math" w:hAnsi="Cambria Math" w:cs="Times New Roman"/>
                <w:color w:val="FF0000"/>
                <w:sz w:val="22"/>
                <w:szCs w:val="22"/>
              </w:rPr>
            </m:ctrlPr>
          </m:radPr>
          <m:deg/>
          <m:e>
            <m:r>
              <w:del w:id="391" w:author="Biasi, Barbara" w:date="2024-10-22T17:57:00Z" w16du:dateUtc="2024-10-22T15:57:00Z">
                <m:rPr>
                  <m:sty m:val="p"/>
                </m:rPr>
                <w:rPr>
                  <w:rFonts w:ascii="Cambria Math" w:hAnsi="Cambria Math" w:cs="Times New Roman"/>
                  <w:color w:val="FF0000"/>
                  <w:sz w:val="22"/>
                  <w:szCs w:val="22"/>
                </w:rPr>
                <m:t>7</m:t>
              </w:del>
            </m:r>
            <m:r>
              <w:ins w:id="392" w:author="Biasi, Barbara" w:date="2024-10-22T17:57:00Z" w16du:dateUtc="2024-10-22T15:57:00Z">
                <m:rPr>
                  <m:sty m:val="p"/>
                </m:rPr>
                <w:rPr>
                  <w:rFonts w:ascii="Cambria Math" w:hAnsi="Cambria Math" w:cs="Times New Roman"/>
                  <w:color w:val="FF0000"/>
                  <w:sz w:val="22"/>
                  <w:szCs w:val="22"/>
                </w:rPr>
                <m:t>8</m:t>
              </w:ins>
            </m:r>
            <m:r>
              <m:rPr>
                <m:sty m:val="p"/>
              </m:rPr>
              <w:rPr>
                <w:rFonts w:ascii="Cambria Math" w:hAnsi="Cambria Math" w:cs="Times New Roman"/>
                <w:color w:val="FF0000"/>
                <w:sz w:val="22"/>
                <w:szCs w:val="22"/>
              </w:rPr>
              <m:t>5,000</m:t>
            </m:r>
          </m:e>
        </m:rad>
        <m:r>
          <m:rPr>
            <m:sty m:val="p"/>
          </m:rPr>
          <w:rPr>
            <w:rFonts w:ascii="Cambria Math" w:hAnsi="Cambria Math" w:cs="Times New Roman"/>
            <w:color w:val="FF0000"/>
            <w:sz w:val="22"/>
            <w:szCs w:val="22"/>
          </w:rPr>
          <m:t>+0.</m:t>
        </m:r>
        <m:r>
          <w:ins w:id="393" w:author="Biasi, Barbara" w:date="2024-10-22T17:57:00Z" w16du:dateUtc="2024-10-22T15:57:00Z">
            <m:rPr>
              <m:sty m:val="p"/>
            </m:rPr>
            <w:rPr>
              <w:rFonts w:ascii="Cambria Math" w:hAnsi="Cambria Math" w:cs="Times New Roman"/>
              <w:color w:val="FF0000"/>
              <w:sz w:val="22"/>
              <w:szCs w:val="22"/>
            </w:rPr>
            <m:t>4</m:t>
          </w:ins>
        </m:r>
        <m:r>
          <w:del w:id="394" w:author="Biasi, Barbara" w:date="2024-10-22T17:57:00Z" w16du:dateUtc="2024-10-22T15:57:00Z">
            <m:rPr>
              <m:sty m:val="p"/>
            </m:rPr>
            <w:rPr>
              <w:rFonts w:ascii="Cambria Math" w:hAnsi="Cambria Math" w:cs="Times New Roman"/>
              <w:color w:val="FF0000"/>
              <w:sz w:val="22"/>
              <w:szCs w:val="22"/>
            </w:rPr>
            <m:t>5</m:t>
          </w:del>
        </m:r>
        <m:r>
          <m:rPr>
            <m:sty m:val="p"/>
          </m:rPr>
          <w:rPr>
            <w:rFonts w:ascii="Cambria Math" w:hAnsi="Cambria Math" w:cs="Times New Roman"/>
            <w:color w:val="FF0000"/>
            <w:sz w:val="22"/>
            <w:szCs w:val="22"/>
          </w:rPr>
          <m:t>*</m:t>
        </m:r>
        <m:rad>
          <m:radPr>
            <m:degHide m:val="1"/>
            <m:ctrlPr>
              <w:rPr>
                <w:rFonts w:ascii="Cambria Math" w:hAnsi="Cambria Math" w:cs="Times New Roman"/>
                <w:color w:val="FF0000"/>
                <w:sz w:val="22"/>
                <w:szCs w:val="22"/>
              </w:rPr>
            </m:ctrlPr>
          </m:radPr>
          <m:deg/>
          <m:e>
            <m:r>
              <m:rPr>
                <m:sty m:val="p"/>
              </m:rPr>
              <w:rPr>
                <w:rFonts w:ascii="Cambria Math" w:hAnsi="Cambria Math" w:cs="Times New Roman"/>
                <w:color w:val="FF0000"/>
                <w:sz w:val="22"/>
                <w:szCs w:val="22"/>
              </w:rPr>
              <m:t>120,000</m:t>
            </m:r>
          </m:e>
        </m:rad>
        <m:r>
          <m:rPr>
            <m:sty m:val="p"/>
          </m:rPr>
          <w:rPr>
            <w:rFonts w:ascii="Cambria Math" w:hAnsi="Cambria Math" w:cs="Times New Roman"/>
            <w:color w:val="FF0000"/>
            <w:sz w:val="22"/>
            <w:szCs w:val="22"/>
          </w:rPr>
          <m:t>=</m:t>
        </m:r>
      </m:oMath>
      <w:del w:id="395" w:author="Biasi, Barbara" w:date="2024-10-22T17:58:00Z" w16du:dateUtc="2024-10-22T15:58:00Z">
        <w:r w:rsidRPr="00E30928" w:rsidDel="002C77A9">
          <w:rPr>
            <w:rFonts w:ascii="Cambria" w:hAnsi="Cambria" w:cs="Times New Roman"/>
            <w:color w:val="FF0000"/>
            <w:sz w:val="22"/>
            <w:szCs w:val="22"/>
          </w:rPr>
          <w:delText>310.1357</w:delText>
        </w:r>
      </w:del>
      <w:ins w:id="396" w:author="Biasi, Barbara" w:date="2024-10-22T17:58:00Z" w16du:dateUtc="2024-10-22T15:58:00Z">
        <w:r w:rsidR="002C77A9">
          <w:rPr>
            <w:rFonts w:ascii="Cambria" w:hAnsi="Cambria" w:cs="Times New Roman"/>
            <w:color w:val="FF0000"/>
            <w:sz w:val="22"/>
            <w:szCs w:val="22"/>
          </w:rPr>
          <w:t>313.49</w:t>
        </w:r>
      </w:ins>
    </w:p>
    <w:p w14:paraId="5BC52E6F" w14:textId="6C1E2D55" w:rsidR="003C5F4B" w:rsidRDefault="003C5F4B" w:rsidP="00076FC5">
      <w:pPr>
        <w:pStyle w:val="ListParagraph"/>
        <w:rPr>
          <w:rFonts w:ascii="Cambria" w:hAnsi="Cambria" w:cs="Times New Roman"/>
        </w:rPr>
      </w:pPr>
    </w:p>
    <w:p w14:paraId="0106508A" w14:textId="508517BE" w:rsidR="003C5F4B" w:rsidRPr="00435405" w:rsidRDefault="003C5F4B" w:rsidP="00076FC5">
      <w:pPr>
        <w:pStyle w:val="ListParagraph"/>
        <w:rPr>
          <w:rFonts w:ascii="Cambria" w:eastAsiaTheme="minorEastAsia" w:hAnsi="Cambria" w:cs="Times New Roman"/>
          <w:color w:val="FF0000"/>
          <w:lang w:eastAsia="zh-CN"/>
        </w:rPr>
      </w:pPr>
      <w:del w:id="397" w:author="Biasi, Barbara" w:date="2024-10-22T17:58:00Z" w16du:dateUtc="2024-10-22T15:58:00Z">
        <w:r w:rsidRPr="00435405" w:rsidDel="002C77A9">
          <w:rPr>
            <w:rFonts w:ascii="Cambria" w:eastAsiaTheme="minorEastAsia" w:hAnsi="Cambria" w:cs="Times New Roman"/>
            <w:color w:val="FF0000"/>
            <w:lang w:eastAsia="zh-CN"/>
          </w:rPr>
          <w:delText>The answer would not change; EU of P4P &gt; EU of Flat</w:delText>
        </w:r>
      </w:del>
      <w:ins w:id="398" w:author="Biasi, Barbara" w:date="2024-10-22T17:58:00Z" w16du:dateUtc="2024-10-22T15:58:00Z">
        <w:r w:rsidR="002C77A9">
          <w:rPr>
            <w:rFonts w:ascii="Cambria" w:eastAsiaTheme="minorEastAsia" w:hAnsi="Cambria" w:cs="Times New Roman"/>
            <w:color w:val="FF0000"/>
            <w:lang w:eastAsia="zh-CN"/>
          </w:rPr>
          <w:t>They would pick the Flat job</w:t>
        </w:r>
      </w:ins>
      <w:r w:rsidRPr="00435405">
        <w:rPr>
          <w:rFonts w:ascii="Cambria" w:eastAsiaTheme="minorEastAsia" w:hAnsi="Cambria" w:cs="Times New Roman"/>
          <w:color w:val="FF0000"/>
          <w:lang w:eastAsia="zh-CN"/>
        </w:rPr>
        <w:t>.</w:t>
      </w:r>
    </w:p>
    <w:p w14:paraId="620BD5E8" w14:textId="4062689C" w:rsidR="00076FC5" w:rsidRDefault="00076FC5" w:rsidP="00076FC5">
      <w:pPr>
        <w:pStyle w:val="Default"/>
        <w:spacing w:line="276" w:lineRule="auto"/>
        <w:rPr>
          <w:rFonts w:ascii="Cambria" w:hAnsi="Cambria" w:cs="Times New Roman"/>
          <w:sz w:val="22"/>
          <w:szCs w:val="22"/>
        </w:rPr>
      </w:pPr>
      <w:r>
        <w:rPr>
          <w:rFonts w:ascii="Cambria" w:hAnsi="Cambria" w:cs="Times New Roman"/>
          <w:sz w:val="22"/>
          <w:szCs w:val="22"/>
        </w:rPr>
        <w:t>Suppose now that you are a HR manager at firm P4P and are deciding whether to change your compensation scheme. Namely, you are considering adjusting your base salary and bonus to incentivize employees to work hard. Suppose your employees can choose two levels of effort: “low”, which gives them a chance equal to 30% of meeting the performance target, and “high”, which gives them a chance equal to 70%. The cost of effort is equal to $30,000. Assume, as above, that your main competitor – firm Flat – is paying employees a flat wage of $</w:t>
      </w:r>
      <w:ins w:id="399" w:author="Biasi, Barbara" w:date="2024-10-22T17:59:00Z" w16du:dateUtc="2024-10-22T15:59:00Z">
        <w:r w:rsidR="00BA77CA">
          <w:rPr>
            <w:rFonts w:ascii="Cambria" w:hAnsi="Cambria" w:cs="Times New Roman"/>
            <w:sz w:val="22"/>
            <w:szCs w:val="22"/>
          </w:rPr>
          <w:t>105</w:t>
        </w:r>
      </w:ins>
      <w:del w:id="400" w:author="Biasi, Barbara" w:date="2024-10-22T17:59:00Z" w16du:dateUtc="2024-10-22T15:59:00Z">
        <w:r w:rsidDel="00BA77CA">
          <w:rPr>
            <w:rFonts w:ascii="Cambria" w:hAnsi="Cambria" w:cs="Times New Roman"/>
            <w:sz w:val="22"/>
            <w:szCs w:val="22"/>
          </w:rPr>
          <w:delText>95</w:delText>
        </w:r>
      </w:del>
      <w:r>
        <w:rPr>
          <w:rFonts w:ascii="Cambria" w:hAnsi="Cambria" w:cs="Times New Roman"/>
          <w:sz w:val="22"/>
          <w:szCs w:val="22"/>
        </w:rPr>
        <w:t>,000.</w:t>
      </w:r>
    </w:p>
    <w:p w14:paraId="3C204FD5" w14:textId="77777777" w:rsidR="00076FC5" w:rsidRPr="00076FC5" w:rsidRDefault="00076FC5" w:rsidP="00076FC5">
      <w:pPr>
        <w:pStyle w:val="Default"/>
        <w:spacing w:line="276" w:lineRule="auto"/>
        <w:rPr>
          <w:rFonts w:ascii="Cambria" w:hAnsi="Cambria" w:cs="Times New Roman"/>
          <w:sz w:val="22"/>
          <w:szCs w:val="22"/>
        </w:rPr>
      </w:pPr>
    </w:p>
    <w:p w14:paraId="44FCE135" w14:textId="7098F1CF" w:rsidR="00076FC5" w:rsidRDefault="00076FC5" w:rsidP="00076FC5">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t>(</w:t>
      </w:r>
      <w:r>
        <w:rPr>
          <w:rFonts w:ascii="Cambria" w:hAnsi="Cambria" w:cs="Times New Roman"/>
          <w:sz w:val="22"/>
          <w:szCs w:val="22"/>
        </w:rPr>
        <w:t>6</w:t>
      </w:r>
      <w:r w:rsidRPr="0060568E">
        <w:rPr>
          <w:rFonts w:ascii="Cambria" w:hAnsi="Cambria" w:cs="Times New Roman"/>
          <w:sz w:val="22"/>
          <w:szCs w:val="22"/>
        </w:rPr>
        <w:t xml:space="preserve"> points) </w:t>
      </w:r>
      <w:r>
        <w:rPr>
          <w:rFonts w:ascii="Cambria" w:hAnsi="Cambria" w:cs="Times New Roman"/>
          <w:sz w:val="22"/>
          <w:szCs w:val="22"/>
        </w:rPr>
        <w:t>Assuming all employees are risk</w:t>
      </w:r>
      <w:r w:rsidR="00576C2A">
        <w:rPr>
          <w:rFonts w:ascii="Cambria" w:hAnsi="Cambria" w:cs="Times New Roman"/>
          <w:sz w:val="22"/>
          <w:szCs w:val="22"/>
        </w:rPr>
        <w:t>-neutral</w:t>
      </w:r>
      <w:r>
        <w:rPr>
          <w:rFonts w:ascii="Cambria" w:hAnsi="Cambria" w:cs="Times New Roman"/>
          <w:sz w:val="22"/>
          <w:szCs w:val="22"/>
        </w:rPr>
        <w:t>, find the optimal base salary and bonus you would have to pay if you wanted to implement the bonus scheme.</w:t>
      </w:r>
    </w:p>
    <w:p w14:paraId="584792F0" w14:textId="77777777" w:rsidR="00576C2A" w:rsidRDefault="00576C2A" w:rsidP="00576C2A">
      <w:pPr>
        <w:pStyle w:val="Default"/>
        <w:spacing w:line="276" w:lineRule="auto"/>
        <w:rPr>
          <w:rFonts w:ascii="Cambria" w:hAnsi="Cambria" w:cs="Times New Roman"/>
          <w:sz w:val="22"/>
          <w:szCs w:val="22"/>
        </w:rPr>
      </w:pPr>
    </w:p>
    <w:p w14:paraId="5340C562" w14:textId="49E50E59" w:rsidR="00576C2A" w:rsidRPr="00576C2A" w:rsidRDefault="00576C2A" w:rsidP="00576C2A">
      <w:pPr>
        <w:pStyle w:val="Default"/>
        <w:spacing w:line="276" w:lineRule="auto"/>
        <w:rPr>
          <w:rFonts w:ascii="Cambria" w:hAnsi="Cambria" w:cs="Times New Roman"/>
          <w:color w:val="FF0000"/>
          <w:sz w:val="22"/>
          <w:szCs w:val="22"/>
        </w:rPr>
      </w:pPr>
      <w:r w:rsidRPr="00576C2A">
        <w:rPr>
          <w:rFonts w:ascii="Cambria" w:hAnsi="Cambria" w:cs="Times New Roman"/>
          <w:color w:val="FF0000"/>
          <w:sz w:val="22"/>
          <w:szCs w:val="22"/>
        </w:rPr>
        <w:t xml:space="preserve">The setup is identical to what we have seen in class, with S=0.7, n=0.3, c=30,000, and m = </w:t>
      </w:r>
      <w:ins w:id="401" w:author="Biasi, Barbara" w:date="2024-10-22T17:59:00Z" w16du:dateUtc="2024-10-22T15:59:00Z">
        <w:r w:rsidR="00BA77CA">
          <w:rPr>
            <w:rFonts w:ascii="Cambria" w:hAnsi="Cambria" w:cs="Times New Roman"/>
            <w:color w:val="FF0000"/>
            <w:sz w:val="22"/>
            <w:szCs w:val="22"/>
          </w:rPr>
          <w:t>105</w:t>
        </w:r>
      </w:ins>
      <w:del w:id="402" w:author="Biasi, Barbara" w:date="2024-10-22T17:59:00Z" w16du:dateUtc="2024-10-22T15:59:00Z">
        <w:r w:rsidRPr="00576C2A" w:rsidDel="00BA77CA">
          <w:rPr>
            <w:rFonts w:ascii="Cambria" w:hAnsi="Cambria" w:cs="Times New Roman"/>
            <w:color w:val="FF0000"/>
            <w:sz w:val="22"/>
            <w:szCs w:val="22"/>
          </w:rPr>
          <w:delText>95</w:delText>
        </w:r>
      </w:del>
      <w:r w:rsidRPr="00576C2A">
        <w:rPr>
          <w:rFonts w:ascii="Cambria" w:hAnsi="Cambria" w:cs="Times New Roman"/>
          <w:color w:val="FF0000"/>
          <w:sz w:val="22"/>
          <w:szCs w:val="22"/>
        </w:rPr>
        <w:t>,000.</w:t>
      </w:r>
    </w:p>
    <w:p w14:paraId="1F5B1F49" w14:textId="77777777" w:rsidR="00576C2A" w:rsidRPr="00576C2A" w:rsidRDefault="00576C2A" w:rsidP="00576C2A">
      <w:pPr>
        <w:pStyle w:val="Default"/>
        <w:spacing w:line="276" w:lineRule="auto"/>
        <w:rPr>
          <w:rFonts w:ascii="Cambria" w:hAnsi="Cambria" w:cs="Times New Roman"/>
          <w:color w:val="FF0000"/>
          <w:sz w:val="22"/>
          <w:szCs w:val="22"/>
        </w:rPr>
      </w:pPr>
    </w:p>
    <w:p w14:paraId="1372EFCB" w14:textId="12311FB4" w:rsidR="00576C2A" w:rsidRPr="00576C2A" w:rsidRDefault="00576C2A" w:rsidP="00576C2A">
      <w:pPr>
        <w:pStyle w:val="Default"/>
        <w:spacing w:line="276" w:lineRule="auto"/>
        <w:rPr>
          <w:rFonts w:ascii="Cambria" w:hAnsi="Cambria" w:cs="Times New Roman"/>
          <w:color w:val="FF0000"/>
          <w:sz w:val="22"/>
          <w:szCs w:val="22"/>
        </w:rPr>
      </w:pPr>
      <w:r w:rsidRPr="00576C2A">
        <w:rPr>
          <w:rFonts w:ascii="Cambria" w:hAnsi="Cambria" w:cs="Times New Roman"/>
          <w:color w:val="FF0000"/>
          <w:sz w:val="22"/>
          <w:szCs w:val="22"/>
        </w:rPr>
        <w:t>The optimal bonus is b* = c/(S-n) = 30,000/0.4 = $75,000</w:t>
      </w:r>
    </w:p>
    <w:p w14:paraId="51B6BE9E" w14:textId="77777777" w:rsidR="00576C2A" w:rsidRPr="00576C2A" w:rsidRDefault="00576C2A" w:rsidP="00576C2A">
      <w:pPr>
        <w:pStyle w:val="Default"/>
        <w:spacing w:line="276" w:lineRule="auto"/>
        <w:rPr>
          <w:rFonts w:ascii="Cambria" w:hAnsi="Cambria" w:cs="Times New Roman"/>
          <w:color w:val="FF0000"/>
          <w:sz w:val="22"/>
          <w:szCs w:val="22"/>
        </w:rPr>
      </w:pPr>
    </w:p>
    <w:p w14:paraId="4D516ADA" w14:textId="62B507E3" w:rsidR="00B00357" w:rsidRPr="00576C2A" w:rsidRDefault="00B00357" w:rsidP="00B00357">
      <w:pPr>
        <w:pStyle w:val="Default"/>
        <w:spacing w:line="276" w:lineRule="auto"/>
        <w:rPr>
          <w:rFonts w:ascii="Cambria" w:hAnsi="Cambria" w:cs="Times New Roman"/>
          <w:color w:val="FF0000"/>
          <w:sz w:val="22"/>
          <w:szCs w:val="22"/>
        </w:rPr>
      </w:pPr>
      <w:r w:rsidRPr="00576C2A">
        <w:rPr>
          <w:rFonts w:ascii="Cambria" w:hAnsi="Cambria" w:cs="Times New Roman"/>
          <w:color w:val="FF0000"/>
          <w:sz w:val="22"/>
          <w:szCs w:val="22"/>
        </w:rPr>
        <w:t xml:space="preserve">The optimal base salary is w = m – n*b = </w:t>
      </w:r>
      <w:ins w:id="403" w:author="Biasi, Barbara" w:date="2024-10-22T17:59:00Z" w16du:dateUtc="2024-10-22T15:59:00Z">
        <w:r w:rsidR="00BA77CA">
          <w:rPr>
            <w:rFonts w:ascii="Cambria" w:hAnsi="Cambria" w:cs="Times New Roman"/>
            <w:color w:val="FF0000"/>
            <w:sz w:val="22"/>
            <w:szCs w:val="22"/>
          </w:rPr>
          <w:t>105</w:t>
        </w:r>
      </w:ins>
      <w:del w:id="404" w:author="Biasi, Barbara" w:date="2024-10-22T17:59:00Z" w16du:dateUtc="2024-10-22T15:59:00Z">
        <w:r w:rsidRPr="00576C2A" w:rsidDel="00BA77CA">
          <w:rPr>
            <w:rFonts w:ascii="Cambria" w:hAnsi="Cambria" w:cs="Times New Roman"/>
            <w:color w:val="FF0000"/>
            <w:sz w:val="22"/>
            <w:szCs w:val="22"/>
          </w:rPr>
          <w:delText>95</w:delText>
        </w:r>
      </w:del>
      <w:r w:rsidRPr="00576C2A">
        <w:rPr>
          <w:rFonts w:ascii="Cambria" w:hAnsi="Cambria" w:cs="Times New Roman"/>
          <w:color w:val="FF0000"/>
          <w:sz w:val="22"/>
          <w:szCs w:val="22"/>
        </w:rPr>
        <w:t>,000 – 0.3*75,000 = $</w:t>
      </w:r>
      <w:del w:id="405" w:author="Biasi, Barbara" w:date="2024-10-22T17:59:00Z" w16du:dateUtc="2024-10-22T15:59:00Z">
        <w:r w:rsidRPr="00576C2A" w:rsidDel="00BA77CA">
          <w:rPr>
            <w:rFonts w:ascii="Cambria" w:hAnsi="Cambria" w:cs="Times New Roman"/>
            <w:color w:val="FF0000"/>
            <w:sz w:val="22"/>
            <w:szCs w:val="22"/>
          </w:rPr>
          <w:delText>72</w:delText>
        </w:r>
      </w:del>
      <w:ins w:id="406" w:author="Biasi, Barbara" w:date="2024-10-22T17:59:00Z" w16du:dateUtc="2024-10-22T15:59:00Z">
        <w:r w:rsidR="00BA77CA">
          <w:rPr>
            <w:rFonts w:ascii="Cambria" w:hAnsi="Cambria" w:cs="Times New Roman"/>
            <w:color w:val="FF0000"/>
            <w:sz w:val="22"/>
            <w:szCs w:val="22"/>
          </w:rPr>
          <w:t>82</w:t>
        </w:r>
      </w:ins>
      <w:r w:rsidRPr="00576C2A">
        <w:rPr>
          <w:rFonts w:ascii="Cambria" w:hAnsi="Cambria" w:cs="Times New Roman"/>
          <w:color w:val="FF0000"/>
          <w:sz w:val="22"/>
          <w:szCs w:val="22"/>
        </w:rPr>
        <w:t>,500</w:t>
      </w:r>
    </w:p>
    <w:p w14:paraId="221F1A78" w14:textId="77777777" w:rsidR="00B00357" w:rsidRDefault="00B00357" w:rsidP="00B00357">
      <w:pPr>
        <w:pStyle w:val="Default"/>
        <w:spacing w:line="276" w:lineRule="auto"/>
        <w:rPr>
          <w:rFonts w:ascii="Cambria" w:hAnsi="Cambria" w:cs="Times New Roman"/>
          <w:sz w:val="22"/>
          <w:szCs w:val="22"/>
        </w:rPr>
      </w:pPr>
    </w:p>
    <w:p w14:paraId="1E473DC5" w14:textId="77777777" w:rsidR="00B00357" w:rsidRDefault="00B00357" w:rsidP="00B00357">
      <w:pPr>
        <w:pStyle w:val="Default"/>
        <w:spacing w:line="276" w:lineRule="auto"/>
        <w:ind w:left="360"/>
        <w:rPr>
          <w:rFonts w:ascii="Cambria" w:hAnsi="Cambria" w:cs="Times New Roman"/>
          <w:sz w:val="22"/>
          <w:szCs w:val="22"/>
        </w:rPr>
      </w:pPr>
    </w:p>
    <w:p w14:paraId="2E196FAE" w14:textId="77777777" w:rsidR="00B00357" w:rsidRDefault="00B00357" w:rsidP="00B00357">
      <w:pPr>
        <w:pStyle w:val="Default"/>
        <w:numPr>
          <w:ilvl w:val="0"/>
          <w:numId w:val="46"/>
        </w:numPr>
        <w:spacing w:line="276" w:lineRule="auto"/>
        <w:rPr>
          <w:rFonts w:ascii="Cambria" w:hAnsi="Cambria" w:cs="Times New Roman"/>
          <w:sz w:val="22"/>
          <w:szCs w:val="22"/>
        </w:rPr>
      </w:pPr>
      <w:r w:rsidRPr="0060568E">
        <w:rPr>
          <w:rFonts w:ascii="Cambria" w:hAnsi="Cambria" w:cs="Times New Roman"/>
          <w:sz w:val="22"/>
          <w:szCs w:val="22"/>
        </w:rPr>
        <w:t>(</w:t>
      </w:r>
      <w:r>
        <w:rPr>
          <w:rFonts w:ascii="Cambria" w:hAnsi="Cambria" w:cs="Times New Roman"/>
          <w:sz w:val="22"/>
          <w:szCs w:val="22"/>
        </w:rPr>
        <w:t>2</w:t>
      </w:r>
      <w:r w:rsidRPr="0060568E">
        <w:rPr>
          <w:rFonts w:ascii="Cambria" w:hAnsi="Cambria" w:cs="Times New Roman"/>
          <w:sz w:val="22"/>
          <w:szCs w:val="22"/>
        </w:rPr>
        <w:t xml:space="preserve"> points) </w:t>
      </w:r>
      <w:r>
        <w:rPr>
          <w:rFonts w:ascii="Cambria" w:hAnsi="Cambria" w:cs="Times New Roman"/>
          <w:sz w:val="22"/>
          <w:szCs w:val="22"/>
        </w:rPr>
        <w:t>Would your answers to point d) change if you found out your employees where risk averse? Why?</w:t>
      </w:r>
    </w:p>
    <w:p w14:paraId="20DE3A22" w14:textId="77777777" w:rsidR="00B00357" w:rsidRDefault="00B00357" w:rsidP="00B00357">
      <w:pPr>
        <w:pStyle w:val="ListParagraph"/>
        <w:rPr>
          <w:rFonts w:ascii="Cambria" w:hAnsi="Cambria" w:cs="Times New Roman"/>
        </w:rPr>
      </w:pPr>
    </w:p>
    <w:p w14:paraId="0868EE9D" w14:textId="04F56D43" w:rsidR="00B00357" w:rsidRPr="00576C2A" w:rsidRDefault="00B00357" w:rsidP="00B00357">
      <w:pPr>
        <w:pStyle w:val="ListParagraph"/>
        <w:rPr>
          <w:rFonts w:ascii="Cambria" w:eastAsiaTheme="minorEastAsia" w:hAnsi="Cambria" w:cs="Times New Roman"/>
          <w:color w:val="FF0000"/>
          <w:lang w:eastAsia="zh-CN"/>
        </w:rPr>
      </w:pPr>
      <w:r w:rsidRPr="00576C2A">
        <w:rPr>
          <w:rFonts w:ascii="Cambria" w:eastAsiaTheme="minorEastAsia" w:hAnsi="Cambria" w:cs="Times New Roman"/>
          <w:color w:val="FF0000"/>
          <w:lang w:eastAsia="zh-CN"/>
        </w:rPr>
        <w:t xml:space="preserve">The answer to point d) </w:t>
      </w:r>
      <w:r w:rsidR="00BA2C0A" w:rsidRPr="00576C2A">
        <w:rPr>
          <w:rFonts w:ascii="Cambria" w:eastAsiaTheme="minorEastAsia" w:hAnsi="Cambria" w:cs="Times New Roman"/>
          <w:color w:val="FF0000"/>
          <w:lang w:eastAsia="zh-CN"/>
        </w:rPr>
        <w:t>assumes</w:t>
      </w:r>
      <w:r w:rsidRPr="00576C2A">
        <w:rPr>
          <w:rFonts w:ascii="Cambria" w:eastAsiaTheme="minorEastAsia" w:hAnsi="Cambria" w:cs="Times New Roman"/>
          <w:color w:val="FF0000"/>
          <w:lang w:eastAsia="zh-CN"/>
        </w:rPr>
        <w:t xml:space="preserve"> that workers are risk averse. If workers are risk-neutral, they would have to be compensated for the risk involved in the bonus scheme, so at least one between w and b would have to be higher.</w:t>
      </w:r>
    </w:p>
    <w:p w14:paraId="3C96C2B8" w14:textId="5A1A16F3" w:rsidR="00B00357" w:rsidRDefault="00B00357" w:rsidP="00B00357">
      <w:pPr>
        <w:pStyle w:val="Default"/>
        <w:numPr>
          <w:ilvl w:val="0"/>
          <w:numId w:val="46"/>
        </w:numPr>
        <w:spacing w:line="276" w:lineRule="auto"/>
        <w:rPr>
          <w:rFonts w:ascii="Cambria" w:hAnsi="Cambria" w:cs="Times New Roman"/>
          <w:sz w:val="22"/>
          <w:szCs w:val="22"/>
        </w:rPr>
      </w:pPr>
      <w:r>
        <w:rPr>
          <w:rFonts w:ascii="Cambria" w:hAnsi="Cambria" w:cs="Times New Roman"/>
          <w:sz w:val="22"/>
          <w:szCs w:val="22"/>
        </w:rPr>
        <w:t xml:space="preserve">(6 points) Suppose that, upon further research, you </w:t>
      </w:r>
      <w:r w:rsidR="00BA2C0A">
        <w:rPr>
          <w:rFonts w:ascii="Cambria" w:hAnsi="Cambria" w:cs="Times New Roman"/>
          <w:sz w:val="22"/>
          <w:szCs w:val="22"/>
        </w:rPr>
        <w:t>find</w:t>
      </w:r>
      <w:r>
        <w:rPr>
          <w:rFonts w:ascii="Cambria" w:hAnsi="Cambria" w:cs="Times New Roman"/>
          <w:sz w:val="22"/>
          <w:szCs w:val="22"/>
        </w:rPr>
        <w:t xml:space="preserve"> out that the profit margins from meeting the performance target </w:t>
      </w:r>
      <w:r w:rsidR="00BA2C0A">
        <w:rPr>
          <w:rFonts w:ascii="Cambria" w:hAnsi="Cambria" w:cs="Times New Roman"/>
          <w:sz w:val="22"/>
          <w:szCs w:val="22"/>
        </w:rPr>
        <w:t>is</w:t>
      </w:r>
      <w:r>
        <w:rPr>
          <w:rFonts w:ascii="Cambria" w:hAnsi="Cambria" w:cs="Times New Roman"/>
          <w:sz w:val="22"/>
          <w:szCs w:val="22"/>
        </w:rPr>
        <w:t xml:space="preserve"> $60,000 per worker (that is, each worker meeting the target increases your profits, net of all non-labor costs, by $</w:t>
      </w:r>
      <w:del w:id="407" w:author="Biasi, Barbara" w:date="2024-10-22T18:00:00Z" w16du:dateUtc="2024-10-22T16:00:00Z">
        <w:r w:rsidDel="00BA77CA">
          <w:rPr>
            <w:rFonts w:ascii="Cambria" w:hAnsi="Cambria" w:cs="Times New Roman"/>
            <w:sz w:val="22"/>
            <w:szCs w:val="22"/>
          </w:rPr>
          <w:delText>60</w:delText>
        </w:r>
      </w:del>
      <w:ins w:id="408" w:author="Biasi, Barbara" w:date="2024-10-22T18:00:00Z" w16du:dateUtc="2024-10-22T16:00:00Z">
        <w:r w:rsidR="00BA77CA">
          <w:rPr>
            <w:rFonts w:ascii="Cambria" w:hAnsi="Cambria" w:cs="Times New Roman"/>
            <w:sz w:val="22"/>
            <w:szCs w:val="22"/>
          </w:rPr>
          <w:t>80</w:t>
        </w:r>
      </w:ins>
      <w:r>
        <w:rPr>
          <w:rFonts w:ascii="Cambria" w:hAnsi="Cambria" w:cs="Times New Roman"/>
          <w:sz w:val="22"/>
          <w:szCs w:val="22"/>
        </w:rPr>
        <w:t>,000). Would it be worth it for your company to stick with the bonus scheme, or would it be better off to switch to the flat wage scheme? (For this point, assume again workers are risk-neutral). Explain.</w:t>
      </w:r>
    </w:p>
    <w:p w14:paraId="7EB8E3D5" w14:textId="77777777" w:rsidR="00B00357" w:rsidRDefault="00B00357" w:rsidP="00B00357">
      <w:pPr>
        <w:pStyle w:val="Default"/>
        <w:spacing w:line="276" w:lineRule="auto"/>
        <w:rPr>
          <w:rFonts w:ascii="Cambria" w:hAnsi="Cambria" w:cs="Times New Roman"/>
          <w:sz w:val="22"/>
          <w:szCs w:val="22"/>
        </w:rPr>
      </w:pPr>
    </w:p>
    <w:p w14:paraId="16095E2A" w14:textId="729E4E33" w:rsidR="00B00357" w:rsidRPr="004D06E0" w:rsidRDefault="00B00357" w:rsidP="00B00357">
      <w:pPr>
        <w:pStyle w:val="Default"/>
        <w:spacing w:line="276" w:lineRule="auto"/>
        <w:rPr>
          <w:rFonts w:ascii="Cambria" w:hAnsi="Cambria" w:cs="Times New Roman"/>
          <w:color w:val="FF0000"/>
          <w:sz w:val="22"/>
          <w:szCs w:val="22"/>
        </w:rPr>
      </w:pPr>
      <w:r w:rsidRPr="004D06E0">
        <w:rPr>
          <w:rFonts w:ascii="Cambria" w:hAnsi="Cambria" w:cs="Times New Roman"/>
          <w:color w:val="FF0000"/>
          <w:sz w:val="22"/>
          <w:szCs w:val="22"/>
        </w:rPr>
        <w:t xml:space="preserve">We saw in class that the per-worker, per-unit of output (in this case, the performance target) profit margin would have to be at least as great as the bonus </w:t>
      </w:r>
      <w:proofErr w:type="gramStart"/>
      <w:r w:rsidRPr="004D06E0">
        <w:rPr>
          <w:rFonts w:ascii="Cambria" w:hAnsi="Cambria" w:cs="Times New Roman"/>
          <w:color w:val="FF0000"/>
          <w:sz w:val="22"/>
          <w:szCs w:val="22"/>
        </w:rPr>
        <w:t>in order to</w:t>
      </w:r>
      <w:proofErr w:type="gramEnd"/>
      <w:r w:rsidRPr="004D06E0">
        <w:rPr>
          <w:rFonts w:ascii="Cambria" w:hAnsi="Cambria" w:cs="Times New Roman"/>
          <w:color w:val="FF0000"/>
          <w:sz w:val="22"/>
          <w:szCs w:val="22"/>
        </w:rPr>
        <w:t xml:space="preserve"> justify the bonus scheme being used. Given that we found a bonus of $75,000 in point d), a margin of $</w:t>
      </w:r>
      <w:del w:id="409" w:author="Biasi, Barbara" w:date="2024-10-22T18:00:00Z" w16du:dateUtc="2024-10-22T16:00:00Z">
        <w:r w:rsidRPr="004D06E0" w:rsidDel="00BA77CA">
          <w:rPr>
            <w:rFonts w:ascii="Cambria" w:hAnsi="Cambria" w:cs="Times New Roman"/>
            <w:color w:val="FF0000"/>
            <w:sz w:val="22"/>
            <w:szCs w:val="22"/>
          </w:rPr>
          <w:delText>60</w:delText>
        </w:r>
      </w:del>
      <w:ins w:id="410" w:author="Biasi, Barbara" w:date="2024-10-22T18:00:00Z" w16du:dateUtc="2024-10-22T16:00:00Z">
        <w:r w:rsidR="00BA77CA">
          <w:rPr>
            <w:rFonts w:ascii="Cambria" w:hAnsi="Cambria" w:cs="Times New Roman"/>
            <w:color w:val="FF0000"/>
            <w:sz w:val="22"/>
            <w:szCs w:val="22"/>
          </w:rPr>
          <w:t>8</w:t>
        </w:r>
        <w:r w:rsidR="00BA77CA" w:rsidRPr="004D06E0">
          <w:rPr>
            <w:rFonts w:ascii="Cambria" w:hAnsi="Cambria" w:cs="Times New Roman"/>
            <w:color w:val="FF0000"/>
            <w:sz w:val="22"/>
            <w:szCs w:val="22"/>
          </w:rPr>
          <w:t>0</w:t>
        </w:r>
      </w:ins>
      <w:r w:rsidRPr="004D06E0">
        <w:rPr>
          <w:rFonts w:ascii="Cambria" w:hAnsi="Cambria" w:cs="Times New Roman"/>
          <w:color w:val="FF0000"/>
          <w:sz w:val="22"/>
          <w:szCs w:val="22"/>
        </w:rPr>
        <w:t xml:space="preserve">,000 is </w:t>
      </w:r>
      <w:del w:id="411" w:author="Biasi, Barbara" w:date="2024-10-22T18:00:00Z" w16du:dateUtc="2024-10-22T16:00:00Z">
        <w:r w:rsidRPr="004D06E0" w:rsidDel="00BA77CA">
          <w:rPr>
            <w:rFonts w:ascii="Cambria" w:hAnsi="Cambria" w:cs="Times New Roman"/>
            <w:color w:val="FF0000"/>
            <w:sz w:val="22"/>
            <w:szCs w:val="22"/>
          </w:rPr>
          <w:delText xml:space="preserve">too </w:delText>
        </w:r>
      </w:del>
      <w:ins w:id="412" w:author="Biasi, Barbara" w:date="2024-10-22T18:00:00Z" w16du:dateUtc="2024-10-22T16:00:00Z">
        <w:r w:rsidR="00BA77CA">
          <w:rPr>
            <w:rFonts w:ascii="Cambria" w:hAnsi="Cambria" w:cs="Times New Roman"/>
            <w:color w:val="FF0000"/>
            <w:sz w:val="22"/>
            <w:szCs w:val="22"/>
          </w:rPr>
          <w:t>high enough</w:t>
        </w:r>
        <w:r w:rsidR="00BA77CA" w:rsidRPr="004D06E0">
          <w:rPr>
            <w:rFonts w:ascii="Cambria" w:hAnsi="Cambria" w:cs="Times New Roman"/>
            <w:color w:val="FF0000"/>
            <w:sz w:val="22"/>
            <w:szCs w:val="22"/>
          </w:rPr>
          <w:t xml:space="preserve"> </w:t>
        </w:r>
      </w:ins>
      <w:del w:id="413" w:author="Biasi, Barbara" w:date="2024-10-22T18:00:00Z" w16du:dateUtc="2024-10-22T16:00:00Z">
        <w:r w:rsidRPr="004D06E0" w:rsidDel="00BA77CA">
          <w:rPr>
            <w:rFonts w:ascii="Cambria" w:hAnsi="Cambria" w:cs="Times New Roman"/>
            <w:color w:val="FF0000"/>
            <w:sz w:val="22"/>
            <w:szCs w:val="22"/>
          </w:rPr>
          <w:delText xml:space="preserve">low </w:delText>
        </w:r>
      </w:del>
      <w:r w:rsidRPr="004D06E0">
        <w:rPr>
          <w:rFonts w:ascii="Cambria" w:hAnsi="Cambria" w:cs="Times New Roman"/>
          <w:color w:val="FF0000"/>
          <w:sz w:val="22"/>
          <w:szCs w:val="22"/>
        </w:rPr>
        <w:t xml:space="preserve">and P4P is better off offering the </w:t>
      </w:r>
      <w:del w:id="414" w:author="Biasi, Barbara" w:date="2024-10-22T18:00:00Z" w16du:dateUtc="2024-10-22T16:00:00Z">
        <w:r w:rsidRPr="004D06E0" w:rsidDel="00BA77CA">
          <w:rPr>
            <w:rFonts w:ascii="Cambria" w:hAnsi="Cambria" w:cs="Times New Roman"/>
            <w:color w:val="FF0000"/>
            <w:sz w:val="22"/>
            <w:szCs w:val="22"/>
          </w:rPr>
          <w:delText>same flat wage as the competitor</w:delText>
        </w:r>
      </w:del>
      <w:proofErr w:type="spellStart"/>
      <w:ins w:id="415" w:author="Biasi, Barbara" w:date="2024-10-22T18:00:00Z" w16du:dateUtc="2024-10-22T16:00:00Z">
        <w:r w:rsidR="00BA77CA">
          <w:rPr>
            <w:rFonts w:ascii="Cambria" w:hAnsi="Cambria" w:cs="Times New Roman"/>
            <w:color w:val="FF0000"/>
            <w:sz w:val="22"/>
            <w:szCs w:val="22"/>
          </w:rPr>
          <w:t>the</w:t>
        </w:r>
        <w:proofErr w:type="spellEnd"/>
        <w:r w:rsidR="00BA77CA">
          <w:rPr>
            <w:rFonts w:ascii="Cambria" w:hAnsi="Cambria" w:cs="Times New Roman"/>
            <w:color w:val="FF0000"/>
            <w:sz w:val="22"/>
            <w:szCs w:val="22"/>
          </w:rPr>
          <w:t xml:space="preserve"> bonus scheme</w:t>
        </w:r>
      </w:ins>
      <w:r w:rsidRPr="004D06E0">
        <w:rPr>
          <w:rFonts w:ascii="Cambria" w:hAnsi="Cambria" w:cs="Times New Roman"/>
          <w:color w:val="FF0000"/>
          <w:sz w:val="22"/>
          <w:szCs w:val="22"/>
        </w:rPr>
        <w:t>.</w:t>
      </w:r>
    </w:p>
    <w:p w14:paraId="1AC303A7" w14:textId="77777777" w:rsidR="00576C2A" w:rsidRDefault="00576C2A" w:rsidP="00576C2A">
      <w:pPr>
        <w:pStyle w:val="Default"/>
        <w:spacing w:line="276" w:lineRule="auto"/>
        <w:rPr>
          <w:rFonts w:ascii="Cambria" w:hAnsi="Cambria" w:cs="Times New Roman"/>
          <w:sz w:val="22"/>
          <w:szCs w:val="22"/>
        </w:rPr>
      </w:pPr>
    </w:p>
    <w:p w14:paraId="65787942" w14:textId="77777777" w:rsidR="005D7E83" w:rsidRDefault="005D7E83" w:rsidP="00576C2A">
      <w:pPr>
        <w:pStyle w:val="Default"/>
        <w:spacing w:line="276" w:lineRule="auto"/>
        <w:rPr>
          <w:rFonts w:ascii="Cambria" w:hAnsi="Cambria" w:cs="Times New Roman"/>
          <w:sz w:val="22"/>
          <w:szCs w:val="22"/>
        </w:rPr>
      </w:pPr>
    </w:p>
    <w:p w14:paraId="296F01F9" w14:textId="77777777" w:rsidR="005A4B89" w:rsidRDefault="005A4B89" w:rsidP="005A4B89">
      <w:pPr>
        <w:pStyle w:val="Default"/>
        <w:rPr>
          <w:ins w:id="416" w:author="Biasi, Barbara" w:date="2024-10-22T17:31:00Z" w16du:dateUtc="2024-10-22T15:31:00Z"/>
          <w:rFonts w:ascii="Cambria" w:hAnsi="Cambria"/>
          <w:b/>
          <w:sz w:val="22"/>
          <w:szCs w:val="22"/>
          <w:u w:val="single"/>
        </w:rPr>
      </w:pPr>
      <w:ins w:id="417" w:author="Biasi, Barbara" w:date="2024-10-22T17:31:00Z" w16du:dateUtc="2024-10-22T15:31:00Z">
        <w:r w:rsidRPr="00076FC5">
          <w:rPr>
            <w:rFonts w:ascii="Cambria" w:hAnsi="Cambria"/>
            <w:b/>
            <w:sz w:val="22"/>
            <w:szCs w:val="22"/>
            <w:u w:val="single"/>
          </w:rPr>
          <w:t xml:space="preserve">Game theory </w:t>
        </w:r>
        <w:r>
          <w:rPr>
            <w:rFonts w:ascii="Cambria" w:hAnsi="Cambria"/>
            <w:b/>
            <w:sz w:val="22"/>
            <w:szCs w:val="22"/>
            <w:u w:val="single"/>
          </w:rPr>
          <w:t>long</w:t>
        </w:r>
        <w:r w:rsidRPr="00076FC5">
          <w:rPr>
            <w:rFonts w:ascii="Cambria" w:hAnsi="Cambria"/>
            <w:b/>
            <w:sz w:val="22"/>
            <w:szCs w:val="22"/>
            <w:u w:val="single"/>
          </w:rPr>
          <w:t xml:space="preserve"> question</w:t>
        </w:r>
        <w:r>
          <w:rPr>
            <w:rFonts w:ascii="Cambria" w:hAnsi="Cambria"/>
            <w:b/>
            <w:sz w:val="22"/>
            <w:szCs w:val="22"/>
            <w:u w:val="single"/>
          </w:rPr>
          <w:t>s</w:t>
        </w:r>
        <w:r w:rsidRPr="00076FC5">
          <w:rPr>
            <w:rFonts w:ascii="Cambria" w:hAnsi="Cambria"/>
            <w:b/>
            <w:sz w:val="22"/>
            <w:szCs w:val="22"/>
            <w:u w:val="single"/>
          </w:rPr>
          <w:t xml:space="preserve"> </w:t>
        </w:r>
        <w:r>
          <w:rPr>
            <w:rFonts w:ascii="Cambria" w:hAnsi="Cambria"/>
            <w:b/>
            <w:sz w:val="22"/>
            <w:szCs w:val="22"/>
            <w:u w:val="single"/>
          </w:rPr>
          <w:t>(35</w:t>
        </w:r>
        <w:r w:rsidRPr="00076FC5">
          <w:rPr>
            <w:rFonts w:ascii="Cambria" w:hAnsi="Cambria"/>
            <w:b/>
            <w:sz w:val="22"/>
            <w:szCs w:val="22"/>
            <w:u w:val="single"/>
          </w:rPr>
          <w:t xml:space="preserve"> points</w:t>
        </w:r>
        <w:r>
          <w:rPr>
            <w:rFonts w:ascii="Cambria" w:hAnsi="Cambria"/>
            <w:b/>
            <w:sz w:val="22"/>
            <w:szCs w:val="22"/>
            <w:u w:val="single"/>
          </w:rPr>
          <w:t>)</w:t>
        </w:r>
      </w:ins>
    </w:p>
    <w:p w14:paraId="22AB7C5C" w14:textId="77777777" w:rsidR="005A4B89" w:rsidRPr="00076FC5" w:rsidRDefault="005A4B89" w:rsidP="005A4B89">
      <w:pPr>
        <w:pStyle w:val="Default"/>
        <w:rPr>
          <w:ins w:id="418" w:author="Biasi, Barbara" w:date="2024-10-22T17:31:00Z" w16du:dateUtc="2024-10-22T15:31:00Z"/>
          <w:rFonts w:ascii="Cambria" w:hAnsi="Cambria"/>
          <w:bCs/>
          <w:sz w:val="22"/>
          <w:szCs w:val="22"/>
          <w:u w:val="single"/>
        </w:rPr>
      </w:pPr>
    </w:p>
    <w:p w14:paraId="27CE932A" w14:textId="77777777" w:rsidR="005A4B89" w:rsidRPr="00076FC5" w:rsidRDefault="005A4B89" w:rsidP="005A4B89">
      <w:pPr>
        <w:pStyle w:val="Default"/>
        <w:rPr>
          <w:ins w:id="419" w:author="Biasi, Barbara" w:date="2024-10-22T17:31:00Z" w16du:dateUtc="2024-10-22T15:31:00Z"/>
          <w:rFonts w:ascii="Cambria" w:hAnsi="Cambria"/>
          <w:bCs/>
          <w:sz w:val="22"/>
          <w:szCs w:val="22"/>
        </w:rPr>
      </w:pPr>
    </w:p>
    <w:p w14:paraId="3AF07F82" w14:textId="77777777" w:rsidR="005A4B89" w:rsidRPr="00076FC5" w:rsidRDefault="005A4B89" w:rsidP="005A4B89">
      <w:pPr>
        <w:rPr>
          <w:ins w:id="420" w:author="Biasi, Barbara" w:date="2024-10-22T17:31:00Z" w16du:dateUtc="2024-10-22T15:31:00Z"/>
          <w:rFonts w:ascii="Cambria" w:hAnsi="Cambria"/>
          <w:b/>
        </w:rPr>
      </w:pPr>
      <w:ins w:id="421" w:author="Biasi, Barbara" w:date="2024-10-22T17:31:00Z" w16du:dateUtc="2024-10-22T15:31:00Z">
        <w:r>
          <w:rPr>
            <w:rFonts w:ascii="Cambria" w:hAnsi="Cambria"/>
            <w:b/>
          </w:rPr>
          <w:t>Problem</w:t>
        </w:r>
        <w:r w:rsidRPr="00076FC5">
          <w:rPr>
            <w:rFonts w:ascii="Cambria" w:hAnsi="Cambria"/>
            <w:b/>
          </w:rPr>
          <w:t xml:space="preserve"> </w:t>
        </w:r>
        <w:r>
          <w:rPr>
            <w:rFonts w:ascii="Cambria" w:hAnsi="Cambria"/>
            <w:b/>
          </w:rPr>
          <w:t>4</w:t>
        </w:r>
        <w:r w:rsidRPr="00076FC5">
          <w:rPr>
            <w:rFonts w:ascii="Cambria" w:hAnsi="Cambria"/>
            <w:b/>
          </w:rPr>
          <w:t>: Price Competition and Capacity [2</w:t>
        </w:r>
        <w:r>
          <w:rPr>
            <w:rFonts w:ascii="Cambria" w:hAnsi="Cambria"/>
            <w:b/>
          </w:rPr>
          <w:t>0</w:t>
        </w:r>
        <w:r w:rsidRPr="00076FC5">
          <w:rPr>
            <w:rFonts w:ascii="Cambria" w:hAnsi="Cambria"/>
            <w:b/>
          </w:rPr>
          <w:t xml:space="preserve"> points]</w:t>
        </w:r>
      </w:ins>
    </w:p>
    <w:p w14:paraId="3758827B" w14:textId="77777777" w:rsidR="005A4B89" w:rsidRPr="00076FC5" w:rsidRDefault="005A4B89" w:rsidP="005A4B89">
      <w:pPr>
        <w:rPr>
          <w:ins w:id="422" w:author="Biasi, Barbara" w:date="2024-10-22T17:31:00Z" w16du:dateUtc="2024-10-22T15:31:00Z"/>
          <w:rFonts w:ascii="Cambria" w:hAnsi="Cambria"/>
        </w:rPr>
      </w:pPr>
      <w:ins w:id="423" w:author="Biasi, Barbara" w:date="2024-10-22T17:31:00Z" w16du:dateUtc="2024-10-22T15:31:00Z">
        <w:r w:rsidRPr="00076FC5">
          <w:rPr>
            <w:rFonts w:ascii="Cambria" w:hAnsi="Cambria"/>
          </w:rPr>
          <w:t xml:space="preserve">Consider a one-shot price competition between Apple and Samsung for their new smartphones. Each company can </w:t>
        </w:r>
        <w:proofErr w:type="gramStart"/>
        <w:r w:rsidRPr="00076FC5">
          <w:rPr>
            <w:rFonts w:ascii="Cambria" w:hAnsi="Cambria"/>
          </w:rPr>
          <w:t>chose</w:t>
        </w:r>
        <w:proofErr w:type="gramEnd"/>
        <w:r w:rsidRPr="00076FC5">
          <w:rPr>
            <w:rFonts w:ascii="Cambria" w:hAnsi="Cambria"/>
          </w:rPr>
          <w:t xml:space="preserve"> to charge either $800 or $1,000. The following is the DEMAND matrix (not the profit matrix):</w:t>
        </w:r>
      </w:ins>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1438"/>
        <w:gridCol w:w="1890"/>
        <w:gridCol w:w="1890"/>
      </w:tblGrid>
      <w:tr w:rsidR="005A4B89" w:rsidRPr="00076FC5" w14:paraId="64D9DE06" w14:textId="77777777" w:rsidTr="00EE4BC5">
        <w:trPr>
          <w:trHeight w:val="432"/>
          <w:jc w:val="center"/>
          <w:ins w:id="424" w:author="Biasi, Barbara" w:date="2024-10-22T17:31:00Z"/>
        </w:trPr>
        <w:tc>
          <w:tcPr>
            <w:tcW w:w="6210" w:type="dxa"/>
            <w:gridSpan w:val="4"/>
            <w:vAlign w:val="center"/>
          </w:tcPr>
          <w:p w14:paraId="599283DF" w14:textId="77777777" w:rsidR="005A4B89" w:rsidRPr="00076FC5" w:rsidRDefault="005A4B89" w:rsidP="00EE4BC5">
            <w:pPr>
              <w:jc w:val="center"/>
              <w:rPr>
                <w:ins w:id="425" w:author="Biasi, Barbara" w:date="2024-10-22T17:31:00Z" w16du:dateUtc="2024-10-22T15:31:00Z"/>
                <w:rFonts w:ascii="Cambria" w:hAnsi="Cambria"/>
                <w:b/>
              </w:rPr>
            </w:pPr>
            <w:ins w:id="426" w:author="Biasi, Barbara" w:date="2024-10-22T17:31:00Z" w16du:dateUtc="2024-10-22T15:31:00Z">
              <w:r w:rsidRPr="00076FC5">
                <w:rPr>
                  <w:rFonts w:ascii="Cambria" w:hAnsi="Cambria"/>
                  <w:b/>
                </w:rPr>
                <w:t xml:space="preserve">                                        Samsung</w:t>
              </w:r>
            </w:ins>
          </w:p>
        </w:tc>
      </w:tr>
      <w:tr w:rsidR="005A4B89" w:rsidRPr="00076FC5" w14:paraId="34422A1D" w14:textId="77777777" w:rsidTr="00EE4BC5">
        <w:trPr>
          <w:trHeight w:val="432"/>
          <w:jc w:val="center"/>
          <w:ins w:id="427" w:author="Biasi, Barbara" w:date="2024-10-22T17:31:00Z"/>
        </w:trPr>
        <w:tc>
          <w:tcPr>
            <w:tcW w:w="992" w:type="dxa"/>
            <w:vMerge w:val="restart"/>
            <w:vAlign w:val="center"/>
          </w:tcPr>
          <w:p w14:paraId="1527681F" w14:textId="77777777" w:rsidR="005A4B89" w:rsidRPr="00076FC5" w:rsidRDefault="005A4B89" w:rsidP="00EE4BC5">
            <w:pPr>
              <w:jc w:val="center"/>
              <w:rPr>
                <w:ins w:id="428" w:author="Biasi, Barbara" w:date="2024-10-22T17:31:00Z" w16du:dateUtc="2024-10-22T15:31:00Z"/>
                <w:rFonts w:ascii="Cambria" w:hAnsi="Cambria"/>
                <w:b/>
              </w:rPr>
            </w:pPr>
            <w:ins w:id="429" w:author="Biasi, Barbara" w:date="2024-10-22T17:31:00Z" w16du:dateUtc="2024-10-22T15:31:00Z">
              <w:r w:rsidRPr="00076FC5">
                <w:rPr>
                  <w:rFonts w:ascii="Cambria" w:hAnsi="Cambria"/>
                </w:rPr>
                <w:br/>
              </w:r>
              <w:r w:rsidRPr="00076FC5">
                <w:rPr>
                  <w:rFonts w:ascii="Cambria" w:hAnsi="Cambria"/>
                  <w:b/>
                </w:rPr>
                <w:t>Apple</w:t>
              </w:r>
            </w:ins>
          </w:p>
        </w:tc>
        <w:tc>
          <w:tcPr>
            <w:tcW w:w="1438" w:type="dxa"/>
            <w:vAlign w:val="center"/>
          </w:tcPr>
          <w:p w14:paraId="23D21BDF" w14:textId="77777777" w:rsidR="005A4B89" w:rsidRPr="00076FC5" w:rsidRDefault="005A4B89" w:rsidP="00EE4BC5">
            <w:pPr>
              <w:jc w:val="center"/>
              <w:rPr>
                <w:ins w:id="430" w:author="Biasi, Barbara" w:date="2024-10-22T17:31:00Z" w16du:dateUtc="2024-10-22T15:31:00Z"/>
                <w:rFonts w:ascii="Cambria" w:hAnsi="Cambria"/>
              </w:rPr>
            </w:pPr>
          </w:p>
        </w:tc>
        <w:tc>
          <w:tcPr>
            <w:tcW w:w="1890" w:type="dxa"/>
            <w:tcBorders>
              <w:bottom w:val="single" w:sz="4" w:space="0" w:color="auto"/>
            </w:tcBorders>
            <w:vAlign w:val="center"/>
          </w:tcPr>
          <w:p w14:paraId="4E83ECBD" w14:textId="77777777" w:rsidR="005A4B89" w:rsidRPr="00076FC5" w:rsidRDefault="005A4B89" w:rsidP="00EE4BC5">
            <w:pPr>
              <w:jc w:val="center"/>
              <w:rPr>
                <w:ins w:id="431" w:author="Biasi, Barbara" w:date="2024-10-22T17:31:00Z" w16du:dateUtc="2024-10-22T15:31:00Z"/>
                <w:rFonts w:ascii="Cambria" w:hAnsi="Cambria"/>
              </w:rPr>
            </w:pPr>
            <w:ins w:id="432" w:author="Biasi, Barbara" w:date="2024-10-22T17:31:00Z" w16du:dateUtc="2024-10-22T15:31:00Z">
              <w:r w:rsidRPr="00076FC5">
                <w:rPr>
                  <w:rFonts w:ascii="Cambria" w:hAnsi="Cambria"/>
                </w:rPr>
                <w:t>$800</w:t>
              </w:r>
            </w:ins>
          </w:p>
        </w:tc>
        <w:tc>
          <w:tcPr>
            <w:tcW w:w="1890" w:type="dxa"/>
            <w:tcBorders>
              <w:bottom w:val="single" w:sz="4" w:space="0" w:color="auto"/>
            </w:tcBorders>
            <w:vAlign w:val="center"/>
          </w:tcPr>
          <w:p w14:paraId="361DE760" w14:textId="77777777" w:rsidR="005A4B89" w:rsidRPr="00076FC5" w:rsidRDefault="005A4B89" w:rsidP="00EE4BC5">
            <w:pPr>
              <w:jc w:val="center"/>
              <w:rPr>
                <w:ins w:id="433" w:author="Biasi, Barbara" w:date="2024-10-22T17:31:00Z" w16du:dateUtc="2024-10-22T15:31:00Z"/>
                <w:rFonts w:ascii="Cambria" w:hAnsi="Cambria"/>
              </w:rPr>
            </w:pPr>
            <w:ins w:id="434" w:author="Biasi, Barbara" w:date="2024-10-22T17:31:00Z" w16du:dateUtc="2024-10-22T15:31:00Z">
              <w:r w:rsidRPr="00076FC5">
                <w:rPr>
                  <w:rFonts w:ascii="Cambria" w:hAnsi="Cambria"/>
                </w:rPr>
                <w:t>$1000</w:t>
              </w:r>
            </w:ins>
          </w:p>
        </w:tc>
      </w:tr>
      <w:tr w:rsidR="005A4B89" w:rsidRPr="00076FC5" w14:paraId="55EF7A6D" w14:textId="77777777" w:rsidTr="00EE4BC5">
        <w:trPr>
          <w:trHeight w:val="432"/>
          <w:jc w:val="center"/>
          <w:ins w:id="435" w:author="Biasi, Barbara" w:date="2024-10-22T17:31:00Z"/>
        </w:trPr>
        <w:tc>
          <w:tcPr>
            <w:tcW w:w="992" w:type="dxa"/>
            <w:vMerge/>
            <w:vAlign w:val="center"/>
          </w:tcPr>
          <w:p w14:paraId="69566503" w14:textId="77777777" w:rsidR="005A4B89" w:rsidRPr="00076FC5" w:rsidRDefault="005A4B89" w:rsidP="00EE4BC5">
            <w:pPr>
              <w:jc w:val="center"/>
              <w:rPr>
                <w:ins w:id="436" w:author="Biasi, Barbara" w:date="2024-10-22T17:31:00Z" w16du:dateUtc="2024-10-22T15:31:00Z"/>
                <w:rFonts w:ascii="Cambria" w:hAnsi="Cambria"/>
              </w:rPr>
            </w:pPr>
          </w:p>
        </w:tc>
        <w:tc>
          <w:tcPr>
            <w:tcW w:w="1438" w:type="dxa"/>
            <w:tcBorders>
              <w:right w:val="single" w:sz="4" w:space="0" w:color="auto"/>
            </w:tcBorders>
            <w:vAlign w:val="center"/>
          </w:tcPr>
          <w:p w14:paraId="326E130F" w14:textId="77777777" w:rsidR="005A4B89" w:rsidRPr="00076FC5" w:rsidRDefault="005A4B89" w:rsidP="00EE4BC5">
            <w:pPr>
              <w:jc w:val="center"/>
              <w:rPr>
                <w:ins w:id="437" w:author="Biasi, Barbara" w:date="2024-10-22T17:31:00Z" w16du:dateUtc="2024-10-22T15:31:00Z"/>
                <w:rFonts w:ascii="Cambria" w:hAnsi="Cambria"/>
              </w:rPr>
            </w:pPr>
            <w:ins w:id="438" w:author="Biasi, Barbara" w:date="2024-10-22T17:31:00Z" w16du:dateUtc="2024-10-22T15:31:00Z">
              <w:r w:rsidRPr="00076FC5">
                <w:rPr>
                  <w:rFonts w:ascii="Cambria" w:hAnsi="Cambria"/>
                </w:rPr>
                <w:t>$800</w:t>
              </w:r>
            </w:ins>
          </w:p>
        </w:tc>
        <w:tc>
          <w:tcPr>
            <w:tcW w:w="1890" w:type="dxa"/>
            <w:tcBorders>
              <w:top w:val="single" w:sz="4" w:space="0" w:color="auto"/>
              <w:left w:val="single" w:sz="4" w:space="0" w:color="auto"/>
              <w:bottom w:val="single" w:sz="4" w:space="0" w:color="auto"/>
              <w:right w:val="single" w:sz="4" w:space="0" w:color="auto"/>
            </w:tcBorders>
            <w:vAlign w:val="center"/>
          </w:tcPr>
          <w:p w14:paraId="43DE00AA" w14:textId="77777777" w:rsidR="005A4B89" w:rsidRPr="00076FC5" w:rsidRDefault="005A4B89" w:rsidP="00EE4BC5">
            <w:pPr>
              <w:jc w:val="center"/>
              <w:rPr>
                <w:ins w:id="439" w:author="Biasi, Barbara" w:date="2024-10-22T17:31:00Z" w16du:dateUtc="2024-10-22T15:31:00Z"/>
                <w:rFonts w:ascii="Cambria" w:hAnsi="Cambria"/>
              </w:rPr>
            </w:pPr>
            <w:ins w:id="440" w:author="Biasi, Barbara" w:date="2024-10-22T17:31:00Z" w16du:dateUtc="2024-10-22T15:31:00Z">
              <w:r w:rsidRPr="00076FC5">
                <w:rPr>
                  <w:rFonts w:ascii="Cambria" w:hAnsi="Cambria"/>
                </w:rPr>
                <w:t>30, 20</w:t>
              </w:r>
            </w:ins>
          </w:p>
        </w:tc>
        <w:tc>
          <w:tcPr>
            <w:tcW w:w="1890" w:type="dxa"/>
            <w:tcBorders>
              <w:top w:val="single" w:sz="4" w:space="0" w:color="auto"/>
              <w:left w:val="single" w:sz="4" w:space="0" w:color="auto"/>
              <w:bottom w:val="single" w:sz="4" w:space="0" w:color="auto"/>
              <w:right w:val="single" w:sz="4" w:space="0" w:color="auto"/>
            </w:tcBorders>
            <w:vAlign w:val="center"/>
          </w:tcPr>
          <w:p w14:paraId="36CC47E9" w14:textId="77777777" w:rsidR="005A4B89" w:rsidRPr="00076FC5" w:rsidRDefault="005A4B89" w:rsidP="00EE4BC5">
            <w:pPr>
              <w:jc w:val="center"/>
              <w:rPr>
                <w:ins w:id="441" w:author="Biasi, Barbara" w:date="2024-10-22T17:31:00Z" w16du:dateUtc="2024-10-22T15:31:00Z"/>
                <w:rFonts w:ascii="Cambria" w:hAnsi="Cambria"/>
              </w:rPr>
            </w:pPr>
            <w:ins w:id="442" w:author="Biasi, Barbara" w:date="2024-10-22T17:31:00Z" w16du:dateUtc="2024-10-22T15:31:00Z">
              <w:r w:rsidRPr="00076FC5">
                <w:rPr>
                  <w:rFonts w:ascii="Cambria" w:hAnsi="Cambria"/>
                </w:rPr>
                <w:t>35, 10</w:t>
              </w:r>
            </w:ins>
          </w:p>
        </w:tc>
      </w:tr>
      <w:tr w:rsidR="005A4B89" w:rsidRPr="00076FC5" w14:paraId="638B6A17" w14:textId="77777777" w:rsidTr="00EE4BC5">
        <w:trPr>
          <w:trHeight w:val="432"/>
          <w:jc w:val="center"/>
          <w:ins w:id="443" w:author="Biasi, Barbara" w:date="2024-10-22T17:31:00Z"/>
        </w:trPr>
        <w:tc>
          <w:tcPr>
            <w:tcW w:w="992" w:type="dxa"/>
            <w:vMerge/>
            <w:vAlign w:val="center"/>
          </w:tcPr>
          <w:p w14:paraId="5F389E0F" w14:textId="77777777" w:rsidR="005A4B89" w:rsidRPr="00076FC5" w:rsidRDefault="005A4B89" w:rsidP="00EE4BC5">
            <w:pPr>
              <w:jc w:val="center"/>
              <w:rPr>
                <w:ins w:id="444" w:author="Biasi, Barbara" w:date="2024-10-22T17:31:00Z" w16du:dateUtc="2024-10-22T15:31:00Z"/>
                <w:rFonts w:ascii="Cambria" w:hAnsi="Cambria"/>
              </w:rPr>
            </w:pPr>
          </w:p>
        </w:tc>
        <w:tc>
          <w:tcPr>
            <w:tcW w:w="1438" w:type="dxa"/>
            <w:tcBorders>
              <w:right w:val="single" w:sz="4" w:space="0" w:color="auto"/>
            </w:tcBorders>
            <w:vAlign w:val="center"/>
          </w:tcPr>
          <w:p w14:paraId="1A1485F6" w14:textId="77777777" w:rsidR="005A4B89" w:rsidRPr="00076FC5" w:rsidRDefault="005A4B89" w:rsidP="00EE4BC5">
            <w:pPr>
              <w:jc w:val="center"/>
              <w:rPr>
                <w:ins w:id="445" w:author="Biasi, Barbara" w:date="2024-10-22T17:31:00Z" w16du:dateUtc="2024-10-22T15:31:00Z"/>
                <w:rFonts w:ascii="Cambria" w:hAnsi="Cambria"/>
              </w:rPr>
            </w:pPr>
            <w:ins w:id="446" w:author="Biasi, Barbara" w:date="2024-10-22T17:31:00Z" w16du:dateUtc="2024-10-22T15:31:00Z">
              <w:r w:rsidRPr="00076FC5">
                <w:rPr>
                  <w:rFonts w:ascii="Cambria" w:hAnsi="Cambria"/>
                </w:rPr>
                <w:t>$1000</w:t>
              </w:r>
            </w:ins>
          </w:p>
        </w:tc>
        <w:tc>
          <w:tcPr>
            <w:tcW w:w="1890" w:type="dxa"/>
            <w:tcBorders>
              <w:top w:val="single" w:sz="4" w:space="0" w:color="auto"/>
              <w:left w:val="single" w:sz="4" w:space="0" w:color="auto"/>
              <w:bottom w:val="single" w:sz="4" w:space="0" w:color="auto"/>
              <w:right w:val="single" w:sz="4" w:space="0" w:color="auto"/>
            </w:tcBorders>
            <w:vAlign w:val="center"/>
          </w:tcPr>
          <w:p w14:paraId="2063E00C" w14:textId="77777777" w:rsidR="005A4B89" w:rsidRPr="00076FC5" w:rsidRDefault="005A4B89" w:rsidP="00EE4BC5">
            <w:pPr>
              <w:jc w:val="center"/>
              <w:rPr>
                <w:ins w:id="447" w:author="Biasi, Barbara" w:date="2024-10-22T17:31:00Z" w16du:dateUtc="2024-10-22T15:31:00Z"/>
                <w:rFonts w:ascii="Cambria" w:hAnsi="Cambria"/>
              </w:rPr>
            </w:pPr>
            <w:ins w:id="448" w:author="Biasi, Barbara" w:date="2024-10-22T17:31:00Z" w16du:dateUtc="2024-10-22T15:31:00Z">
              <w:r w:rsidRPr="00076FC5">
                <w:rPr>
                  <w:rFonts w:ascii="Cambria" w:hAnsi="Cambria"/>
                </w:rPr>
                <w:t>18, 22</w:t>
              </w:r>
            </w:ins>
          </w:p>
        </w:tc>
        <w:tc>
          <w:tcPr>
            <w:tcW w:w="1890" w:type="dxa"/>
            <w:tcBorders>
              <w:top w:val="single" w:sz="4" w:space="0" w:color="auto"/>
              <w:left w:val="single" w:sz="4" w:space="0" w:color="auto"/>
              <w:bottom w:val="single" w:sz="4" w:space="0" w:color="auto"/>
              <w:right w:val="single" w:sz="4" w:space="0" w:color="auto"/>
            </w:tcBorders>
            <w:vAlign w:val="center"/>
          </w:tcPr>
          <w:p w14:paraId="3296F03F" w14:textId="77777777" w:rsidR="005A4B89" w:rsidRPr="00076FC5" w:rsidRDefault="005A4B89" w:rsidP="00EE4BC5">
            <w:pPr>
              <w:jc w:val="center"/>
              <w:rPr>
                <w:ins w:id="449" w:author="Biasi, Barbara" w:date="2024-10-22T17:31:00Z" w16du:dateUtc="2024-10-22T15:31:00Z"/>
                <w:rFonts w:ascii="Cambria" w:hAnsi="Cambria"/>
              </w:rPr>
            </w:pPr>
            <w:ins w:id="450" w:author="Biasi, Barbara" w:date="2024-10-22T17:31:00Z" w16du:dateUtc="2024-10-22T15:31:00Z">
              <w:r w:rsidRPr="00076FC5">
                <w:rPr>
                  <w:rFonts w:ascii="Cambria" w:hAnsi="Cambria"/>
                </w:rPr>
                <w:t>21, 18</w:t>
              </w:r>
            </w:ins>
          </w:p>
        </w:tc>
      </w:tr>
    </w:tbl>
    <w:p w14:paraId="7671DFF3" w14:textId="77777777" w:rsidR="005A4B89" w:rsidRPr="00076FC5" w:rsidRDefault="005A4B89" w:rsidP="005A4B89">
      <w:pPr>
        <w:rPr>
          <w:ins w:id="451" w:author="Biasi, Barbara" w:date="2024-10-22T17:31:00Z" w16du:dateUtc="2024-10-22T15:31:00Z"/>
          <w:rFonts w:ascii="Cambria" w:hAnsi="Cambria"/>
        </w:rPr>
      </w:pPr>
    </w:p>
    <w:p w14:paraId="09A96730" w14:textId="77777777" w:rsidR="005A4B89" w:rsidRPr="00076FC5" w:rsidRDefault="005A4B89" w:rsidP="005A4B89">
      <w:pPr>
        <w:rPr>
          <w:ins w:id="452" w:author="Biasi, Barbara" w:date="2024-10-22T17:31:00Z" w16du:dateUtc="2024-10-22T15:31:00Z"/>
          <w:rFonts w:ascii="Cambria" w:hAnsi="Cambria"/>
        </w:rPr>
      </w:pPr>
      <w:ins w:id="453" w:author="Biasi, Barbara" w:date="2024-10-22T17:31:00Z" w16du:dateUtc="2024-10-22T15:31:00Z">
        <w:r w:rsidRPr="00076FC5">
          <w:rPr>
            <w:rFonts w:ascii="Cambria" w:hAnsi="Cambria"/>
          </w:rPr>
          <w:t xml:space="preserve">For example, if both firms set a price of $800, Apple will have a demand of 30 million units and Samsung will have a demand of 20 million units. (While the demand numbers are in Millions, you </w:t>
        </w:r>
        <w:r w:rsidRPr="00076FC5">
          <w:rPr>
            <w:rFonts w:ascii="Cambria" w:hAnsi="Cambria"/>
          </w:rPr>
          <w:lastRenderedPageBreak/>
          <w:t xml:space="preserve">don’t need to account for that in your calculations.) Suppose </w:t>
        </w:r>
        <w:r w:rsidRPr="00076FC5">
          <w:rPr>
            <w:rFonts w:ascii="Cambria" w:hAnsi="Cambria"/>
            <w:b/>
            <w:bCs/>
          </w:rPr>
          <w:t>the production cost per unit is $400</w:t>
        </w:r>
        <w:r w:rsidRPr="00076FC5">
          <w:rPr>
            <w:rFonts w:ascii="Cambria" w:hAnsi="Cambria"/>
          </w:rPr>
          <w:t>, the same for both companies. (We don’t consider fixed costs as they usually don’t impact price competition.) Assume each company aims to maximize its own profits.</w:t>
        </w:r>
      </w:ins>
    </w:p>
    <w:p w14:paraId="42E8644B" w14:textId="77777777" w:rsidR="005A4B89" w:rsidRPr="00076FC5" w:rsidRDefault="005A4B89" w:rsidP="005A4B89">
      <w:pPr>
        <w:rPr>
          <w:ins w:id="454" w:author="Biasi, Barbara" w:date="2024-10-22T17:31:00Z" w16du:dateUtc="2024-10-22T15:31:00Z"/>
          <w:rFonts w:ascii="Cambria" w:hAnsi="Cambria"/>
        </w:rPr>
      </w:pPr>
      <w:ins w:id="455" w:author="Biasi, Barbara" w:date="2024-10-22T17:31:00Z" w16du:dateUtc="2024-10-22T15:31:00Z">
        <w:r>
          <w:rPr>
            <w:rFonts w:ascii="Cambria" w:hAnsi="Cambria"/>
          </w:rPr>
          <w:t>a)</w:t>
        </w:r>
        <w:r w:rsidRPr="00076FC5">
          <w:rPr>
            <w:rFonts w:ascii="Cambria" w:hAnsi="Cambria"/>
          </w:rPr>
          <w:t xml:space="preserve"> Suppose first that the two companies set their prices </w:t>
        </w:r>
        <w:r w:rsidRPr="00076FC5">
          <w:rPr>
            <w:rFonts w:ascii="Cambria" w:hAnsi="Cambria"/>
            <w:u w:val="single"/>
          </w:rPr>
          <w:t>simultaneously</w:t>
        </w:r>
        <w:r w:rsidRPr="00076FC5">
          <w:rPr>
            <w:rFonts w:ascii="Cambria" w:hAnsi="Cambria"/>
          </w:rPr>
          <w:t>. Please answer the following questions.</w:t>
        </w:r>
        <w:r w:rsidRPr="00076FC5">
          <w:rPr>
            <w:rFonts w:ascii="Cambria" w:hAnsi="Cambria"/>
            <w:b/>
          </w:rPr>
          <w:t xml:space="preserve"> </w:t>
        </w:r>
        <w:r w:rsidRPr="00076FC5">
          <w:rPr>
            <w:rFonts w:ascii="Cambria" w:hAnsi="Cambria"/>
          </w:rPr>
          <w:t xml:space="preserve">[Hint: Start by constructing the game matrix with profit numbers. Don’t forget to include </w:t>
        </w:r>
        <w:proofErr w:type="gramStart"/>
        <w:r w:rsidRPr="00076FC5">
          <w:rPr>
            <w:rFonts w:ascii="Cambria" w:hAnsi="Cambria"/>
          </w:rPr>
          <w:t>costs, and</w:t>
        </w:r>
        <w:proofErr w:type="gramEnd"/>
        <w:r w:rsidRPr="00076FC5">
          <w:rPr>
            <w:rFonts w:ascii="Cambria" w:hAnsi="Cambria"/>
          </w:rPr>
          <w:t xml:space="preserve"> be sure to double check your calculations before proceeding.]</w:t>
        </w:r>
      </w:ins>
    </w:p>
    <w:p w14:paraId="685C7280" w14:textId="77777777" w:rsidR="005A4B89" w:rsidRPr="00076FC5" w:rsidRDefault="005A4B89" w:rsidP="005A4B89">
      <w:pPr>
        <w:rPr>
          <w:ins w:id="456" w:author="Biasi, Barbara" w:date="2024-10-22T17:31:00Z" w16du:dateUtc="2024-10-22T15:31:00Z"/>
          <w:rFonts w:ascii="Cambria" w:hAnsi="Cambria"/>
          <w:b/>
        </w:rPr>
      </w:pPr>
      <w:ins w:id="457" w:author="Biasi, Barbara" w:date="2024-10-22T17:31:00Z" w16du:dateUtc="2024-10-22T15:31:00Z">
        <w:r w:rsidRPr="00076FC5">
          <w:rPr>
            <w:rFonts w:ascii="Cambria" w:hAnsi="Cambria"/>
          </w:rPr>
          <w:t xml:space="preserve">(a-1) Does Samsung have a dominant strategy? If so, please specify. </w:t>
        </w:r>
        <w:r w:rsidRPr="00076FC5">
          <w:rPr>
            <w:rFonts w:ascii="Cambria" w:hAnsi="Cambria"/>
            <w:b/>
          </w:rPr>
          <w:t>[4 points]</w:t>
        </w:r>
      </w:ins>
    </w:p>
    <w:p w14:paraId="3DA18FDC" w14:textId="77777777" w:rsidR="005A4B89" w:rsidRPr="00076FC5" w:rsidRDefault="005A4B89" w:rsidP="005A4B89">
      <w:pPr>
        <w:rPr>
          <w:ins w:id="458" w:author="Biasi, Barbara" w:date="2024-10-22T17:31:00Z" w16du:dateUtc="2024-10-22T15:31:00Z"/>
          <w:rFonts w:ascii="Cambria" w:hAnsi="Cambria"/>
          <w:b/>
        </w:rPr>
      </w:pPr>
      <w:ins w:id="459" w:author="Biasi, Barbara" w:date="2024-10-22T17:31:00Z" w16du:dateUtc="2024-10-22T15:31:00Z">
        <w:r w:rsidRPr="00076FC5">
          <w:rPr>
            <w:rFonts w:ascii="Cambria" w:hAnsi="Cambria"/>
          </w:rPr>
          <w:t xml:space="preserve">(a-2) What prices will the two companies set in the Nash Equilibrium? </w:t>
        </w:r>
        <w:r w:rsidRPr="00076FC5">
          <w:rPr>
            <w:rFonts w:ascii="Cambria" w:hAnsi="Cambria"/>
            <w:b/>
          </w:rPr>
          <w:t>[4 points]</w:t>
        </w:r>
      </w:ins>
    </w:p>
    <w:p w14:paraId="7A18D252" w14:textId="77777777" w:rsidR="005A4B89" w:rsidRPr="00076FC5" w:rsidRDefault="005A4B89" w:rsidP="005A4B89">
      <w:pPr>
        <w:rPr>
          <w:ins w:id="460" w:author="Biasi, Barbara" w:date="2024-10-22T17:31:00Z" w16du:dateUtc="2024-10-22T15:31:00Z"/>
          <w:rFonts w:ascii="Cambria" w:hAnsi="Cambria"/>
        </w:rPr>
      </w:pPr>
    </w:p>
    <w:p w14:paraId="2549871B" w14:textId="77777777" w:rsidR="005A4B89" w:rsidRPr="00076FC5" w:rsidRDefault="005A4B89" w:rsidP="005A4B89">
      <w:pPr>
        <w:rPr>
          <w:ins w:id="461" w:author="Biasi, Barbara" w:date="2024-10-22T17:31:00Z" w16du:dateUtc="2024-10-22T15:31:00Z"/>
          <w:rFonts w:ascii="Cambria" w:hAnsi="Cambria"/>
        </w:rPr>
      </w:pPr>
      <w:ins w:id="462" w:author="Biasi, Barbara" w:date="2024-10-22T17:31:00Z" w16du:dateUtc="2024-10-22T15:31:00Z">
        <w:r w:rsidRPr="00076FC5">
          <w:rPr>
            <w:rFonts w:ascii="Cambria" w:hAnsi="Cambria"/>
          </w:rPr>
          <w:t>b</w:t>
        </w:r>
        <w:r>
          <w:rPr>
            <w:rFonts w:ascii="Cambria" w:hAnsi="Cambria"/>
          </w:rPr>
          <w:t>)</w:t>
        </w:r>
        <w:r w:rsidRPr="00076FC5">
          <w:rPr>
            <w:rFonts w:ascii="Cambria" w:hAnsi="Cambria"/>
          </w:rPr>
          <w:t xml:space="preserve"> Suppose now that Apple announces its price first, and then Samsung responds. Please answer the following questions. [Hint: Start by drawing the game tree.]</w:t>
        </w:r>
      </w:ins>
    </w:p>
    <w:p w14:paraId="10D0DF44" w14:textId="77777777" w:rsidR="005A4B89" w:rsidRPr="00076FC5" w:rsidRDefault="005A4B89" w:rsidP="005A4B89">
      <w:pPr>
        <w:rPr>
          <w:ins w:id="463" w:author="Biasi, Barbara" w:date="2024-10-22T17:31:00Z" w16du:dateUtc="2024-10-22T15:31:00Z"/>
          <w:rFonts w:ascii="Cambria" w:hAnsi="Cambria"/>
          <w:b/>
        </w:rPr>
      </w:pPr>
      <w:ins w:id="464" w:author="Biasi, Barbara" w:date="2024-10-22T17:31:00Z" w16du:dateUtc="2024-10-22T15:31:00Z">
        <w:r w:rsidRPr="00076FC5">
          <w:rPr>
            <w:rFonts w:ascii="Cambria" w:hAnsi="Cambria"/>
          </w:rPr>
          <w:t xml:space="preserve">(b-1) What prices will the two companies set? </w:t>
        </w:r>
        <w:r w:rsidRPr="00076FC5">
          <w:rPr>
            <w:rFonts w:ascii="Cambria" w:hAnsi="Cambria"/>
            <w:b/>
          </w:rPr>
          <w:t>[4 points]</w:t>
        </w:r>
      </w:ins>
    </w:p>
    <w:p w14:paraId="3811FFFB" w14:textId="77777777" w:rsidR="005A4B89" w:rsidRPr="00076FC5" w:rsidRDefault="005A4B89" w:rsidP="005A4B89">
      <w:pPr>
        <w:rPr>
          <w:ins w:id="465" w:author="Biasi, Barbara" w:date="2024-10-22T17:31:00Z" w16du:dateUtc="2024-10-22T15:31:00Z"/>
          <w:rFonts w:ascii="Cambria" w:hAnsi="Cambria"/>
          <w:b/>
        </w:rPr>
      </w:pPr>
      <w:ins w:id="466" w:author="Biasi, Barbara" w:date="2024-10-22T17:31:00Z" w16du:dateUtc="2024-10-22T15:31:00Z">
        <w:r w:rsidRPr="00076FC5">
          <w:rPr>
            <w:rFonts w:ascii="Cambria" w:hAnsi="Cambria"/>
          </w:rPr>
          <w:t>(b-2) If</w:t>
        </w:r>
        <w:r>
          <w:rPr>
            <w:rFonts w:ascii="Cambria" w:hAnsi="Cambria"/>
          </w:rPr>
          <w:t xml:space="preserve"> </w:t>
        </w:r>
        <w:r w:rsidRPr="00076FC5">
          <w:rPr>
            <w:rFonts w:ascii="Cambria" w:hAnsi="Cambria"/>
          </w:rPr>
          <w:t xml:space="preserve">Samsung announces its price first, how will each company’s profit change? </w:t>
        </w:r>
        <w:r w:rsidRPr="00076FC5">
          <w:rPr>
            <w:rFonts w:ascii="Cambria" w:hAnsi="Cambria"/>
            <w:b/>
          </w:rPr>
          <w:t>[4 points]</w:t>
        </w:r>
        <w:r>
          <w:rPr>
            <w:rFonts w:ascii="Cambria" w:hAnsi="Cambria"/>
            <w:b/>
          </w:rPr>
          <w:br/>
        </w:r>
      </w:ins>
    </w:p>
    <w:p w14:paraId="25961694" w14:textId="77777777" w:rsidR="005A4B89" w:rsidRPr="00076FC5" w:rsidRDefault="005A4B89" w:rsidP="005A4B89">
      <w:pPr>
        <w:rPr>
          <w:ins w:id="467" w:author="Biasi, Barbara" w:date="2024-10-22T17:31:00Z" w16du:dateUtc="2024-10-22T15:31:00Z"/>
          <w:rFonts w:ascii="Cambria" w:hAnsi="Cambria"/>
        </w:rPr>
      </w:pPr>
      <w:ins w:id="468" w:author="Biasi, Barbara" w:date="2024-10-22T17:31:00Z" w16du:dateUtc="2024-10-22T15:31:00Z">
        <w:r w:rsidRPr="00076FC5">
          <w:rPr>
            <w:rFonts w:ascii="Cambria" w:hAnsi="Cambria"/>
          </w:rPr>
          <w:t>c</w:t>
        </w:r>
        <w:r>
          <w:rPr>
            <w:rFonts w:ascii="Cambria" w:hAnsi="Cambria"/>
          </w:rPr>
          <w:t>)</w:t>
        </w:r>
        <w:r w:rsidRPr="00076FC5">
          <w:rPr>
            <w:rFonts w:ascii="Cambria" w:hAnsi="Cambria"/>
          </w:rPr>
          <w:t xml:space="preserve"> Return to </w:t>
        </w:r>
        <w:r w:rsidRPr="00076FC5">
          <w:rPr>
            <w:rFonts w:ascii="Cambria" w:hAnsi="Cambria"/>
            <w:u w:val="single"/>
          </w:rPr>
          <w:t>the simultaneous-move game,</w:t>
        </w:r>
        <w:r w:rsidRPr="00076FC5">
          <w:rPr>
            <w:rFonts w:ascii="Cambria" w:hAnsi="Cambria"/>
          </w:rPr>
          <w:t xml:space="preserve"> but now suppose Apple has a capacity constraint of 2</w:t>
        </w:r>
        <w:r>
          <w:rPr>
            <w:rFonts w:ascii="Cambria" w:hAnsi="Cambria"/>
          </w:rPr>
          <w:t>0</w:t>
        </w:r>
        <w:r w:rsidRPr="00076FC5">
          <w:rPr>
            <w:rFonts w:ascii="Cambria" w:hAnsi="Cambria"/>
          </w:rPr>
          <w:t xml:space="preserve"> million units, while Samsung does not. In other words, Apple cannot serve more than 2</w:t>
        </w:r>
        <w:r>
          <w:rPr>
            <w:rFonts w:ascii="Cambria" w:hAnsi="Cambria"/>
          </w:rPr>
          <w:t>0</w:t>
        </w:r>
        <w:r w:rsidRPr="00076FC5">
          <w:rPr>
            <w:rFonts w:ascii="Cambria" w:hAnsi="Cambria"/>
          </w:rPr>
          <w:t xml:space="preserve"> million customers, and </w:t>
        </w:r>
        <w:r w:rsidRPr="00076FC5">
          <w:rPr>
            <w:rFonts w:ascii="Cambria" w:hAnsi="Cambria"/>
            <w:u w:val="single"/>
          </w:rPr>
          <w:t>any unserved customers will buy from Samsung.</w:t>
        </w:r>
        <w:r w:rsidRPr="00076FC5">
          <w:rPr>
            <w:rFonts w:ascii="Cambria" w:hAnsi="Cambria"/>
          </w:rPr>
          <w:t xml:space="preserve"> Please answer the following questions. [Hint: You need to re-draw a game matrix.]</w:t>
        </w:r>
      </w:ins>
    </w:p>
    <w:p w14:paraId="09ECEFCE" w14:textId="77777777" w:rsidR="005A4B89" w:rsidRPr="00076FC5" w:rsidRDefault="005A4B89" w:rsidP="005A4B89">
      <w:pPr>
        <w:rPr>
          <w:ins w:id="469" w:author="Biasi, Barbara" w:date="2024-10-22T17:31:00Z" w16du:dateUtc="2024-10-22T15:31:00Z"/>
          <w:rFonts w:ascii="Cambria" w:hAnsi="Cambria"/>
        </w:rPr>
      </w:pPr>
      <w:ins w:id="470" w:author="Biasi, Barbara" w:date="2024-10-22T17:31:00Z" w16du:dateUtc="2024-10-22T15:31:00Z">
        <w:r w:rsidRPr="00076FC5">
          <w:rPr>
            <w:rFonts w:ascii="Cambria" w:hAnsi="Cambria"/>
          </w:rPr>
          <w:t xml:space="preserve">(c-1) What prices will the two companies now set in the Nash Equilibrium? </w:t>
        </w:r>
        <w:r w:rsidRPr="00076FC5">
          <w:rPr>
            <w:rFonts w:ascii="Cambria" w:hAnsi="Cambria"/>
            <w:b/>
          </w:rPr>
          <w:t>[2 points]</w:t>
        </w:r>
      </w:ins>
    </w:p>
    <w:p w14:paraId="61B8629D" w14:textId="77777777" w:rsidR="005A4B89" w:rsidRPr="00076FC5" w:rsidRDefault="005A4B89" w:rsidP="005A4B89">
      <w:pPr>
        <w:rPr>
          <w:ins w:id="471" w:author="Biasi, Barbara" w:date="2024-10-22T17:31:00Z" w16du:dateUtc="2024-10-22T15:31:00Z"/>
          <w:rFonts w:ascii="Cambria" w:hAnsi="Cambria"/>
        </w:rPr>
      </w:pPr>
      <w:ins w:id="472" w:author="Biasi, Barbara" w:date="2024-10-22T17:31:00Z" w16du:dateUtc="2024-10-22T15:31:00Z">
        <w:r w:rsidRPr="00076FC5">
          <w:rPr>
            <w:rFonts w:ascii="Cambria" w:hAnsi="Cambria"/>
          </w:rPr>
          <w:t xml:space="preserve">(c-2) Compared to the situation in question (a), does Apple suffer or benefit from its capacity constraint, and by how much? </w:t>
        </w:r>
        <w:r>
          <w:rPr>
            <w:rFonts w:ascii="Cambria" w:hAnsi="Cambria"/>
          </w:rPr>
          <w:t xml:space="preserve">What about Samsung? </w:t>
        </w:r>
        <w:r w:rsidRPr="00076FC5">
          <w:rPr>
            <w:rFonts w:ascii="Cambria" w:hAnsi="Cambria"/>
            <w:b/>
          </w:rPr>
          <w:t>[</w:t>
        </w:r>
        <w:r>
          <w:rPr>
            <w:rFonts w:ascii="Cambria" w:hAnsi="Cambria"/>
            <w:b/>
          </w:rPr>
          <w:t>2</w:t>
        </w:r>
        <w:r w:rsidRPr="00076FC5">
          <w:rPr>
            <w:rFonts w:ascii="Cambria" w:hAnsi="Cambria"/>
            <w:b/>
          </w:rPr>
          <w:t xml:space="preserve"> points]</w:t>
        </w:r>
      </w:ins>
    </w:p>
    <w:p w14:paraId="79AC0463" w14:textId="77777777" w:rsidR="005A4B89" w:rsidRPr="00076FC5" w:rsidRDefault="005A4B89" w:rsidP="005A4B89">
      <w:pPr>
        <w:pStyle w:val="Default"/>
        <w:rPr>
          <w:ins w:id="473" w:author="Biasi, Barbara" w:date="2024-10-22T17:31:00Z" w16du:dateUtc="2024-10-22T15:31:00Z"/>
          <w:rFonts w:ascii="Cambria" w:hAnsi="Cambria"/>
          <w:bCs/>
          <w:sz w:val="22"/>
          <w:szCs w:val="22"/>
        </w:rPr>
      </w:pPr>
    </w:p>
    <w:p w14:paraId="5731449F" w14:textId="77777777" w:rsidR="005A4B89" w:rsidRPr="00076FC5" w:rsidRDefault="005A4B89" w:rsidP="005A4B89">
      <w:pPr>
        <w:pStyle w:val="Default"/>
        <w:rPr>
          <w:ins w:id="474" w:author="Biasi, Barbara" w:date="2024-10-22T17:31:00Z" w16du:dateUtc="2024-10-22T15:31:00Z"/>
          <w:rFonts w:ascii="Cambria" w:hAnsi="Cambria" w:cstheme="minorHAnsi"/>
          <w:b/>
          <w:sz w:val="22"/>
          <w:szCs w:val="22"/>
        </w:rPr>
      </w:pPr>
      <w:ins w:id="475" w:author="Biasi, Barbara" w:date="2024-10-22T17:31:00Z" w16du:dateUtc="2024-10-22T15:31:00Z">
        <w:r>
          <w:rPr>
            <w:rFonts w:ascii="Cambria" w:hAnsi="Cambria" w:cstheme="minorHAnsi"/>
            <w:b/>
            <w:sz w:val="22"/>
            <w:szCs w:val="22"/>
          </w:rPr>
          <w:t>Problem 5</w:t>
        </w:r>
        <w:r w:rsidRPr="00076FC5">
          <w:rPr>
            <w:rFonts w:ascii="Cambria" w:hAnsi="Cambria" w:cstheme="minorHAnsi"/>
            <w:b/>
            <w:sz w:val="22"/>
            <w:szCs w:val="22"/>
          </w:rPr>
          <w:t>: A game with some unknown payoffs [15 points]</w:t>
        </w:r>
      </w:ins>
    </w:p>
    <w:p w14:paraId="18226EF1" w14:textId="77777777" w:rsidR="005A4B89" w:rsidRPr="00076FC5" w:rsidRDefault="005A4B89" w:rsidP="005A4B89">
      <w:pPr>
        <w:pStyle w:val="Default"/>
        <w:rPr>
          <w:ins w:id="476" w:author="Biasi, Barbara" w:date="2024-10-22T17:31:00Z" w16du:dateUtc="2024-10-22T15:31:00Z"/>
          <w:rFonts w:ascii="Cambria" w:hAnsi="Cambria" w:cstheme="minorHAnsi"/>
          <w:b/>
          <w:sz w:val="22"/>
          <w:szCs w:val="22"/>
        </w:rPr>
      </w:pPr>
    </w:p>
    <w:p w14:paraId="7C06CB98" w14:textId="77777777" w:rsidR="005A4B89" w:rsidRPr="00076FC5" w:rsidRDefault="005A4B89" w:rsidP="005A4B89">
      <w:pPr>
        <w:pStyle w:val="Default"/>
        <w:rPr>
          <w:ins w:id="477" w:author="Biasi, Barbara" w:date="2024-10-22T17:31:00Z" w16du:dateUtc="2024-10-22T15:31:00Z"/>
          <w:rFonts w:ascii="Cambria" w:hAnsi="Cambria" w:cstheme="minorHAnsi"/>
          <w:bCs/>
          <w:sz w:val="22"/>
          <w:szCs w:val="22"/>
        </w:rPr>
      </w:pPr>
      <w:ins w:id="478" w:author="Biasi, Barbara" w:date="2024-10-22T17:31:00Z" w16du:dateUtc="2024-10-22T15:31:00Z">
        <w:r w:rsidRPr="00076FC5">
          <w:rPr>
            <w:rFonts w:ascii="Cambria" w:hAnsi="Cambria" w:cstheme="minorHAnsi"/>
            <w:bCs/>
            <w:sz w:val="22"/>
            <w:szCs w:val="22"/>
          </w:rPr>
          <w:t>Consider the following simultaneous-move game with two unknown payoff numbers X and Y. X≠3, Y≠7, and they are integers.</w:t>
        </w:r>
      </w:ins>
    </w:p>
    <w:p w14:paraId="2BBD8154" w14:textId="77777777" w:rsidR="005A4B89" w:rsidRPr="00076FC5" w:rsidRDefault="005A4B89" w:rsidP="005A4B89">
      <w:pPr>
        <w:pStyle w:val="Default"/>
        <w:rPr>
          <w:ins w:id="479" w:author="Biasi, Barbara" w:date="2024-10-22T17:31:00Z" w16du:dateUtc="2024-10-22T15:31:00Z"/>
          <w:rFonts w:ascii="Cambria" w:hAnsi="Cambria" w:cstheme="minorHAnsi"/>
          <w:bCs/>
          <w:sz w:val="22"/>
          <w:szCs w:val="22"/>
        </w:rPr>
      </w:pPr>
    </w:p>
    <w:tbl>
      <w:tblPr>
        <w:tblStyle w:val="TableGrid"/>
        <w:tblW w:w="0" w:type="auto"/>
        <w:tblInd w:w="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046"/>
        <w:gridCol w:w="1170"/>
        <w:gridCol w:w="1260"/>
        <w:gridCol w:w="1256"/>
      </w:tblGrid>
      <w:tr w:rsidR="005A4B89" w:rsidRPr="00076FC5" w14:paraId="35C392FA" w14:textId="77777777" w:rsidTr="00EE4BC5">
        <w:trPr>
          <w:trHeight w:val="432"/>
          <w:ins w:id="480" w:author="Biasi, Barbara" w:date="2024-10-22T17:31:00Z"/>
        </w:trPr>
        <w:tc>
          <w:tcPr>
            <w:tcW w:w="5945" w:type="dxa"/>
            <w:gridSpan w:val="5"/>
            <w:vAlign w:val="center"/>
          </w:tcPr>
          <w:p w14:paraId="201737C7" w14:textId="77777777" w:rsidR="005A4B89" w:rsidRPr="00076FC5" w:rsidRDefault="005A4B89" w:rsidP="00EE4BC5">
            <w:pPr>
              <w:jc w:val="center"/>
              <w:rPr>
                <w:ins w:id="481" w:author="Biasi, Barbara" w:date="2024-10-22T17:31:00Z" w16du:dateUtc="2024-10-22T15:31:00Z"/>
                <w:rFonts w:ascii="Cambria" w:hAnsi="Cambria" w:cstheme="minorHAnsi"/>
              </w:rPr>
            </w:pPr>
            <w:ins w:id="482" w:author="Biasi, Barbara" w:date="2024-10-22T17:31:00Z" w16du:dateUtc="2024-10-22T15:31:00Z">
              <w:r w:rsidRPr="00076FC5">
                <w:rPr>
                  <w:rFonts w:ascii="Cambria" w:hAnsi="Cambria" w:cstheme="minorHAnsi"/>
                </w:rPr>
                <w:t xml:space="preserve">                                    Player 2</w:t>
              </w:r>
            </w:ins>
          </w:p>
        </w:tc>
      </w:tr>
      <w:tr w:rsidR="005A4B89" w:rsidRPr="00076FC5" w14:paraId="69DC7B0E" w14:textId="77777777" w:rsidTr="00EE4BC5">
        <w:trPr>
          <w:trHeight w:val="432"/>
          <w:ins w:id="483" w:author="Biasi, Barbara" w:date="2024-10-22T17:31:00Z"/>
        </w:trPr>
        <w:tc>
          <w:tcPr>
            <w:tcW w:w="1213" w:type="dxa"/>
            <w:vMerge w:val="restart"/>
            <w:vAlign w:val="center"/>
          </w:tcPr>
          <w:p w14:paraId="2AEA57D0" w14:textId="77777777" w:rsidR="005A4B89" w:rsidRPr="00076FC5" w:rsidRDefault="005A4B89" w:rsidP="00EE4BC5">
            <w:pPr>
              <w:jc w:val="center"/>
              <w:rPr>
                <w:ins w:id="484" w:author="Biasi, Barbara" w:date="2024-10-22T17:31:00Z" w16du:dateUtc="2024-10-22T15:31:00Z"/>
                <w:rFonts w:ascii="Cambria" w:hAnsi="Cambria" w:cstheme="minorHAnsi"/>
              </w:rPr>
            </w:pPr>
            <w:ins w:id="485" w:author="Biasi, Barbara" w:date="2024-10-22T17:31:00Z" w16du:dateUtc="2024-10-22T15:31:00Z">
              <w:r w:rsidRPr="00076FC5">
                <w:rPr>
                  <w:rFonts w:ascii="Cambria" w:hAnsi="Cambria" w:cstheme="minorHAnsi"/>
                </w:rPr>
                <w:t>Player 1</w:t>
              </w:r>
            </w:ins>
          </w:p>
        </w:tc>
        <w:tc>
          <w:tcPr>
            <w:tcW w:w="1046" w:type="dxa"/>
            <w:vAlign w:val="bottom"/>
          </w:tcPr>
          <w:p w14:paraId="7B379BFA" w14:textId="77777777" w:rsidR="005A4B89" w:rsidRPr="00076FC5" w:rsidRDefault="005A4B89" w:rsidP="00EE4BC5">
            <w:pPr>
              <w:jc w:val="center"/>
              <w:rPr>
                <w:ins w:id="486" w:author="Biasi, Barbara" w:date="2024-10-22T17:31:00Z" w16du:dateUtc="2024-10-22T15:31:00Z"/>
                <w:rFonts w:ascii="Cambria" w:hAnsi="Cambria" w:cstheme="minorHAnsi"/>
              </w:rPr>
            </w:pPr>
          </w:p>
        </w:tc>
        <w:tc>
          <w:tcPr>
            <w:tcW w:w="1170" w:type="dxa"/>
            <w:tcBorders>
              <w:bottom w:val="single" w:sz="4" w:space="0" w:color="auto"/>
            </w:tcBorders>
            <w:vAlign w:val="bottom"/>
          </w:tcPr>
          <w:p w14:paraId="1F67C8B9" w14:textId="77777777" w:rsidR="005A4B89" w:rsidRPr="00076FC5" w:rsidRDefault="005A4B89" w:rsidP="00EE4BC5">
            <w:pPr>
              <w:jc w:val="center"/>
              <w:rPr>
                <w:ins w:id="487" w:author="Biasi, Barbara" w:date="2024-10-22T17:31:00Z" w16du:dateUtc="2024-10-22T15:31:00Z"/>
                <w:rFonts w:ascii="Cambria" w:hAnsi="Cambria" w:cstheme="minorHAnsi"/>
              </w:rPr>
            </w:pPr>
            <w:ins w:id="488" w:author="Biasi, Barbara" w:date="2024-10-22T17:31:00Z" w16du:dateUtc="2024-10-22T15:31:00Z">
              <w:r w:rsidRPr="00076FC5">
                <w:rPr>
                  <w:rFonts w:ascii="Cambria" w:hAnsi="Cambria" w:cstheme="minorHAnsi"/>
                </w:rPr>
                <w:t>L</w:t>
              </w:r>
            </w:ins>
          </w:p>
        </w:tc>
        <w:tc>
          <w:tcPr>
            <w:tcW w:w="1260" w:type="dxa"/>
            <w:tcBorders>
              <w:bottom w:val="single" w:sz="4" w:space="0" w:color="auto"/>
            </w:tcBorders>
            <w:vAlign w:val="bottom"/>
          </w:tcPr>
          <w:p w14:paraId="6B8C2145" w14:textId="77777777" w:rsidR="005A4B89" w:rsidRPr="00076FC5" w:rsidRDefault="005A4B89" w:rsidP="00EE4BC5">
            <w:pPr>
              <w:jc w:val="center"/>
              <w:rPr>
                <w:ins w:id="489" w:author="Biasi, Barbara" w:date="2024-10-22T17:31:00Z" w16du:dateUtc="2024-10-22T15:31:00Z"/>
                <w:rFonts w:ascii="Cambria" w:hAnsi="Cambria" w:cstheme="minorHAnsi"/>
              </w:rPr>
            </w:pPr>
            <w:ins w:id="490" w:author="Biasi, Barbara" w:date="2024-10-22T17:31:00Z" w16du:dateUtc="2024-10-22T15:31:00Z">
              <w:r w:rsidRPr="00076FC5">
                <w:rPr>
                  <w:rFonts w:ascii="Cambria" w:hAnsi="Cambria" w:cstheme="minorHAnsi"/>
                </w:rPr>
                <w:t>C</w:t>
              </w:r>
            </w:ins>
          </w:p>
        </w:tc>
        <w:tc>
          <w:tcPr>
            <w:tcW w:w="1256" w:type="dxa"/>
            <w:tcBorders>
              <w:bottom w:val="single" w:sz="4" w:space="0" w:color="auto"/>
            </w:tcBorders>
            <w:vAlign w:val="bottom"/>
          </w:tcPr>
          <w:p w14:paraId="79E53984" w14:textId="77777777" w:rsidR="005A4B89" w:rsidRPr="00076FC5" w:rsidRDefault="005A4B89" w:rsidP="00EE4BC5">
            <w:pPr>
              <w:jc w:val="center"/>
              <w:rPr>
                <w:ins w:id="491" w:author="Biasi, Barbara" w:date="2024-10-22T17:31:00Z" w16du:dateUtc="2024-10-22T15:31:00Z"/>
                <w:rFonts w:ascii="Cambria" w:hAnsi="Cambria" w:cstheme="minorHAnsi"/>
              </w:rPr>
            </w:pPr>
            <w:ins w:id="492" w:author="Biasi, Barbara" w:date="2024-10-22T17:31:00Z" w16du:dateUtc="2024-10-22T15:31:00Z">
              <w:r w:rsidRPr="00076FC5">
                <w:rPr>
                  <w:rFonts w:ascii="Cambria" w:hAnsi="Cambria" w:cstheme="minorHAnsi"/>
                </w:rPr>
                <w:t>R</w:t>
              </w:r>
            </w:ins>
          </w:p>
        </w:tc>
      </w:tr>
      <w:tr w:rsidR="005A4B89" w:rsidRPr="00076FC5" w14:paraId="5FF4FFBB" w14:textId="77777777" w:rsidTr="00EE4BC5">
        <w:trPr>
          <w:trHeight w:val="432"/>
          <w:ins w:id="493" w:author="Biasi, Barbara" w:date="2024-10-22T17:31:00Z"/>
        </w:trPr>
        <w:tc>
          <w:tcPr>
            <w:tcW w:w="1213" w:type="dxa"/>
            <w:vMerge/>
            <w:vAlign w:val="center"/>
          </w:tcPr>
          <w:p w14:paraId="4A69BCE6" w14:textId="77777777" w:rsidR="005A4B89" w:rsidRPr="00076FC5" w:rsidRDefault="005A4B89" w:rsidP="00EE4BC5">
            <w:pPr>
              <w:rPr>
                <w:ins w:id="494" w:author="Biasi, Barbara" w:date="2024-10-22T17:31:00Z" w16du:dateUtc="2024-10-22T15:31:00Z"/>
                <w:rFonts w:ascii="Cambria" w:hAnsi="Cambria" w:cstheme="minorHAnsi"/>
              </w:rPr>
            </w:pPr>
          </w:p>
        </w:tc>
        <w:tc>
          <w:tcPr>
            <w:tcW w:w="1046" w:type="dxa"/>
            <w:tcBorders>
              <w:right w:val="single" w:sz="4" w:space="0" w:color="auto"/>
            </w:tcBorders>
            <w:vAlign w:val="bottom"/>
          </w:tcPr>
          <w:p w14:paraId="5580A436" w14:textId="77777777" w:rsidR="005A4B89" w:rsidRPr="00076FC5" w:rsidRDefault="005A4B89" w:rsidP="00EE4BC5">
            <w:pPr>
              <w:jc w:val="center"/>
              <w:rPr>
                <w:ins w:id="495" w:author="Biasi, Barbara" w:date="2024-10-22T17:31:00Z" w16du:dateUtc="2024-10-22T15:31:00Z"/>
                <w:rFonts w:ascii="Cambria" w:hAnsi="Cambria" w:cstheme="minorHAnsi"/>
              </w:rPr>
            </w:pPr>
            <w:ins w:id="496" w:author="Biasi, Barbara" w:date="2024-10-22T17:31:00Z" w16du:dateUtc="2024-10-22T15:31:00Z">
              <w:r w:rsidRPr="00076FC5">
                <w:rPr>
                  <w:rFonts w:ascii="Cambria" w:hAnsi="Cambria" w:cstheme="minorHAnsi"/>
                </w:rPr>
                <w:t>T</w:t>
              </w:r>
            </w:ins>
          </w:p>
        </w:tc>
        <w:tc>
          <w:tcPr>
            <w:tcW w:w="1170" w:type="dxa"/>
            <w:tcBorders>
              <w:top w:val="single" w:sz="4" w:space="0" w:color="auto"/>
              <w:left w:val="single" w:sz="4" w:space="0" w:color="auto"/>
              <w:bottom w:val="single" w:sz="4" w:space="0" w:color="auto"/>
              <w:right w:val="single" w:sz="4" w:space="0" w:color="auto"/>
            </w:tcBorders>
            <w:vAlign w:val="bottom"/>
          </w:tcPr>
          <w:p w14:paraId="43289198" w14:textId="77777777" w:rsidR="005A4B89" w:rsidRPr="00076FC5" w:rsidRDefault="005A4B89" w:rsidP="00EE4BC5">
            <w:pPr>
              <w:jc w:val="center"/>
              <w:rPr>
                <w:ins w:id="497" w:author="Biasi, Barbara" w:date="2024-10-22T17:31:00Z" w16du:dateUtc="2024-10-22T15:31:00Z"/>
                <w:rFonts w:ascii="Cambria" w:hAnsi="Cambria" w:cstheme="minorHAnsi"/>
              </w:rPr>
            </w:pPr>
            <w:ins w:id="498" w:author="Biasi, Barbara" w:date="2024-10-22T17:31:00Z" w16du:dateUtc="2024-10-22T15:31:00Z">
              <w:r>
                <w:rPr>
                  <w:rFonts w:ascii="Cambria" w:hAnsi="Cambria" w:cstheme="minorHAnsi"/>
                </w:rPr>
                <w:t>8</w:t>
              </w:r>
              <w:r w:rsidRPr="00076FC5">
                <w:rPr>
                  <w:rFonts w:ascii="Cambria" w:hAnsi="Cambria" w:cstheme="minorHAnsi"/>
                </w:rPr>
                <w:t>, 5</w:t>
              </w:r>
            </w:ins>
          </w:p>
        </w:tc>
        <w:tc>
          <w:tcPr>
            <w:tcW w:w="1260" w:type="dxa"/>
            <w:tcBorders>
              <w:top w:val="single" w:sz="4" w:space="0" w:color="auto"/>
              <w:left w:val="single" w:sz="4" w:space="0" w:color="auto"/>
              <w:bottom w:val="single" w:sz="4" w:space="0" w:color="auto"/>
              <w:right w:val="single" w:sz="4" w:space="0" w:color="auto"/>
            </w:tcBorders>
            <w:vAlign w:val="bottom"/>
          </w:tcPr>
          <w:p w14:paraId="0666563B" w14:textId="77777777" w:rsidR="005A4B89" w:rsidRPr="00076FC5" w:rsidRDefault="005A4B89" w:rsidP="00EE4BC5">
            <w:pPr>
              <w:jc w:val="center"/>
              <w:rPr>
                <w:ins w:id="499" w:author="Biasi, Barbara" w:date="2024-10-22T17:31:00Z" w16du:dateUtc="2024-10-22T15:31:00Z"/>
                <w:rFonts w:ascii="Cambria" w:hAnsi="Cambria" w:cstheme="minorHAnsi"/>
              </w:rPr>
            </w:pPr>
            <w:ins w:id="500" w:author="Biasi, Barbara" w:date="2024-10-22T17:31:00Z" w16du:dateUtc="2024-10-22T15:31:00Z">
              <w:r w:rsidRPr="00076FC5">
                <w:rPr>
                  <w:rFonts w:ascii="Cambria" w:hAnsi="Cambria" w:cstheme="minorHAnsi"/>
                </w:rPr>
                <w:t>X, 6</w:t>
              </w:r>
            </w:ins>
          </w:p>
        </w:tc>
        <w:tc>
          <w:tcPr>
            <w:tcW w:w="1256" w:type="dxa"/>
            <w:tcBorders>
              <w:top w:val="single" w:sz="4" w:space="0" w:color="auto"/>
              <w:left w:val="single" w:sz="4" w:space="0" w:color="auto"/>
              <w:bottom w:val="single" w:sz="4" w:space="0" w:color="auto"/>
              <w:right w:val="single" w:sz="4" w:space="0" w:color="auto"/>
            </w:tcBorders>
            <w:vAlign w:val="bottom"/>
          </w:tcPr>
          <w:p w14:paraId="1F06B907" w14:textId="77777777" w:rsidR="005A4B89" w:rsidRPr="00076FC5" w:rsidRDefault="005A4B89" w:rsidP="00EE4BC5">
            <w:pPr>
              <w:jc w:val="center"/>
              <w:rPr>
                <w:ins w:id="501" w:author="Biasi, Barbara" w:date="2024-10-22T17:31:00Z" w16du:dateUtc="2024-10-22T15:31:00Z"/>
                <w:rFonts w:ascii="Cambria" w:hAnsi="Cambria" w:cstheme="minorHAnsi"/>
              </w:rPr>
            </w:pPr>
            <w:ins w:id="502" w:author="Biasi, Barbara" w:date="2024-10-22T17:31:00Z" w16du:dateUtc="2024-10-22T15:31:00Z">
              <w:r w:rsidRPr="00076FC5">
                <w:rPr>
                  <w:rFonts w:ascii="Cambria" w:hAnsi="Cambria" w:cstheme="minorHAnsi"/>
                </w:rPr>
                <w:t xml:space="preserve">2, </w:t>
              </w:r>
              <w:r>
                <w:rPr>
                  <w:rFonts w:ascii="Cambria" w:hAnsi="Cambria" w:cstheme="minorHAnsi"/>
                </w:rPr>
                <w:t>3</w:t>
              </w:r>
            </w:ins>
          </w:p>
        </w:tc>
      </w:tr>
      <w:tr w:rsidR="005A4B89" w:rsidRPr="00076FC5" w14:paraId="1A035BD3" w14:textId="77777777" w:rsidTr="00EE4BC5">
        <w:trPr>
          <w:trHeight w:val="432"/>
          <w:ins w:id="503" w:author="Biasi, Barbara" w:date="2024-10-22T17:31:00Z"/>
        </w:trPr>
        <w:tc>
          <w:tcPr>
            <w:tcW w:w="1213" w:type="dxa"/>
            <w:vMerge/>
            <w:vAlign w:val="center"/>
          </w:tcPr>
          <w:p w14:paraId="55039FFE" w14:textId="77777777" w:rsidR="005A4B89" w:rsidRPr="00076FC5" w:rsidRDefault="005A4B89" w:rsidP="00EE4BC5">
            <w:pPr>
              <w:rPr>
                <w:ins w:id="504" w:author="Biasi, Barbara" w:date="2024-10-22T17:31:00Z" w16du:dateUtc="2024-10-22T15:31:00Z"/>
                <w:rFonts w:ascii="Cambria" w:hAnsi="Cambria" w:cstheme="minorHAnsi"/>
              </w:rPr>
            </w:pPr>
          </w:p>
        </w:tc>
        <w:tc>
          <w:tcPr>
            <w:tcW w:w="1046" w:type="dxa"/>
            <w:tcBorders>
              <w:right w:val="single" w:sz="4" w:space="0" w:color="auto"/>
            </w:tcBorders>
            <w:vAlign w:val="bottom"/>
          </w:tcPr>
          <w:p w14:paraId="071DC52B" w14:textId="77777777" w:rsidR="005A4B89" w:rsidRPr="00076FC5" w:rsidRDefault="005A4B89" w:rsidP="00EE4BC5">
            <w:pPr>
              <w:jc w:val="center"/>
              <w:rPr>
                <w:ins w:id="505" w:author="Biasi, Barbara" w:date="2024-10-22T17:31:00Z" w16du:dateUtc="2024-10-22T15:31:00Z"/>
                <w:rFonts w:ascii="Cambria" w:hAnsi="Cambria" w:cstheme="minorHAnsi"/>
              </w:rPr>
            </w:pPr>
            <w:ins w:id="506" w:author="Biasi, Barbara" w:date="2024-10-22T17:31:00Z" w16du:dateUtc="2024-10-22T15:31:00Z">
              <w:r w:rsidRPr="00076FC5">
                <w:rPr>
                  <w:rFonts w:ascii="Cambria" w:hAnsi="Cambria" w:cstheme="minorHAnsi"/>
                </w:rPr>
                <w:t>M</w:t>
              </w:r>
            </w:ins>
          </w:p>
        </w:tc>
        <w:tc>
          <w:tcPr>
            <w:tcW w:w="1170" w:type="dxa"/>
            <w:tcBorders>
              <w:top w:val="single" w:sz="4" w:space="0" w:color="auto"/>
              <w:left w:val="single" w:sz="4" w:space="0" w:color="auto"/>
              <w:bottom w:val="single" w:sz="4" w:space="0" w:color="auto"/>
              <w:right w:val="single" w:sz="4" w:space="0" w:color="auto"/>
            </w:tcBorders>
            <w:vAlign w:val="bottom"/>
          </w:tcPr>
          <w:p w14:paraId="1C21B9B2" w14:textId="77777777" w:rsidR="005A4B89" w:rsidRPr="00076FC5" w:rsidRDefault="005A4B89" w:rsidP="00EE4BC5">
            <w:pPr>
              <w:jc w:val="center"/>
              <w:rPr>
                <w:ins w:id="507" w:author="Biasi, Barbara" w:date="2024-10-22T17:31:00Z" w16du:dateUtc="2024-10-22T15:31:00Z"/>
                <w:rFonts w:ascii="Cambria" w:hAnsi="Cambria" w:cstheme="minorHAnsi"/>
              </w:rPr>
            </w:pPr>
            <w:ins w:id="508" w:author="Biasi, Barbara" w:date="2024-10-22T17:31:00Z" w16du:dateUtc="2024-10-22T15:31:00Z">
              <w:r w:rsidRPr="00076FC5">
                <w:rPr>
                  <w:rFonts w:ascii="Cambria" w:hAnsi="Cambria" w:cstheme="minorHAnsi"/>
                </w:rPr>
                <w:t>6, 5</w:t>
              </w:r>
            </w:ins>
          </w:p>
        </w:tc>
        <w:tc>
          <w:tcPr>
            <w:tcW w:w="1260" w:type="dxa"/>
            <w:tcBorders>
              <w:top w:val="single" w:sz="4" w:space="0" w:color="auto"/>
              <w:left w:val="single" w:sz="4" w:space="0" w:color="auto"/>
              <w:bottom w:val="single" w:sz="4" w:space="0" w:color="auto"/>
              <w:right w:val="single" w:sz="4" w:space="0" w:color="auto"/>
            </w:tcBorders>
            <w:vAlign w:val="bottom"/>
          </w:tcPr>
          <w:p w14:paraId="54DDA88C" w14:textId="77777777" w:rsidR="005A4B89" w:rsidRPr="00076FC5" w:rsidRDefault="005A4B89" w:rsidP="00EE4BC5">
            <w:pPr>
              <w:jc w:val="center"/>
              <w:rPr>
                <w:ins w:id="509" w:author="Biasi, Barbara" w:date="2024-10-22T17:31:00Z" w16du:dateUtc="2024-10-22T15:31:00Z"/>
                <w:rFonts w:ascii="Cambria" w:hAnsi="Cambria" w:cstheme="minorHAnsi"/>
              </w:rPr>
            </w:pPr>
            <w:ins w:id="510" w:author="Biasi, Barbara" w:date="2024-10-22T17:31:00Z" w16du:dateUtc="2024-10-22T15:31:00Z">
              <w:r w:rsidRPr="00076FC5">
                <w:rPr>
                  <w:rFonts w:ascii="Cambria" w:hAnsi="Cambria" w:cstheme="minorHAnsi"/>
                </w:rPr>
                <w:t>2, 4</w:t>
              </w:r>
            </w:ins>
          </w:p>
        </w:tc>
        <w:tc>
          <w:tcPr>
            <w:tcW w:w="1256" w:type="dxa"/>
            <w:tcBorders>
              <w:top w:val="single" w:sz="4" w:space="0" w:color="auto"/>
              <w:left w:val="single" w:sz="4" w:space="0" w:color="auto"/>
              <w:bottom w:val="single" w:sz="4" w:space="0" w:color="auto"/>
              <w:right w:val="single" w:sz="4" w:space="0" w:color="auto"/>
            </w:tcBorders>
            <w:vAlign w:val="bottom"/>
          </w:tcPr>
          <w:p w14:paraId="5697D641" w14:textId="77777777" w:rsidR="005A4B89" w:rsidRPr="00076FC5" w:rsidRDefault="005A4B89" w:rsidP="00EE4BC5">
            <w:pPr>
              <w:jc w:val="center"/>
              <w:rPr>
                <w:ins w:id="511" w:author="Biasi, Barbara" w:date="2024-10-22T17:31:00Z" w16du:dateUtc="2024-10-22T15:31:00Z"/>
                <w:rFonts w:ascii="Cambria" w:hAnsi="Cambria" w:cstheme="minorHAnsi"/>
              </w:rPr>
            </w:pPr>
            <w:ins w:id="512" w:author="Biasi, Barbara" w:date="2024-10-22T17:31:00Z" w16du:dateUtc="2024-10-22T15:31:00Z">
              <w:r w:rsidRPr="00076FC5">
                <w:rPr>
                  <w:rFonts w:ascii="Cambria" w:hAnsi="Cambria" w:cstheme="minorHAnsi"/>
                </w:rPr>
                <w:t>1 ,3</w:t>
              </w:r>
            </w:ins>
          </w:p>
        </w:tc>
      </w:tr>
      <w:tr w:rsidR="005A4B89" w:rsidRPr="00076FC5" w14:paraId="1EBC6DB4" w14:textId="77777777" w:rsidTr="00EE4BC5">
        <w:trPr>
          <w:trHeight w:val="432"/>
          <w:ins w:id="513" w:author="Biasi, Barbara" w:date="2024-10-22T17:31:00Z"/>
        </w:trPr>
        <w:tc>
          <w:tcPr>
            <w:tcW w:w="1213" w:type="dxa"/>
            <w:vMerge/>
            <w:vAlign w:val="center"/>
          </w:tcPr>
          <w:p w14:paraId="0DE669D3" w14:textId="77777777" w:rsidR="005A4B89" w:rsidRPr="00076FC5" w:rsidRDefault="005A4B89" w:rsidP="00EE4BC5">
            <w:pPr>
              <w:rPr>
                <w:ins w:id="514" w:author="Biasi, Barbara" w:date="2024-10-22T17:31:00Z" w16du:dateUtc="2024-10-22T15:31:00Z"/>
                <w:rFonts w:ascii="Cambria" w:hAnsi="Cambria" w:cstheme="minorHAnsi"/>
              </w:rPr>
            </w:pPr>
          </w:p>
        </w:tc>
        <w:tc>
          <w:tcPr>
            <w:tcW w:w="1046" w:type="dxa"/>
            <w:tcBorders>
              <w:right w:val="single" w:sz="4" w:space="0" w:color="auto"/>
            </w:tcBorders>
            <w:vAlign w:val="bottom"/>
          </w:tcPr>
          <w:p w14:paraId="5B7671A8" w14:textId="77777777" w:rsidR="005A4B89" w:rsidRPr="00076FC5" w:rsidRDefault="005A4B89" w:rsidP="00EE4BC5">
            <w:pPr>
              <w:jc w:val="center"/>
              <w:rPr>
                <w:ins w:id="515" w:author="Biasi, Barbara" w:date="2024-10-22T17:31:00Z" w16du:dateUtc="2024-10-22T15:31:00Z"/>
                <w:rFonts w:ascii="Cambria" w:hAnsi="Cambria" w:cstheme="minorHAnsi"/>
              </w:rPr>
            </w:pPr>
            <w:ins w:id="516" w:author="Biasi, Barbara" w:date="2024-10-22T17:31:00Z" w16du:dateUtc="2024-10-22T15:31:00Z">
              <w:r w:rsidRPr="00076FC5">
                <w:rPr>
                  <w:rFonts w:ascii="Cambria" w:hAnsi="Cambria" w:cstheme="minorHAnsi"/>
                </w:rPr>
                <w:t>B</w:t>
              </w:r>
            </w:ins>
          </w:p>
        </w:tc>
        <w:tc>
          <w:tcPr>
            <w:tcW w:w="1170" w:type="dxa"/>
            <w:tcBorders>
              <w:top w:val="single" w:sz="4" w:space="0" w:color="auto"/>
              <w:left w:val="single" w:sz="4" w:space="0" w:color="auto"/>
              <w:bottom w:val="single" w:sz="4" w:space="0" w:color="auto"/>
              <w:right w:val="single" w:sz="4" w:space="0" w:color="auto"/>
            </w:tcBorders>
            <w:vAlign w:val="bottom"/>
          </w:tcPr>
          <w:p w14:paraId="69F32819" w14:textId="77777777" w:rsidR="005A4B89" w:rsidRPr="00076FC5" w:rsidRDefault="005A4B89" w:rsidP="00EE4BC5">
            <w:pPr>
              <w:jc w:val="center"/>
              <w:rPr>
                <w:ins w:id="517" w:author="Biasi, Barbara" w:date="2024-10-22T17:31:00Z" w16du:dateUtc="2024-10-22T15:31:00Z"/>
                <w:rFonts w:ascii="Cambria" w:hAnsi="Cambria" w:cstheme="minorHAnsi"/>
              </w:rPr>
            </w:pPr>
            <w:ins w:id="518" w:author="Biasi, Barbara" w:date="2024-10-22T17:31:00Z" w16du:dateUtc="2024-10-22T15:31:00Z">
              <w:r w:rsidRPr="00076FC5">
                <w:rPr>
                  <w:rFonts w:ascii="Cambria" w:hAnsi="Cambria" w:cstheme="minorHAnsi"/>
                </w:rPr>
                <w:t>2, 7</w:t>
              </w:r>
            </w:ins>
          </w:p>
        </w:tc>
        <w:tc>
          <w:tcPr>
            <w:tcW w:w="1260" w:type="dxa"/>
            <w:tcBorders>
              <w:top w:val="single" w:sz="4" w:space="0" w:color="auto"/>
              <w:left w:val="single" w:sz="4" w:space="0" w:color="auto"/>
              <w:bottom w:val="single" w:sz="4" w:space="0" w:color="auto"/>
              <w:right w:val="single" w:sz="4" w:space="0" w:color="auto"/>
            </w:tcBorders>
            <w:vAlign w:val="bottom"/>
          </w:tcPr>
          <w:p w14:paraId="305640C4" w14:textId="77777777" w:rsidR="005A4B89" w:rsidRPr="00076FC5" w:rsidRDefault="005A4B89" w:rsidP="00EE4BC5">
            <w:pPr>
              <w:jc w:val="center"/>
              <w:rPr>
                <w:ins w:id="519" w:author="Biasi, Barbara" w:date="2024-10-22T17:31:00Z" w16du:dateUtc="2024-10-22T15:31:00Z"/>
                <w:rFonts w:ascii="Cambria" w:hAnsi="Cambria" w:cstheme="minorHAnsi"/>
              </w:rPr>
            </w:pPr>
            <w:ins w:id="520" w:author="Biasi, Barbara" w:date="2024-10-22T17:31:00Z" w16du:dateUtc="2024-10-22T15:31:00Z">
              <w:r w:rsidRPr="00076FC5">
                <w:rPr>
                  <w:rFonts w:ascii="Cambria" w:hAnsi="Cambria" w:cstheme="minorHAnsi"/>
                </w:rPr>
                <w:t xml:space="preserve">3, </w:t>
              </w:r>
              <w:r>
                <w:rPr>
                  <w:rFonts w:ascii="Cambria" w:hAnsi="Cambria" w:cstheme="minorHAnsi"/>
                </w:rPr>
                <w:t>5</w:t>
              </w:r>
            </w:ins>
          </w:p>
        </w:tc>
        <w:tc>
          <w:tcPr>
            <w:tcW w:w="1256" w:type="dxa"/>
            <w:tcBorders>
              <w:top w:val="single" w:sz="4" w:space="0" w:color="auto"/>
              <w:left w:val="single" w:sz="4" w:space="0" w:color="auto"/>
              <w:bottom w:val="single" w:sz="4" w:space="0" w:color="auto"/>
              <w:right w:val="single" w:sz="4" w:space="0" w:color="auto"/>
            </w:tcBorders>
            <w:vAlign w:val="bottom"/>
          </w:tcPr>
          <w:p w14:paraId="77FF7871" w14:textId="77777777" w:rsidR="005A4B89" w:rsidRPr="00076FC5" w:rsidRDefault="005A4B89" w:rsidP="00EE4BC5">
            <w:pPr>
              <w:jc w:val="center"/>
              <w:rPr>
                <w:ins w:id="521" w:author="Biasi, Barbara" w:date="2024-10-22T17:31:00Z" w16du:dateUtc="2024-10-22T15:31:00Z"/>
                <w:rFonts w:ascii="Cambria" w:hAnsi="Cambria" w:cstheme="minorHAnsi"/>
              </w:rPr>
            </w:pPr>
            <w:ins w:id="522" w:author="Biasi, Barbara" w:date="2024-10-22T17:31:00Z" w16du:dateUtc="2024-10-22T15:31:00Z">
              <w:r w:rsidRPr="00076FC5">
                <w:rPr>
                  <w:rFonts w:ascii="Cambria" w:hAnsi="Cambria" w:cstheme="minorHAnsi"/>
                </w:rPr>
                <w:t>4, Y</w:t>
              </w:r>
            </w:ins>
          </w:p>
        </w:tc>
      </w:tr>
    </w:tbl>
    <w:p w14:paraId="3DC96689" w14:textId="77777777" w:rsidR="005A4B89" w:rsidRPr="00076FC5" w:rsidRDefault="005A4B89" w:rsidP="005A4B89">
      <w:pPr>
        <w:pStyle w:val="Default"/>
        <w:rPr>
          <w:ins w:id="523" w:author="Biasi, Barbara" w:date="2024-10-22T17:31:00Z" w16du:dateUtc="2024-10-22T15:31:00Z"/>
          <w:rFonts w:ascii="Cambria" w:hAnsi="Cambria" w:cstheme="minorHAnsi"/>
          <w:bCs/>
          <w:sz w:val="22"/>
          <w:szCs w:val="22"/>
        </w:rPr>
      </w:pPr>
    </w:p>
    <w:p w14:paraId="726F6EEE" w14:textId="77777777" w:rsidR="005A4B89" w:rsidRPr="00076FC5" w:rsidRDefault="005A4B89" w:rsidP="005A4B89">
      <w:pPr>
        <w:pStyle w:val="Default"/>
        <w:numPr>
          <w:ilvl w:val="0"/>
          <w:numId w:val="43"/>
        </w:numPr>
        <w:rPr>
          <w:ins w:id="524" w:author="Biasi, Barbara" w:date="2024-10-22T17:31:00Z" w16du:dateUtc="2024-10-22T15:31:00Z"/>
          <w:rFonts w:ascii="Cambria" w:hAnsi="Cambria" w:cstheme="minorHAnsi"/>
          <w:bCs/>
          <w:sz w:val="22"/>
          <w:szCs w:val="22"/>
        </w:rPr>
      </w:pPr>
      <w:ins w:id="525" w:author="Biasi, Barbara" w:date="2024-10-22T17:31:00Z" w16du:dateUtc="2024-10-22T15:31:00Z">
        <w:r w:rsidRPr="00076FC5">
          <w:rPr>
            <w:rFonts w:ascii="Cambria" w:hAnsi="Cambria" w:cstheme="minorHAnsi"/>
            <w:bCs/>
            <w:sz w:val="22"/>
            <w:szCs w:val="22"/>
          </w:rPr>
          <w:lastRenderedPageBreak/>
          <w:t xml:space="preserve">If X=5 and Y=8, does any player have a dominant or dominated strategy? </w:t>
        </w:r>
        <w:r w:rsidRPr="00076FC5">
          <w:rPr>
            <w:rFonts w:ascii="Cambria" w:hAnsi="Cambria" w:cstheme="minorHAnsi"/>
            <w:b/>
            <w:sz w:val="22"/>
            <w:szCs w:val="22"/>
          </w:rPr>
          <w:t>[3 points]</w:t>
        </w:r>
      </w:ins>
    </w:p>
    <w:p w14:paraId="37FFA682" w14:textId="77777777" w:rsidR="005A4B89" w:rsidRDefault="005A4B89" w:rsidP="005A4B89">
      <w:pPr>
        <w:pStyle w:val="Default"/>
        <w:rPr>
          <w:ins w:id="526" w:author="Biasi, Barbara" w:date="2024-10-22T17:31:00Z" w16du:dateUtc="2024-10-22T15:31:00Z"/>
          <w:rFonts w:ascii="Cambria" w:hAnsi="Cambria" w:cstheme="minorHAnsi"/>
          <w:bCs/>
          <w:color w:val="FF0000"/>
          <w:sz w:val="22"/>
          <w:szCs w:val="22"/>
        </w:rPr>
      </w:pPr>
    </w:p>
    <w:p w14:paraId="65A3A16A" w14:textId="77777777" w:rsidR="005A4B89" w:rsidRPr="00076FC5" w:rsidRDefault="005A4B89" w:rsidP="005A4B89">
      <w:pPr>
        <w:pStyle w:val="Default"/>
        <w:rPr>
          <w:ins w:id="527" w:author="Biasi, Barbara" w:date="2024-10-22T17:31:00Z" w16du:dateUtc="2024-10-22T15:31:00Z"/>
          <w:rFonts w:ascii="Cambria" w:hAnsi="Cambria" w:cstheme="minorHAnsi"/>
          <w:bCs/>
          <w:color w:val="FF0000"/>
          <w:sz w:val="22"/>
          <w:szCs w:val="22"/>
        </w:rPr>
      </w:pPr>
    </w:p>
    <w:p w14:paraId="517457B1" w14:textId="77777777" w:rsidR="005A4B89" w:rsidRPr="00076FC5" w:rsidRDefault="005A4B89" w:rsidP="005A4B89">
      <w:pPr>
        <w:pStyle w:val="Default"/>
        <w:numPr>
          <w:ilvl w:val="0"/>
          <w:numId w:val="43"/>
        </w:numPr>
        <w:rPr>
          <w:ins w:id="528" w:author="Biasi, Barbara" w:date="2024-10-22T17:31:00Z" w16du:dateUtc="2024-10-22T15:31:00Z"/>
          <w:rFonts w:ascii="Cambria" w:hAnsi="Cambria" w:cstheme="minorHAnsi"/>
          <w:bCs/>
          <w:sz w:val="22"/>
          <w:szCs w:val="22"/>
        </w:rPr>
      </w:pPr>
      <w:ins w:id="529" w:author="Biasi, Barbara" w:date="2024-10-22T17:31:00Z" w16du:dateUtc="2024-10-22T15:31:00Z">
        <w:r w:rsidRPr="00076FC5">
          <w:rPr>
            <w:rFonts w:ascii="Cambria" w:hAnsi="Cambria" w:cstheme="minorHAnsi"/>
            <w:bCs/>
            <w:sz w:val="22"/>
            <w:szCs w:val="22"/>
          </w:rPr>
          <w:t xml:space="preserve">For what values of X and Y does the game have </w:t>
        </w:r>
        <w:r w:rsidRPr="00076FC5">
          <w:rPr>
            <w:rFonts w:ascii="Cambria" w:hAnsi="Cambria" w:cstheme="minorHAnsi"/>
            <w:b/>
            <w:sz w:val="22"/>
            <w:szCs w:val="22"/>
            <w:u w:val="single"/>
          </w:rPr>
          <w:t>two</w:t>
        </w:r>
        <w:r w:rsidRPr="00076FC5">
          <w:rPr>
            <w:rFonts w:ascii="Cambria" w:hAnsi="Cambria" w:cstheme="minorHAnsi"/>
            <w:bCs/>
            <w:sz w:val="22"/>
            <w:szCs w:val="22"/>
          </w:rPr>
          <w:t xml:space="preserve"> Nash equilibria (NE)? </w:t>
        </w:r>
        <w:r w:rsidRPr="00076FC5">
          <w:rPr>
            <w:rFonts w:ascii="Cambria" w:hAnsi="Cambria" w:cstheme="minorHAnsi"/>
            <w:b/>
            <w:sz w:val="22"/>
            <w:szCs w:val="22"/>
          </w:rPr>
          <w:t>[6 points]</w:t>
        </w:r>
        <w:r w:rsidRPr="00076FC5">
          <w:rPr>
            <w:rFonts w:ascii="Cambria" w:hAnsi="Cambria" w:cstheme="minorHAnsi"/>
            <w:bCs/>
            <w:sz w:val="22"/>
            <w:szCs w:val="22"/>
          </w:rPr>
          <w:br/>
          <w:t xml:space="preserve">[Hint: find all possible values of X and </w:t>
        </w:r>
        <w:proofErr w:type="gramStart"/>
        <w:r w:rsidRPr="00076FC5">
          <w:rPr>
            <w:rFonts w:ascii="Cambria" w:hAnsi="Cambria" w:cstheme="minorHAnsi"/>
            <w:bCs/>
            <w:sz w:val="22"/>
            <w:szCs w:val="22"/>
          </w:rPr>
          <w:t>Y, and</w:t>
        </w:r>
        <w:proofErr w:type="gramEnd"/>
        <w:r w:rsidRPr="00076FC5">
          <w:rPr>
            <w:rFonts w:ascii="Cambria" w:hAnsi="Cambria" w:cstheme="minorHAnsi"/>
            <w:bCs/>
            <w:sz w:val="22"/>
            <w:szCs w:val="22"/>
          </w:rPr>
          <w:t xml:space="preserve"> express your answers in inequalities.]</w:t>
        </w:r>
      </w:ins>
    </w:p>
    <w:p w14:paraId="775508A0" w14:textId="77777777" w:rsidR="005A4B89" w:rsidRPr="00076FC5" w:rsidRDefault="005A4B89" w:rsidP="005A4B89">
      <w:pPr>
        <w:pStyle w:val="Default"/>
        <w:rPr>
          <w:ins w:id="530" w:author="Biasi, Barbara" w:date="2024-10-22T17:31:00Z" w16du:dateUtc="2024-10-22T15:31:00Z"/>
          <w:rFonts w:ascii="Cambria" w:hAnsi="Cambria" w:cstheme="minorHAnsi"/>
          <w:bCs/>
          <w:sz w:val="22"/>
          <w:szCs w:val="22"/>
        </w:rPr>
      </w:pPr>
    </w:p>
    <w:p w14:paraId="1438CE79" w14:textId="77777777" w:rsidR="005A4B89" w:rsidRPr="00076FC5" w:rsidRDefault="005A4B89" w:rsidP="005A4B89">
      <w:pPr>
        <w:pStyle w:val="Default"/>
        <w:rPr>
          <w:ins w:id="531" w:author="Biasi, Barbara" w:date="2024-10-22T17:31:00Z" w16du:dateUtc="2024-10-22T15:31:00Z"/>
          <w:rFonts w:ascii="Cambria" w:hAnsi="Cambria" w:cstheme="minorHAnsi"/>
          <w:bCs/>
          <w:color w:val="FF0000"/>
          <w:sz w:val="22"/>
          <w:szCs w:val="22"/>
        </w:rPr>
      </w:pPr>
    </w:p>
    <w:p w14:paraId="6255C49B" w14:textId="77777777" w:rsidR="005A4B89" w:rsidRPr="00076FC5" w:rsidRDefault="005A4B89" w:rsidP="005A4B89">
      <w:pPr>
        <w:pStyle w:val="Default"/>
        <w:numPr>
          <w:ilvl w:val="0"/>
          <w:numId w:val="43"/>
        </w:numPr>
        <w:rPr>
          <w:ins w:id="532" w:author="Biasi, Barbara" w:date="2024-10-22T17:31:00Z" w16du:dateUtc="2024-10-22T15:31:00Z"/>
          <w:rFonts w:ascii="Cambria" w:hAnsi="Cambria" w:cstheme="minorHAnsi"/>
          <w:bCs/>
          <w:sz w:val="22"/>
          <w:szCs w:val="22"/>
        </w:rPr>
      </w:pPr>
      <w:ins w:id="533" w:author="Biasi, Barbara" w:date="2024-10-22T17:31:00Z" w16du:dateUtc="2024-10-22T15:31:00Z">
        <w:r w:rsidRPr="00076FC5">
          <w:rPr>
            <w:rFonts w:ascii="Cambria" w:hAnsi="Cambria" w:cstheme="minorHAnsi"/>
            <w:bCs/>
            <w:sz w:val="22"/>
            <w:szCs w:val="22"/>
          </w:rPr>
          <w:t xml:space="preserve">For what values of X and Y does the game have a </w:t>
        </w:r>
        <w:r w:rsidRPr="00076FC5">
          <w:rPr>
            <w:rFonts w:ascii="Cambria" w:hAnsi="Cambria" w:cstheme="minorHAnsi"/>
            <w:b/>
            <w:sz w:val="22"/>
            <w:szCs w:val="22"/>
            <w:u w:val="single"/>
          </w:rPr>
          <w:t>unique</w:t>
        </w:r>
        <w:r w:rsidRPr="00076FC5">
          <w:rPr>
            <w:rFonts w:ascii="Cambria" w:hAnsi="Cambria" w:cstheme="minorHAnsi"/>
            <w:bCs/>
            <w:sz w:val="22"/>
            <w:szCs w:val="22"/>
          </w:rPr>
          <w:t xml:space="preserve"> NE that predicts the same outcome as in the sequential-move version of this game, where player 1 moves first? </w:t>
        </w:r>
        <w:r w:rsidRPr="00076FC5">
          <w:rPr>
            <w:rFonts w:ascii="Cambria" w:hAnsi="Cambria" w:cstheme="minorHAnsi"/>
            <w:b/>
            <w:sz w:val="22"/>
            <w:szCs w:val="22"/>
          </w:rPr>
          <w:t>[6 points]</w:t>
        </w:r>
      </w:ins>
    </w:p>
    <w:p w14:paraId="0F64678C" w14:textId="77777777" w:rsidR="005A4B89" w:rsidRPr="00076FC5" w:rsidRDefault="005A4B89" w:rsidP="005A4B89">
      <w:pPr>
        <w:pStyle w:val="Default"/>
        <w:ind w:left="720"/>
        <w:rPr>
          <w:ins w:id="534" w:author="Biasi, Barbara" w:date="2024-10-22T17:31:00Z" w16du:dateUtc="2024-10-22T15:31:00Z"/>
          <w:rFonts w:ascii="Cambria" w:hAnsi="Cambria" w:cstheme="minorHAnsi"/>
          <w:bCs/>
          <w:sz w:val="22"/>
          <w:szCs w:val="22"/>
        </w:rPr>
      </w:pPr>
      <w:ins w:id="535" w:author="Biasi, Barbara" w:date="2024-10-22T17:31:00Z" w16du:dateUtc="2024-10-22T15:31:00Z">
        <w:r w:rsidRPr="00076FC5">
          <w:rPr>
            <w:rFonts w:ascii="Cambria" w:hAnsi="Cambria" w:cstheme="minorHAnsi"/>
            <w:bCs/>
            <w:sz w:val="22"/>
            <w:szCs w:val="22"/>
          </w:rPr>
          <w:t xml:space="preserve">[Hint: find all possible </w:t>
        </w:r>
        <w:r>
          <w:rPr>
            <w:rFonts w:ascii="Cambria" w:hAnsi="Cambria" w:cstheme="minorHAnsi"/>
            <w:bCs/>
            <w:sz w:val="22"/>
            <w:szCs w:val="22"/>
          </w:rPr>
          <w:t xml:space="preserve">values of </w:t>
        </w:r>
        <w:r w:rsidRPr="00076FC5">
          <w:rPr>
            <w:rFonts w:ascii="Cambria" w:hAnsi="Cambria" w:cstheme="minorHAnsi"/>
            <w:bCs/>
            <w:sz w:val="22"/>
            <w:szCs w:val="22"/>
          </w:rPr>
          <w:t xml:space="preserve">X and Y; try to use backward induction </w:t>
        </w:r>
        <w:r w:rsidRPr="00076FC5">
          <w:rPr>
            <w:rFonts w:ascii="Cambria" w:hAnsi="Cambria" w:cstheme="minorHAnsi"/>
            <w:b/>
            <w:sz w:val="22"/>
            <w:szCs w:val="22"/>
          </w:rPr>
          <w:t>without</w:t>
        </w:r>
        <w:r w:rsidRPr="00076FC5">
          <w:rPr>
            <w:rFonts w:ascii="Cambria" w:hAnsi="Cambria" w:cstheme="minorHAnsi"/>
            <w:bCs/>
            <w:sz w:val="22"/>
            <w:szCs w:val="22"/>
          </w:rPr>
          <w:t xml:space="preserve"> drawing the game tree for the sequential game.]</w:t>
        </w:r>
      </w:ins>
    </w:p>
    <w:p w14:paraId="19E5154B" w14:textId="77777777" w:rsidR="005A4B89" w:rsidRPr="00076FC5" w:rsidRDefault="005A4B89" w:rsidP="005A4B89">
      <w:pPr>
        <w:pStyle w:val="Default"/>
        <w:rPr>
          <w:ins w:id="536" w:author="Biasi, Barbara" w:date="2024-10-22T17:31:00Z" w16du:dateUtc="2024-10-22T15:31:00Z"/>
          <w:rFonts w:ascii="Cambria" w:hAnsi="Cambria" w:cstheme="minorHAnsi"/>
          <w:bCs/>
          <w:sz w:val="22"/>
          <w:szCs w:val="22"/>
        </w:rPr>
      </w:pPr>
    </w:p>
    <w:p w14:paraId="4EDDB7E9" w14:textId="1D616094" w:rsidR="005D7E83" w:rsidRPr="00076FC5" w:rsidDel="005A4B89" w:rsidRDefault="005D7E83" w:rsidP="005A4B89">
      <w:pPr>
        <w:pStyle w:val="Default"/>
        <w:rPr>
          <w:del w:id="537" w:author="Biasi, Barbara" w:date="2024-10-22T17:31:00Z" w16du:dateUtc="2024-10-22T15:31:00Z"/>
          <w:rFonts w:ascii="Cambria" w:hAnsi="Cambria"/>
          <w:bCs/>
          <w:sz w:val="22"/>
          <w:szCs w:val="22"/>
          <w:u w:val="single"/>
        </w:rPr>
      </w:pPr>
      <w:del w:id="538" w:author="Biasi, Barbara" w:date="2024-10-22T17:31:00Z" w16du:dateUtc="2024-10-22T15:31:00Z">
        <w:r w:rsidRPr="00076FC5" w:rsidDel="005A4B89">
          <w:rPr>
            <w:rFonts w:ascii="Cambria" w:hAnsi="Cambria"/>
            <w:b/>
            <w:sz w:val="22"/>
            <w:szCs w:val="22"/>
            <w:u w:val="single"/>
          </w:rPr>
          <w:delText xml:space="preserve">Game theory </w:delText>
        </w:r>
        <w:r w:rsidDel="005A4B89">
          <w:rPr>
            <w:rFonts w:ascii="Cambria" w:hAnsi="Cambria"/>
            <w:b/>
            <w:sz w:val="22"/>
            <w:szCs w:val="22"/>
            <w:u w:val="single"/>
          </w:rPr>
          <w:delText>long</w:delText>
        </w:r>
        <w:r w:rsidRPr="00076FC5" w:rsidDel="005A4B89">
          <w:rPr>
            <w:rFonts w:ascii="Cambria" w:hAnsi="Cambria"/>
            <w:b/>
            <w:sz w:val="22"/>
            <w:szCs w:val="22"/>
            <w:u w:val="single"/>
          </w:rPr>
          <w:delText xml:space="preserve"> question</w:delText>
        </w:r>
        <w:r w:rsidDel="005A4B89">
          <w:rPr>
            <w:rFonts w:ascii="Cambria" w:hAnsi="Cambria"/>
            <w:b/>
            <w:sz w:val="22"/>
            <w:szCs w:val="22"/>
            <w:u w:val="single"/>
          </w:rPr>
          <w:delText>s</w:delText>
        </w:r>
        <w:r w:rsidRPr="00076FC5" w:rsidDel="005A4B89">
          <w:rPr>
            <w:rFonts w:ascii="Cambria" w:hAnsi="Cambria"/>
            <w:b/>
            <w:sz w:val="22"/>
            <w:szCs w:val="22"/>
            <w:u w:val="single"/>
          </w:rPr>
          <w:delText xml:space="preserve"> </w:delText>
        </w:r>
        <w:r w:rsidDel="005A4B89">
          <w:rPr>
            <w:rFonts w:ascii="Cambria" w:hAnsi="Cambria"/>
            <w:b/>
            <w:sz w:val="22"/>
            <w:szCs w:val="22"/>
            <w:u w:val="single"/>
          </w:rPr>
          <w:delText>(35</w:delText>
        </w:r>
        <w:r w:rsidRPr="00076FC5" w:rsidDel="005A4B89">
          <w:rPr>
            <w:rFonts w:ascii="Cambria" w:hAnsi="Cambria"/>
            <w:b/>
            <w:sz w:val="22"/>
            <w:szCs w:val="22"/>
            <w:u w:val="single"/>
          </w:rPr>
          <w:delText xml:space="preserve"> points</w:delText>
        </w:r>
        <w:r w:rsidDel="005A4B89">
          <w:rPr>
            <w:rFonts w:ascii="Cambria" w:hAnsi="Cambria"/>
            <w:b/>
            <w:sz w:val="22"/>
            <w:szCs w:val="22"/>
            <w:u w:val="single"/>
          </w:rPr>
          <w:delText>)</w:delText>
        </w:r>
      </w:del>
    </w:p>
    <w:p w14:paraId="7F2306F2" w14:textId="3BC2CE6E" w:rsidR="00076FC5" w:rsidRPr="00076FC5" w:rsidDel="005A4B89" w:rsidRDefault="00076FC5" w:rsidP="005A4B89">
      <w:pPr>
        <w:pStyle w:val="Default"/>
        <w:rPr>
          <w:del w:id="539" w:author="Biasi, Barbara" w:date="2024-10-22T17:31:00Z" w16du:dateUtc="2024-10-22T15:31:00Z"/>
          <w:rFonts w:ascii="Cambria" w:hAnsi="Cambria"/>
        </w:rPr>
      </w:pPr>
    </w:p>
    <w:p w14:paraId="7DCE7842" w14:textId="130462F1" w:rsidR="00076FC5" w:rsidRPr="00076FC5" w:rsidDel="005A4B89" w:rsidRDefault="005D7E83" w:rsidP="005A4B89">
      <w:pPr>
        <w:pStyle w:val="Default"/>
        <w:rPr>
          <w:del w:id="540" w:author="Biasi, Barbara" w:date="2024-10-22T17:31:00Z" w16du:dateUtc="2024-10-22T15:31:00Z"/>
          <w:rFonts w:ascii="Cambria" w:hAnsi="Cambria"/>
          <w:b/>
        </w:rPr>
      </w:pPr>
      <w:del w:id="541" w:author="Biasi, Barbara" w:date="2024-10-22T17:31:00Z" w16du:dateUtc="2024-10-22T15:31:00Z">
        <w:r w:rsidDel="005A4B89">
          <w:rPr>
            <w:rFonts w:ascii="Cambria" w:hAnsi="Cambria"/>
            <w:b/>
          </w:rPr>
          <w:delText>Problem 4</w:delText>
        </w:r>
        <w:r w:rsidR="00076FC5" w:rsidRPr="00076FC5" w:rsidDel="005A4B89">
          <w:rPr>
            <w:rFonts w:ascii="Cambria" w:hAnsi="Cambria"/>
            <w:b/>
          </w:rPr>
          <w:delText>: Price Competition and Capacity [2</w:delText>
        </w:r>
        <w:r w:rsidDel="005A4B89">
          <w:rPr>
            <w:rFonts w:ascii="Cambria" w:hAnsi="Cambria"/>
            <w:b/>
          </w:rPr>
          <w:delText>0</w:delText>
        </w:r>
        <w:r w:rsidR="00076FC5" w:rsidRPr="00076FC5" w:rsidDel="005A4B89">
          <w:rPr>
            <w:rFonts w:ascii="Cambria" w:hAnsi="Cambria"/>
            <w:b/>
          </w:rPr>
          <w:delText xml:space="preserve"> points]</w:delText>
        </w:r>
      </w:del>
    </w:p>
    <w:p w14:paraId="74E8700A" w14:textId="0258CBB4" w:rsidR="00076FC5" w:rsidRPr="00076FC5" w:rsidDel="005A4B89" w:rsidRDefault="00076FC5" w:rsidP="005A4B89">
      <w:pPr>
        <w:pStyle w:val="Default"/>
        <w:rPr>
          <w:del w:id="542" w:author="Biasi, Barbara" w:date="2024-10-22T17:31:00Z" w16du:dateUtc="2024-10-22T15:31:00Z"/>
          <w:rFonts w:ascii="Cambria" w:hAnsi="Cambria"/>
        </w:rPr>
      </w:pPr>
      <w:del w:id="543" w:author="Biasi, Barbara" w:date="2024-10-22T17:31:00Z" w16du:dateUtc="2024-10-22T15:31:00Z">
        <w:r w:rsidRPr="00076FC5" w:rsidDel="005A4B89">
          <w:rPr>
            <w:rFonts w:ascii="Cambria" w:hAnsi="Cambria"/>
          </w:rPr>
          <w:delText>Consider a one-shot price competition between Apple and Samsung for their new smartphones. Each company can chose to charge either $800 or $1,000. The following is the DEMAND matrix (not the profit matrix):</w:delText>
        </w:r>
      </w:del>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1438"/>
        <w:gridCol w:w="1890"/>
        <w:gridCol w:w="1890"/>
      </w:tblGrid>
      <w:tr w:rsidR="00076FC5" w:rsidRPr="00076FC5" w:rsidDel="005A4B89" w14:paraId="07D1E0A7" w14:textId="4C515E16" w:rsidTr="006B718D">
        <w:trPr>
          <w:trHeight w:val="432"/>
          <w:jc w:val="center"/>
          <w:del w:id="544" w:author="Biasi, Barbara" w:date="2024-10-22T17:31:00Z"/>
        </w:trPr>
        <w:tc>
          <w:tcPr>
            <w:tcW w:w="6210" w:type="dxa"/>
            <w:gridSpan w:val="4"/>
            <w:vAlign w:val="center"/>
          </w:tcPr>
          <w:p w14:paraId="141F1769" w14:textId="36D2B408" w:rsidR="00076FC5" w:rsidRPr="00076FC5" w:rsidDel="005A4B89" w:rsidRDefault="00076FC5" w:rsidP="005A4B89">
            <w:pPr>
              <w:pStyle w:val="Default"/>
              <w:rPr>
                <w:del w:id="545" w:author="Biasi, Barbara" w:date="2024-10-22T17:31:00Z" w16du:dateUtc="2024-10-22T15:31:00Z"/>
                <w:rFonts w:ascii="Cambria" w:hAnsi="Cambria"/>
                <w:b/>
              </w:rPr>
            </w:pPr>
            <w:del w:id="546" w:author="Biasi, Barbara" w:date="2024-10-22T17:31:00Z" w16du:dateUtc="2024-10-22T15:31:00Z">
              <w:r w:rsidRPr="00076FC5" w:rsidDel="005A4B89">
                <w:rPr>
                  <w:rFonts w:ascii="Cambria" w:hAnsi="Cambria"/>
                  <w:b/>
                </w:rPr>
                <w:delText xml:space="preserve">                                        Samsung</w:delText>
              </w:r>
            </w:del>
          </w:p>
        </w:tc>
      </w:tr>
      <w:tr w:rsidR="00076FC5" w:rsidRPr="00076FC5" w:rsidDel="005A4B89" w14:paraId="67E424B2" w14:textId="22E52A78" w:rsidTr="006B718D">
        <w:trPr>
          <w:trHeight w:val="432"/>
          <w:jc w:val="center"/>
          <w:del w:id="547" w:author="Biasi, Barbara" w:date="2024-10-22T17:31:00Z"/>
        </w:trPr>
        <w:tc>
          <w:tcPr>
            <w:tcW w:w="992" w:type="dxa"/>
            <w:vMerge w:val="restart"/>
            <w:vAlign w:val="center"/>
          </w:tcPr>
          <w:p w14:paraId="19A4216A" w14:textId="200CA4D8" w:rsidR="00076FC5" w:rsidRPr="00076FC5" w:rsidDel="005A4B89" w:rsidRDefault="00076FC5" w:rsidP="005A4B89">
            <w:pPr>
              <w:pStyle w:val="Default"/>
              <w:rPr>
                <w:del w:id="548" w:author="Biasi, Barbara" w:date="2024-10-22T17:31:00Z" w16du:dateUtc="2024-10-22T15:31:00Z"/>
                <w:rFonts w:ascii="Cambria" w:hAnsi="Cambria"/>
                <w:b/>
              </w:rPr>
            </w:pPr>
            <w:del w:id="549" w:author="Biasi, Barbara" w:date="2024-10-22T17:31:00Z" w16du:dateUtc="2024-10-22T15:31:00Z">
              <w:r w:rsidRPr="00076FC5" w:rsidDel="005A4B89">
                <w:rPr>
                  <w:rFonts w:ascii="Cambria" w:hAnsi="Cambria"/>
                </w:rPr>
                <w:br/>
              </w:r>
              <w:r w:rsidRPr="00076FC5" w:rsidDel="005A4B89">
                <w:rPr>
                  <w:rFonts w:ascii="Cambria" w:hAnsi="Cambria"/>
                  <w:b/>
                </w:rPr>
                <w:delText>Apple</w:delText>
              </w:r>
            </w:del>
          </w:p>
        </w:tc>
        <w:tc>
          <w:tcPr>
            <w:tcW w:w="1438" w:type="dxa"/>
            <w:vAlign w:val="center"/>
          </w:tcPr>
          <w:p w14:paraId="48A2A292" w14:textId="201CB8D4" w:rsidR="00076FC5" w:rsidRPr="00076FC5" w:rsidDel="005A4B89" w:rsidRDefault="00076FC5" w:rsidP="005A4B89">
            <w:pPr>
              <w:pStyle w:val="Default"/>
              <w:rPr>
                <w:del w:id="550" w:author="Biasi, Barbara" w:date="2024-10-22T17:31:00Z" w16du:dateUtc="2024-10-22T15:31:00Z"/>
                <w:rFonts w:ascii="Cambria" w:hAnsi="Cambria"/>
              </w:rPr>
            </w:pPr>
          </w:p>
        </w:tc>
        <w:tc>
          <w:tcPr>
            <w:tcW w:w="1890" w:type="dxa"/>
            <w:tcBorders>
              <w:bottom w:val="single" w:sz="4" w:space="0" w:color="auto"/>
            </w:tcBorders>
            <w:vAlign w:val="center"/>
          </w:tcPr>
          <w:p w14:paraId="22438452" w14:textId="49B4BE54" w:rsidR="00076FC5" w:rsidRPr="00076FC5" w:rsidDel="005A4B89" w:rsidRDefault="00076FC5" w:rsidP="005A4B89">
            <w:pPr>
              <w:pStyle w:val="Default"/>
              <w:rPr>
                <w:del w:id="551" w:author="Biasi, Barbara" w:date="2024-10-22T17:31:00Z" w16du:dateUtc="2024-10-22T15:31:00Z"/>
                <w:rFonts w:ascii="Cambria" w:hAnsi="Cambria"/>
              </w:rPr>
            </w:pPr>
            <w:del w:id="552" w:author="Biasi, Barbara" w:date="2024-10-22T17:31:00Z" w16du:dateUtc="2024-10-22T15:31:00Z">
              <w:r w:rsidRPr="00076FC5" w:rsidDel="005A4B89">
                <w:rPr>
                  <w:rFonts w:ascii="Cambria" w:hAnsi="Cambria"/>
                </w:rPr>
                <w:delText>$800</w:delText>
              </w:r>
            </w:del>
          </w:p>
        </w:tc>
        <w:tc>
          <w:tcPr>
            <w:tcW w:w="1890" w:type="dxa"/>
            <w:tcBorders>
              <w:bottom w:val="single" w:sz="4" w:space="0" w:color="auto"/>
            </w:tcBorders>
            <w:vAlign w:val="center"/>
          </w:tcPr>
          <w:p w14:paraId="133809FF" w14:textId="4C102841" w:rsidR="00076FC5" w:rsidRPr="00076FC5" w:rsidDel="005A4B89" w:rsidRDefault="00076FC5" w:rsidP="005A4B89">
            <w:pPr>
              <w:pStyle w:val="Default"/>
              <w:rPr>
                <w:del w:id="553" w:author="Biasi, Barbara" w:date="2024-10-22T17:31:00Z" w16du:dateUtc="2024-10-22T15:31:00Z"/>
                <w:rFonts w:ascii="Cambria" w:hAnsi="Cambria"/>
              </w:rPr>
            </w:pPr>
            <w:del w:id="554" w:author="Biasi, Barbara" w:date="2024-10-22T17:31:00Z" w16du:dateUtc="2024-10-22T15:31:00Z">
              <w:r w:rsidRPr="00076FC5" w:rsidDel="005A4B89">
                <w:rPr>
                  <w:rFonts w:ascii="Cambria" w:hAnsi="Cambria"/>
                </w:rPr>
                <w:delText>$1000</w:delText>
              </w:r>
            </w:del>
          </w:p>
        </w:tc>
      </w:tr>
      <w:tr w:rsidR="00076FC5" w:rsidRPr="00076FC5" w:rsidDel="005A4B89" w14:paraId="31648ADC" w14:textId="31FA3807" w:rsidTr="006B718D">
        <w:trPr>
          <w:trHeight w:val="432"/>
          <w:jc w:val="center"/>
          <w:del w:id="555" w:author="Biasi, Barbara" w:date="2024-10-22T17:31:00Z"/>
        </w:trPr>
        <w:tc>
          <w:tcPr>
            <w:tcW w:w="992" w:type="dxa"/>
            <w:vMerge/>
            <w:vAlign w:val="center"/>
          </w:tcPr>
          <w:p w14:paraId="3660AF2F" w14:textId="4C9B03CD" w:rsidR="00076FC5" w:rsidRPr="00076FC5" w:rsidDel="005A4B89" w:rsidRDefault="00076FC5" w:rsidP="005A4B89">
            <w:pPr>
              <w:pStyle w:val="Default"/>
              <w:rPr>
                <w:del w:id="556" w:author="Biasi, Barbara" w:date="2024-10-22T17:31:00Z" w16du:dateUtc="2024-10-22T15:31:00Z"/>
                <w:rFonts w:ascii="Cambria" w:hAnsi="Cambria"/>
              </w:rPr>
            </w:pPr>
          </w:p>
        </w:tc>
        <w:tc>
          <w:tcPr>
            <w:tcW w:w="1438" w:type="dxa"/>
            <w:tcBorders>
              <w:right w:val="single" w:sz="4" w:space="0" w:color="auto"/>
            </w:tcBorders>
            <w:vAlign w:val="center"/>
          </w:tcPr>
          <w:p w14:paraId="362D74D8" w14:textId="46A786AC" w:rsidR="00076FC5" w:rsidRPr="00076FC5" w:rsidDel="005A4B89" w:rsidRDefault="00076FC5" w:rsidP="005A4B89">
            <w:pPr>
              <w:pStyle w:val="Default"/>
              <w:rPr>
                <w:del w:id="557" w:author="Biasi, Barbara" w:date="2024-10-22T17:31:00Z" w16du:dateUtc="2024-10-22T15:31:00Z"/>
                <w:rFonts w:ascii="Cambria" w:hAnsi="Cambria"/>
              </w:rPr>
            </w:pPr>
            <w:del w:id="558" w:author="Biasi, Barbara" w:date="2024-10-22T17:31:00Z" w16du:dateUtc="2024-10-22T15:31:00Z">
              <w:r w:rsidRPr="00076FC5" w:rsidDel="005A4B89">
                <w:rPr>
                  <w:rFonts w:ascii="Cambria" w:hAnsi="Cambria"/>
                </w:rPr>
                <w:delText>$800</w:delText>
              </w:r>
            </w:del>
          </w:p>
        </w:tc>
        <w:tc>
          <w:tcPr>
            <w:tcW w:w="1890" w:type="dxa"/>
            <w:tcBorders>
              <w:top w:val="single" w:sz="4" w:space="0" w:color="auto"/>
              <w:left w:val="single" w:sz="4" w:space="0" w:color="auto"/>
              <w:bottom w:val="single" w:sz="4" w:space="0" w:color="auto"/>
              <w:right w:val="single" w:sz="4" w:space="0" w:color="auto"/>
            </w:tcBorders>
            <w:vAlign w:val="center"/>
          </w:tcPr>
          <w:p w14:paraId="08E842FC" w14:textId="56268E83" w:rsidR="00076FC5" w:rsidRPr="00076FC5" w:rsidDel="005A4B89" w:rsidRDefault="00076FC5" w:rsidP="005A4B89">
            <w:pPr>
              <w:pStyle w:val="Default"/>
              <w:rPr>
                <w:del w:id="559" w:author="Biasi, Barbara" w:date="2024-10-22T17:31:00Z" w16du:dateUtc="2024-10-22T15:31:00Z"/>
                <w:rFonts w:ascii="Cambria" w:hAnsi="Cambria"/>
              </w:rPr>
            </w:pPr>
            <w:del w:id="560" w:author="Biasi, Barbara" w:date="2024-10-22T17:31:00Z" w16du:dateUtc="2024-10-22T15:31:00Z">
              <w:r w:rsidRPr="00076FC5" w:rsidDel="005A4B89">
                <w:rPr>
                  <w:rFonts w:ascii="Cambria" w:hAnsi="Cambria"/>
                </w:rPr>
                <w:delText>30, 20</w:delText>
              </w:r>
            </w:del>
          </w:p>
        </w:tc>
        <w:tc>
          <w:tcPr>
            <w:tcW w:w="1890" w:type="dxa"/>
            <w:tcBorders>
              <w:top w:val="single" w:sz="4" w:space="0" w:color="auto"/>
              <w:left w:val="single" w:sz="4" w:space="0" w:color="auto"/>
              <w:bottom w:val="single" w:sz="4" w:space="0" w:color="auto"/>
              <w:right w:val="single" w:sz="4" w:space="0" w:color="auto"/>
            </w:tcBorders>
            <w:vAlign w:val="center"/>
          </w:tcPr>
          <w:p w14:paraId="515E8015" w14:textId="56BD29D2" w:rsidR="00076FC5" w:rsidRPr="00076FC5" w:rsidDel="005A4B89" w:rsidRDefault="00076FC5" w:rsidP="005A4B89">
            <w:pPr>
              <w:pStyle w:val="Default"/>
              <w:rPr>
                <w:del w:id="561" w:author="Biasi, Barbara" w:date="2024-10-22T17:31:00Z" w16du:dateUtc="2024-10-22T15:31:00Z"/>
                <w:rFonts w:ascii="Cambria" w:hAnsi="Cambria"/>
              </w:rPr>
            </w:pPr>
            <w:del w:id="562" w:author="Biasi, Barbara" w:date="2024-10-22T17:31:00Z" w16du:dateUtc="2024-10-22T15:31:00Z">
              <w:r w:rsidRPr="00076FC5" w:rsidDel="005A4B89">
                <w:rPr>
                  <w:rFonts w:ascii="Cambria" w:hAnsi="Cambria"/>
                </w:rPr>
                <w:delText>35, 10</w:delText>
              </w:r>
            </w:del>
          </w:p>
        </w:tc>
      </w:tr>
      <w:tr w:rsidR="00076FC5" w:rsidRPr="00076FC5" w:rsidDel="005A4B89" w14:paraId="6B903AC4" w14:textId="3A51C7D9" w:rsidTr="006B718D">
        <w:trPr>
          <w:trHeight w:val="432"/>
          <w:jc w:val="center"/>
          <w:del w:id="563" w:author="Biasi, Barbara" w:date="2024-10-22T17:31:00Z"/>
        </w:trPr>
        <w:tc>
          <w:tcPr>
            <w:tcW w:w="992" w:type="dxa"/>
            <w:vMerge/>
            <w:vAlign w:val="center"/>
          </w:tcPr>
          <w:p w14:paraId="792FDC9B" w14:textId="67443D1B" w:rsidR="00076FC5" w:rsidRPr="00076FC5" w:rsidDel="005A4B89" w:rsidRDefault="00076FC5" w:rsidP="005A4B89">
            <w:pPr>
              <w:pStyle w:val="Default"/>
              <w:rPr>
                <w:del w:id="564" w:author="Biasi, Barbara" w:date="2024-10-22T17:31:00Z" w16du:dateUtc="2024-10-22T15:31:00Z"/>
                <w:rFonts w:ascii="Cambria" w:hAnsi="Cambria"/>
              </w:rPr>
            </w:pPr>
          </w:p>
        </w:tc>
        <w:tc>
          <w:tcPr>
            <w:tcW w:w="1438" w:type="dxa"/>
            <w:tcBorders>
              <w:right w:val="single" w:sz="4" w:space="0" w:color="auto"/>
            </w:tcBorders>
            <w:vAlign w:val="center"/>
          </w:tcPr>
          <w:p w14:paraId="3C2F1979" w14:textId="6EE8D9AD" w:rsidR="00076FC5" w:rsidRPr="00076FC5" w:rsidDel="005A4B89" w:rsidRDefault="00076FC5" w:rsidP="005A4B89">
            <w:pPr>
              <w:pStyle w:val="Default"/>
              <w:rPr>
                <w:del w:id="565" w:author="Biasi, Barbara" w:date="2024-10-22T17:31:00Z" w16du:dateUtc="2024-10-22T15:31:00Z"/>
                <w:rFonts w:ascii="Cambria" w:hAnsi="Cambria"/>
              </w:rPr>
            </w:pPr>
            <w:del w:id="566" w:author="Biasi, Barbara" w:date="2024-10-22T17:31:00Z" w16du:dateUtc="2024-10-22T15:31:00Z">
              <w:r w:rsidRPr="00076FC5" w:rsidDel="005A4B89">
                <w:rPr>
                  <w:rFonts w:ascii="Cambria" w:hAnsi="Cambria"/>
                </w:rPr>
                <w:delText>$1000</w:delText>
              </w:r>
            </w:del>
          </w:p>
        </w:tc>
        <w:tc>
          <w:tcPr>
            <w:tcW w:w="1890" w:type="dxa"/>
            <w:tcBorders>
              <w:top w:val="single" w:sz="4" w:space="0" w:color="auto"/>
              <w:left w:val="single" w:sz="4" w:space="0" w:color="auto"/>
              <w:bottom w:val="single" w:sz="4" w:space="0" w:color="auto"/>
              <w:right w:val="single" w:sz="4" w:space="0" w:color="auto"/>
            </w:tcBorders>
            <w:vAlign w:val="center"/>
          </w:tcPr>
          <w:p w14:paraId="75F117D6" w14:textId="20B65D83" w:rsidR="00076FC5" w:rsidRPr="00076FC5" w:rsidDel="005A4B89" w:rsidRDefault="00076FC5" w:rsidP="005A4B89">
            <w:pPr>
              <w:pStyle w:val="Default"/>
              <w:rPr>
                <w:del w:id="567" w:author="Biasi, Barbara" w:date="2024-10-22T17:31:00Z" w16du:dateUtc="2024-10-22T15:31:00Z"/>
                <w:rFonts w:ascii="Cambria" w:hAnsi="Cambria"/>
              </w:rPr>
            </w:pPr>
            <w:del w:id="568" w:author="Biasi, Barbara" w:date="2024-10-22T17:31:00Z" w16du:dateUtc="2024-10-22T15:31:00Z">
              <w:r w:rsidRPr="00076FC5" w:rsidDel="005A4B89">
                <w:rPr>
                  <w:rFonts w:ascii="Cambria" w:hAnsi="Cambria"/>
                </w:rPr>
                <w:delText>18, 22</w:delText>
              </w:r>
            </w:del>
          </w:p>
        </w:tc>
        <w:tc>
          <w:tcPr>
            <w:tcW w:w="1890" w:type="dxa"/>
            <w:tcBorders>
              <w:top w:val="single" w:sz="4" w:space="0" w:color="auto"/>
              <w:left w:val="single" w:sz="4" w:space="0" w:color="auto"/>
              <w:bottom w:val="single" w:sz="4" w:space="0" w:color="auto"/>
              <w:right w:val="single" w:sz="4" w:space="0" w:color="auto"/>
            </w:tcBorders>
            <w:vAlign w:val="center"/>
          </w:tcPr>
          <w:p w14:paraId="3D2C67A0" w14:textId="76FF46F3" w:rsidR="00076FC5" w:rsidRPr="00076FC5" w:rsidDel="005A4B89" w:rsidRDefault="00076FC5" w:rsidP="005A4B89">
            <w:pPr>
              <w:pStyle w:val="Default"/>
              <w:rPr>
                <w:del w:id="569" w:author="Biasi, Barbara" w:date="2024-10-22T17:31:00Z" w16du:dateUtc="2024-10-22T15:31:00Z"/>
                <w:rFonts w:ascii="Cambria" w:hAnsi="Cambria"/>
              </w:rPr>
            </w:pPr>
            <w:del w:id="570" w:author="Biasi, Barbara" w:date="2024-10-22T17:31:00Z" w16du:dateUtc="2024-10-22T15:31:00Z">
              <w:r w:rsidRPr="00076FC5" w:rsidDel="005A4B89">
                <w:rPr>
                  <w:rFonts w:ascii="Cambria" w:hAnsi="Cambria"/>
                </w:rPr>
                <w:delText>21, 18</w:delText>
              </w:r>
            </w:del>
          </w:p>
        </w:tc>
      </w:tr>
    </w:tbl>
    <w:p w14:paraId="172B62A6" w14:textId="6E6C9523" w:rsidR="00076FC5" w:rsidRPr="00076FC5" w:rsidDel="005A4B89" w:rsidRDefault="00076FC5" w:rsidP="005A4B89">
      <w:pPr>
        <w:pStyle w:val="Default"/>
        <w:rPr>
          <w:del w:id="571" w:author="Biasi, Barbara" w:date="2024-10-22T17:31:00Z" w16du:dateUtc="2024-10-22T15:31:00Z"/>
          <w:rFonts w:ascii="Cambria" w:hAnsi="Cambria"/>
        </w:rPr>
      </w:pPr>
    </w:p>
    <w:p w14:paraId="76742DED" w14:textId="12A88505" w:rsidR="00076FC5" w:rsidRPr="00076FC5" w:rsidDel="005A4B89" w:rsidRDefault="00076FC5" w:rsidP="005A4B89">
      <w:pPr>
        <w:pStyle w:val="Default"/>
        <w:rPr>
          <w:del w:id="572" w:author="Biasi, Barbara" w:date="2024-10-22T17:31:00Z" w16du:dateUtc="2024-10-22T15:31:00Z"/>
          <w:rFonts w:ascii="Cambria" w:hAnsi="Cambria"/>
        </w:rPr>
      </w:pPr>
      <w:del w:id="573" w:author="Biasi, Barbara" w:date="2024-10-22T17:31:00Z" w16du:dateUtc="2024-10-22T15:31:00Z">
        <w:r w:rsidRPr="00076FC5" w:rsidDel="005A4B89">
          <w:rPr>
            <w:rFonts w:ascii="Cambria" w:hAnsi="Cambria"/>
          </w:rPr>
          <w:delText xml:space="preserve">For example, if both firms set a price of $800, Apple will have a demand of 30 million units and Samsung will have a demand of 20 million units. (While the demand numbers are in Millions, you don’t need to account for that in your calculations.) Suppose </w:delText>
        </w:r>
        <w:r w:rsidRPr="00076FC5" w:rsidDel="005A4B89">
          <w:rPr>
            <w:rFonts w:ascii="Cambria" w:hAnsi="Cambria"/>
            <w:b/>
            <w:bCs/>
          </w:rPr>
          <w:delText>the production cost per unit is $400</w:delText>
        </w:r>
        <w:r w:rsidRPr="00076FC5" w:rsidDel="005A4B89">
          <w:rPr>
            <w:rFonts w:ascii="Cambria" w:hAnsi="Cambria"/>
          </w:rPr>
          <w:delText>, the same for both companies. (We don’t consider fixed costs as they usually don’t impact price competition.) Assume each company aims to maximize its own profits.</w:delText>
        </w:r>
      </w:del>
    </w:p>
    <w:p w14:paraId="6212E311" w14:textId="45E53E2B" w:rsidR="00076FC5" w:rsidRPr="00076FC5" w:rsidDel="005A4B89" w:rsidRDefault="000B02E1" w:rsidP="005A4B89">
      <w:pPr>
        <w:pStyle w:val="Default"/>
        <w:rPr>
          <w:del w:id="574" w:author="Biasi, Barbara" w:date="2024-10-22T17:31:00Z" w16du:dateUtc="2024-10-22T15:31:00Z"/>
          <w:rFonts w:ascii="Cambria" w:hAnsi="Cambria"/>
        </w:rPr>
      </w:pPr>
      <w:del w:id="575" w:author="Biasi, Barbara" w:date="2024-10-22T17:31:00Z" w16du:dateUtc="2024-10-22T15:31:00Z">
        <w:r w:rsidDel="005A4B89">
          <w:rPr>
            <w:rFonts w:ascii="Cambria" w:hAnsi="Cambria"/>
          </w:rPr>
          <w:delText xml:space="preserve">a) </w:delText>
        </w:r>
        <w:r w:rsidR="00076FC5" w:rsidRPr="00076FC5" w:rsidDel="005A4B89">
          <w:rPr>
            <w:rFonts w:ascii="Cambria" w:hAnsi="Cambria"/>
          </w:rPr>
          <w:delText xml:space="preserve"> Suppose first that the two companies set their prices </w:delText>
        </w:r>
        <w:r w:rsidR="00076FC5" w:rsidRPr="00076FC5" w:rsidDel="005A4B89">
          <w:rPr>
            <w:rFonts w:ascii="Cambria" w:hAnsi="Cambria"/>
            <w:u w:val="single"/>
          </w:rPr>
          <w:delText>simultaneously</w:delText>
        </w:r>
        <w:r w:rsidR="00076FC5" w:rsidRPr="00076FC5" w:rsidDel="005A4B89">
          <w:rPr>
            <w:rFonts w:ascii="Cambria" w:hAnsi="Cambria"/>
          </w:rPr>
          <w:delText>. Please answer the following questions.</w:delText>
        </w:r>
        <w:r w:rsidR="00076FC5" w:rsidRPr="00076FC5" w:rsidDel="005A4B89">
          <w:rPr>
            <w:rFonts w:ascii="Cambria" w:hAnsi="Cambria"/>
            <w:b/>
          </w:rPr>
          <w:delText xml:space="preserve"> </w:delText>
        </w:r>
        <w:r w:rsidR="00076FC5" w:rsidRPr="00076FC5" w:rsidDel="005A4B89">
          <w:rPr>
            <w:rFonts w:ascii="Cambria" w:hAnsi="Cambria"/>
          </w:rPr>
          <w:delText>[Hint: Start by constructing the game matrix with profit numbers. Don’t forget to include costs, and be sure to double check your calculations before proceeding.]</w:delText>
        </w:r>
      </w:del>
    </w:p>
    <w:p w14:paraId="099DFAB1" w14:textId="068EDD61" w:rsidR="00076FC5" w:rsidRPr="00076FC5" w:rsidDel="005A4B89" w:rsidRDefault="00076FC5" w:rsidP="005A4B89">
      <w:pPr>
        <w:pStyle w:val="Default"/>
        <w:rPr>
          <w:del w:id="576" w:author="Biasi, Barbara" w:date="2024-10-22T17:31:00Z" w16du:dateUtc="2024-10-22T15:31:00Z"/>
          <w:rFonts w:ascii="Cambria" w:hAnsi="Cambria"/>
        </w:rPr>
      </w:pPr>
    </w:p>
    <w:p w14:paraId="0CA700EA" w14:textId="43435325" w:rsidR="00076FC5" w:rsidRPr="00076FC5" w:rsidDel="005A4B89" w:rsidRDefault="00076FC5" w:rsidP="005A4B89">
      <w:pPr>
        <w:pStyle w:val="Default"/>
        <w:rPr>
          <w:del w:id="577" w:author="Biasi, Barbara" w:date="2024-10-22T17:31:00Z" w16du:dateUtc="2024-10-22T15:31:00Z"/>
          <w:rFonts w:ascii="Cambria" w:hAnsi="Cambria"/>
          <w:b/>
        </w:rPr>
      </w:pPr>
      <w:del w:id="578" w:author="Biasi, Barbara" w:date="2024-10-22T17:31:00Z" w16du:dateUtc="2024-10-22T15:31:00Z">
        <w:r w:rsidRPr="00076FC5" w:rsidDel="005A4B89">
          <w:rPr>
            <w:rFonts w:ascii="Cambria" w:hAnsi="Cambria"/>
          </w:rPr>
          <w:delText xml:space="preserve">(a-1) Does Samsung have a dominant strategy? If so, please specify. </w:delText>
        </w:r>
        <w:r w:rsidRPr="00076FC5" w:rsidDel="005A4B89">
          <w:rPr>
            <w:rFonts w:ascii="Cambria" w:hAnsi="Cambria"/>
            <w:b/>
          </w:rPr>
          <w:delText>[4 points]</w:delText>
        </w:r>
      </w:del>
    </w:p>
    <w:p w14:paraId="7DDAD5B7" w14:textId="146D1F39" w:rsidR="00076FC5" w:rsidRPr="00076FC5" w:rsidDel="005A4B89" w:rsidRDefault="00076FC5" w:rsidP="005A4B89">
      <w:pPr>
        <w:pStyle w:val="Default"/>
        <w:rPr>
          <w:del w:id="579" w:author="Biasi, Barbara" w:date="2024-10-22T17:31:00Z" w16du:dateUtc="2024-10-22T15:31:00Z"/>
          <w:rFonts w:ascii="Cambria" w:hAnsi="Cambria"/>
          <w:b/>
        </w:rPr>
      </w:pPr>
      <w:del w:id="580" w:author="Biasi, Barbara" w:date="2024-10-22T17:31:00Z" w16du:dateUtc="2024-10-22T15:31:00Z">
        <w:r w:rsidRPr="00076FC5" w:rsidDel="005A4B89">
          <w:rPr>
            <w:rFonts w:ascii="Cambria" w:hAnsi="Cambria"/>
          </w:rPr>
          <w:delText xml:space="preserve">(a-2) What prices will the two companies set in the Nash Equilibrium? </w:delText>
        </w:r>
        <w:r w:rsidRPr="00076FC5" w:rsidDel="005A4B89">
          <w:rPr>
            <w:rFonts w:ascii="Cambria" w:hAnsi="Cambria"/>
            <w:b/>
          </w:rPr>
          <w:delText>[4 points]</w:delText>
        </w:r>
      </w:del>
    </w:p>
    <w:p w14:paraId="4F45BCF9" w14:textId="39537D10" w:rsidR="00076FC5" w:rsidRPr="00076FC5" w:rsidDel="005A4B89" w:rsidRDefault="00076FC5" w:rsidP="005A4B89">
      <w:pPr>
        <w:pStyle w:val="Default"/>
        <w:rPr>
          <w:del w:id="581" w:author="Biasi, Barbara" w:date="2024-10-22T17:31:00Z" w16du:dateUtc="2024-10-22T15:31:00Z"/>
          <w:rFonts w:ascii="Cambria" w:hAnsi="Cambria"/>
          <w: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1438"/>
        <w:gridCol w:w="1890"/>
        <w:gridCol w:w="1890"/>
      </w:tblGrid>
      <w:tr w:rsidR="00076FC5" w:rsidRPr="00076FC5" w:rsidDel="005A4B89" w14:paraId="6DB800A8" w14:textId="2A133E5E" w:rsidTr="006B718D">
        <w:trPr>
          <w:trHeight w:val="432"/>
          <w:jc w:val="center"/>
          <w:del w:id="582" w:author="Biasi, Barbara" w:date="2024-10-22T17:31:00Z"/>
        </w:trPr>
        <w:tc>
          <w:tcPr>
            <w:tcW w:w="6210" w:type="dxa"/>
            <w:gridSpan w:val="4"/>
            <w:vAlign w:val="center"/>
          </w:tcPr>
          <w:p w14:paraId="416F8116" w14:textId="1AB4EDCB" w:rsidR="00076FC5" w:rsidRPr="00076FC5" w:rsidDel="005A4B89" w:rsidRDefault="00076FC5" w:rsidP="005A4B89">
            <w:pPr>
              <w:pStyle w:val="Default"/>
              <w:rPr>
                <w:del w:id="583" w:author="Biasi, Barbara" w:date="2024-10-22T17:31:00Z" w16du:dateUtc="2024-10-22T15:31:00Z"/>
                <w:rFonts w:ascii="Cambria" w:hAnsi="Cambria"/>
                <w:b/>
              </w:rPr>
            </w:pPr>
            <w:del w:id="584" w:author="Biasi, Barbara" w:date="2024-10-22T17:31:00Z" w16du:dateUtc="2024-10-22T15:31:00Z">
              <w:r w:rsidRPr="00076FC5" w:rsidDel="005A4B89">
                <w:rPr>
                  <w:rFonts w:ascii="Cambria" w:hAnsi="Cambria"/>
                  <w:b/>
                </w:rPr>
                <w:delText xml:space="preserve">                                        Samsung</w:delText>
              </w:r>
            </w:del>
          </w:p>
        </w:tc>
      </w:tr>
      <w:tr w:rsidR="00076FC5" w:rsidRPr="00076FC5" w:rsidDel="005A4B89" w14:paraId="6447BC1C" w14:textId="7649A54D" w:rsidTr="006B718D">
        <w:trPr>
          <w:trHeight w:val="432"/>
          <w:jc w:val="center"/>
          <w:del w:id="585" w:author="Biasi, Barbara" w:date="2024-10-22T17:31:00Z"/>
        </w:trPr>
        <w:tc>
          <w:tcPr>
            <w:tcW w:w="992" w:type="dxa"/>
            <w:vMerge w:val="restart"/>
            <w:vAlign w:val="center"/>
          </w:tcPr>
          <w:p w14:paraId="46FE1ACD" w14:textId="3DE68D57" w:rsidR="00076FC5" w:rsidRPr="00076FC5" w:rsidDel="005A4B89" w:rsidRDefault="00076FC5" w:rsidP="005A4B89">
            <w:pPr>
              <w:pStyle w:val="Default"/>
              <w:rPr>
                <w:del w:id="586" w:author="Biasi, Barbara" w:date="2024-10-22T17:31:00Z" w16du:dateUtc="2024-10-22T15:31:00Z"/>
                <w:rFonts w:ascii="Cambria" w:hAnsi="Cambria"/>
                <w:b/>
              </w:rPr>
            </w:pPr>
            <w:del w:id="587" w:author="Biasi, Barbara" w:date="2024-10-22T17:31:00Z" w16du:dateUtc="2024-10-22T15:31:00Z">
              <w:r w:rsidRPr="00076FC5" w:rsidDel="005A4B89">
                <w:rPr>
                  <w:rFonts w:ascii="Cambria" w:hAnsi="Cambria"/>
                </w:rPr>
                <w:br/>
              </w:r>
              <w:r w:rsidRPr="00076FC5" w:rsidDel="005A4B89">
                <w:rPr>
                  <w:rFonts w:ascii="Cambria" w:hAnsi="Cambria"/>
                  <w:b/>
                </w:rPr>
                <w:delText>Apple</w:delText>
              </w:r>
            </w:del>
          </w:p>
        </w:tc>
        <w:tc>
          <w:tcPr>
            <w:tcW w:w="1438" w:type="dxa"/>
            <w:vAlign w:val="center"/>
          </w:tcPr>
          <w:p w14:paraId="1D57085C" w14:textId="50C920A4" w:rsidR="00076FC5" w:rsidRPr="00076FC5" w:rsidDel="005A4B89" w:rsidRDefault="00076FC5" w:rsidP="005A4B89">
            <w:pPr>
              <w:pStyle w:val="Default"/>
              <w:rPr>
                <w:del w:id="588" w:author="Biasi, Barbara" w:date="2024-10-22T17:31:00Z" w16du:dateUtc="2024-10-22T15:31:00Z"/>
                <w:rFonts w:ascii="Cambria" w:hAnsi="Cambria"/>
              </w:rPr>
            </w:pPr>
          </w:p>
        </w:tc>
        <w:tc>
          <w:tcPr>
            <w:tcW w:w="1890" w:type="dxa"/>
            <w:tcBorders>
              <w:bottom w:val="single" w:sz="4" w:space="0" w:color="auto"/>
            </w:tcBorders>
            <w:vAlign w:val="center"/>
          </w:tcPr>
          <w:p w14:paraId="2EE87BC1" w14:textId="50313642" w:rsidR="00076FC5" w:rsidRPr="00076FC5" w:rsidDel="005A4B89" w:rsidRDefault="00076FC5" w:rsidP="005A4B89">
            <w:pPr>
              <w:pStyle w:val="Default"/>
              <w:rPr>
                <w:del w:id="589" w:author="Biasi, Barbara" w:date="2024-10-22T17:31:00Z" w16du:dateUtc="2024-10-22T15:31:00Z"/>
                <w:rFonts w:ascii="Cambria" w:hAnsi="Cambria"/>
              </w:rPr>
            </w:pPr>
            <w:del w:id="590" w:author="Biasi, Barbara" w:date="2024-10-22T17:31:00Z" w16du:dateUtc="2024-10-22T15:31:00Z">
              <w:r w:rsidRPr="00076FC5" w:rsidDel="005A4B89">
                <w:rPr>
                  <w:rFonts w:ascii="Cambria" w:hAnsi="Cambria"/>
                </w:rPr>
                <w:delText>$800</w:delText>
              </w:r>
            </w:del>
          </w:p>
        </w:tc>
        <w:tc>
          <w:tcPr>
            <w:tcW w:w="1890" w:type="dxa"/>
            <w:tcBorders>
              <w:bottom w:val="single" w:sz="4" w:space="0" w:color="auto"/>
            </w:tcBorders>
            <w:vAlign w:val="center"/>
          </w:tcPr>
          <w:p w14:paraId="27E055C9" w14:textId="6965826E" w:rsidR="00076FC5" w:rsidRPr="00076FC5" w:rsidDel="005A4B89" w:rsidRDefault="00076FC5" w:rsidP="005A4B89">
            <w:pPr>
              <w:pStyle w:val="Default"/>
              <w:rPr>
                <w:del w:id="591" w:author="Biasi, Barbara" w:date="2024-10-22T17:31:00Z" w16du:dateUtc="2024-10-22T15:31:00Z"/>
                <w:rFonts w:ascii="Cambria" w:hAnsi="Cambria"/>
              </w:rPr>
            </w:pPr>
            <w:del w:id="592" w:author="Biasi, Barbara" w:date="2024-10-22T17:31:00Z" w16du:dateUtc="2024-10-22T15:31:00Z">
              <w:r w:rsidRPr="00076FC5" w:rsidDel="005A4B89">
                <w:rPr>
                  <w:rFonts w:ascii="Cambria" w:hAnsi="Cambria"/>
                </w:rPr>
                <w:delText>$1000</w:delText>
              </w:r>
            </w:del>
          </w:p>
        </w:tc>
      </w:tr>
      <w:tr w:rsidR="00076FC5" w:rsidRPr="00076FC5" w:rsidDel="005A4B89" w14:paraId="20D353B1" w14:textId="7CF1FA55" w:rsidTr="006B718D">
        <w:trPr>
          <w:trHeight w:val="432"/>
          <w:jc w:val="center"/>
          <w:del w:id="593" w:author="Biasi, Barbara" w:date="2024-10-22T17:31:00Z"/>
        </w:trPr>
        <w:tc>
          <w:tcPr>
            <w:tcW w:w="992" w:type="dxa"/>
            <w:vMerge/>
            <w:vAlign w:val="center"/>
          </w:tcPr>
          <w:p w14:paraId="2F0871F0" w14:textId="02577808" w:rsidR="00076FC5" w:rsidRPr="00076FC5" w:rsidDel="005A4B89" w:rsidRDefault="00076FC5" w:rsidP="005A4B89">
            <w:pPr>
              <w:pStyle w:val="Default"/>
              <w:rPr>
                <w:del w:id="594" w:author="Biasi, Barbara" w:date="2024-10-22T17:31:00Z" w16du:dateUtc="2024-10-22T15:31:00Z"/>
                <w:rFonts w:ascii="Cambria" w:hAnsi="Cambria"/>
              </w:rPr>
            </w:pPr>
          </w:p>
        </w:tc>
        <w:tc>
          <w:tcPr>
            <w:tcW w:w="1438" w:type="dxa"/>
            <w:tcBorders>
              <w:right w:val="single" w:sz="4" w:space="0" w:color="auto"/>
            </w:tcBorders>
            <w:vAlign w:val="center"/>
          </w:tcPr>
          <w:p w14:paraId="7207D003" w14:textId="727CFCAB" w:rsidR="00076FC5" w:rsidRPr="00076FC5" w:rsidDel="005A4B89" w:rsidRDefault="00076FC5" w:rsidP="005A4B89">
            <w:pPr>
              <w:pStyle w:val="Default"/>
              <w:rPr>
                <w:del w:id="595" w:author="Biasi, Barbara" w:date="2024-10-22T17:31:00Z" w16du:dateUtc="2024-10-22T15:31:00Z"/>
                <w:rFonts w:ascii="Cambria" w:hAnsi="Cambria"/>
              </w:rPr>
            </w:pPr>
            <w:del w:id="596" w:author="Biasi, Barbara" w:date="2024-10-22T17:31:00Z" w16du:dateUtc="2024-10-22T15:31:00Z">
              <w:r w:rsidRPr="00076FC5" w:rsidDel="005A4B89">
                <w:rPr>
                  <w:rFonts w:ascii="Cambria" w:hAnsi="Cambria"/>
                </w:rPr>
                <w:delText>$800</w:delText>
              </w:r>
            </w:del>
          </w:p>
        </w:tc>
        <w:tc>
          <w:tcPr>
            <w:tcW w:w="1890" w:type="dxa"/>
            <w:tcBorders>
              <w:top w:val="single" w:sz="4" w:space="0" w:color="auto"/>
              <w:left w:val="single" w:sz="4" w:space="0" w:color="auto"/>
              <w:bottom w:val="single" w:sz="4" w:space="0" w:color="auto"/>
              <w:right w:val="single" w:sz="4" w:space="0" w:color="auto"/>
            </w:tcBorders>
            <w:vAlign w:val="center"/>
          </w:tcPr>
          <w:p w14:paraId="30C3FC66" w14:textId="60CD4C62" w:rsidR="00076FC5" w:rsidRPr="00076FC5" w:rsidDel="005A4B89" w:rsidRDefault="00076FC5" w:rsidP="005A4B89">
            <w:pPr>
              <w:pStyle w:val="Default"/>
              <w:rPr>
                <w:del w:id="597" w:author="Biasi, Barbara" w:date="2024-10-22T17:31:00Z" w16du:dateUtc="2024-10-22T15:31:00Z"/>
                <w:rFonts w:ascii="Cambria" w:hAnsi="Cambria"/>
              </w:rPr>
            </w:pPr>
            <w:del w:id="598" w:author="Biasi, Barbara" w:date="2024-10-22T17:31:00Z" w16du:dateUtc="2024-10-22T15:31:00Z">
              <w:r w:rsidRPr="00076FC5" w:rsidDel="005A4B89">
                <w:rPr>
                  <w:rFonts w:ascii="Cambria" w:hAnsi="Cambria"/>
                </w:rPr>
                <w:delText>12k, 8k</w:delText>
              </w:r>
            </w:del>
          </w:p>
        </w:tc>
        <w:tc>
          <w:tcPr>
            <w:tcW w:w="1890" w:type="dxa"/>
            <w:tcBorders>
              <w:top w:val="single" w:sz="4" w:space="0" w:color="auto"/>
              <w:left w:val="single" w:sz="4" w:space="0" w:color="auto"/>
              <w:bottom w:val="single" w:sz="4" w:space="0" w:color="auto"/>
              <w:right w:val="single" w:sz="4" w:space="0" w:color="auto"/>
            </w:tcBorders>
            <w:vAlign w:val="center"/>
          </w:tcPr>
          <w:p w14:paraId="69B6B1E3" w14:textId="51E94467" w:rsidR="00076FC5" w:rsidRPr="00076FC5" w:rsidDel="005A4B89" w:rsidRDefault="00076FC5" w:rsidP="005A4B89">
            <w:pPr>
              <w:pStyle w:val="Default"/>
              <w:rPr>
                <w:del w:id="599" w:author="Biasi, Barbara" w:date="2024-10-22T17:31:00Z" w16du:dateUtc="2024-10-22T15:31:00Z"/>
                <w:rFonts w:ascii="Cambria" w:hAnsi="Cambria"/>
              </w:rPr>
            </w:pPr>
            <w:del w:id="600" w:author="Biasi, Barbara" w:date="2024-10-22T17:31:00Z" w16du:dateUtc="2024-10-22T15:31:00Z">
              <w:r w:rsidRPr="00076FC5" w:rsidDel="005A4B89">
                <w:rPr>
                  <w:rFonts w:ascii="Cambria" w:hAnsi="Cambria"/>
                </w:rPr>
                <w:delText>14k, 6k</w:delText>
              </w:r>
            </w:del>
          </w:p>
        </w:tc>
      </w:tr>
      <w:tr w:rsidR="00076FC5" w:rsidRPr="00076FC5" w:rsidDel="005A4B89" w14:paraId="00FB32CB" w14:textId="7ECA791E" w:rsidTr="006B718D">
        <w:trPr>
          <w:trHeight w:val="432"/>
          <w:jc w:val="center"/>
          <w:del w:id="601" w:author="Biasi, Barbara" w:date="2024-10-22T17:31:00Z"/>
        </w:trPr>
        <w:tc>
          <w:tcPr>
            <w:tcW w:w="992" w:type="dxa"/>
            <w:vMerge/>
            <w:vAlign w:val="center"/>
          </w:tcPr>
          <w:p w14:paraId="663E7B4D" w14:textId="6A1D83B1" w:rsidR="00076FC5" w:rsidRPr="00076FC5" w:rsidDel="005A4B89" w:rsidRDefault="00076FC5" w:rsidP="005A4B89">
            <w:pPr>
              <w:pStyle w:val="Default"/>
              <w:rPr>
                <w:del w:id="602" w:author="Biasi, Barbara" w:date="2024-10-22T17:31:00Z" w16du:dateUtc="2024-10-22T15:31:00Z"/>
                <w:rFonts w:ascii="Cambria" w:hAnsi="Cambria"/>
              </w:rPr>
            </w:pPr>
          </w:p>
        </w:tc>
        <w:tc>
          <w:tcPr>
            <w:tcW w:w="1438" w:type="dxa"/>
            <w:tcBorders>
              <w:right w:val="single" w:sz="4" w:space="0" w:color="auto"/>
            </w:tcBorders>
            <w:vAlign w:val="center"/>
          </w:tcPr>
          <w:p w14:paraId="060D1630" w14:textId="298B65DB" w:rsidR="00076FC5" w:rsidRPr="00076FC5" w:rsidDel="005A4B89" w:rsidRDefault="00076FC5" w:rsidP="005A4B89">
            <w:pPr>
              <w:pStyle w:val="Default"/>
              <w:rPr>
                <w:del w:id="603" w:author="Biasi, Barbara" w:date="2024-10-22T17:31:00Z" w16du:dateUtc="2024-10-22T15:31:00Z"/>
                <w:rFonts w:ascii="Cambria" w:hAnsi="Cambria"/>
              </w:rPr>
            </w:pPr>
            <w:del w:id="604" w:author="Biasi, Barbara" w:date="2024-10-22T17:31:00Z" w16du:dateUtc="2024-10-22T15:31:00Z">
              <w:r w:rsidRPr="00076FC5" w:rsidDel="005A4B89">
                <w:rPr>
                  <w:rFonts w:ascii="Cambria" w:hAnsi="Cambria"/>
                </w:rPr>
                <w:delText>$1000</w:delText>
              </w:r>
            </w:del>
          </w:p>
        </w:tc>
        <w:tc>
          <w:tcPr>
            <w:tcW w:w="1890" w:type="dxa"/>
            <w:tcBorders>
              <w:top w:val="single" w:sz="4" w:space="0" w:color="auto"/>
              <w:left w:val="single" w:sz="4" w:space="0" w:color="auto"/>
              <w:bottom w:val="single" w:sz="4" w:space="0" w:color="auto"/>
              <w:right w:val="single" w:sz="4" w:space="0" w:color="auto"/>
            </w:tcBorders>
            <w:vAlign w:val="center"/>
          </w:tcPr>
          <w:p w14:paraId="3F18E16A" w14:textId="1FF401F6" w:rsidR="00076FC5" w:rsidRPr="00076FC5" w:rsidDel="005A4B89" w:rsidRDefault="00076FC5" w:rsidP="005A4B89">
            <w:pPr>
              <w:pStyle w:val="Default"/>
              <w:rPr>
                <w:del w:id="605" w:author="Biasi, Barbara" w:date="2024-10-22T17:31:00Z" w16du:dateUtc="2024-10-22T15:31:00Z"/>
                <w:rFonts w:ascii="Cambria" w:hAnsi="Cambria"/>
              </w:rPr>
            </w:pPr>
            <w:del w:id="606" w:author="Biasi, Barbara" w:date="2024-10-22T17:31:00Z" w16du:dateUtc="2024-10-22T15:31:00Z">
              <w:r w:rsidRPr="00076FC5" w:rsidDel="005A4B89">
                <w:rPr>
                  <w:rFonts w:ascii="Cambria" w:hAnsi="Cambria"/>
                </w:rPr>
                <w:delText>10.8k, 8.8k</w:delText>
              </w:r>
            </w:del>
          </w:p>
        </w:tc>
        <w:tc>
          <w:tcPr>
            <w:tcW w:w="1890" w:type="dxa"/>
            <w:tcBorders>
              <w:top w:val="single" w:sz="4" w:space="0" w:color="auto"/>
              <w:left w:val="single" w:sz="4" w:space="0" w:color="auto"/>
              <w:bottom w:val="single" w:sz="4" w:space="0" w:color="auto"/>
              <w:right w:val="single" w:sz="4" w:space="0" w:color="auto"/>
            </w:tcBorders>
            <w:vAlign w:val="center"/>
          </w:tcPr>
          <w:p w14:paraId="388C7F44" w14:textId="52F43CB9" w:rsidR="00076FC5" w:rsidRPr="00076FC5" w:rsidDel="005A4B89" w:rsidRDefault="00076FC5" w:rsidP="005A4B89">
            <w:pPr>
              <w:pStyle w:val="Default"/>
              <w:rPr>
                <w:del w:id="607" w:author="Biasi, Barbara" w:date="2024-10-22T17:31:00Z" w16du:dateUtc="2024-10-22T15:31:00Z"/>
                <w:rFonts w:ascii="Cambria" w:hAnsi="Cambria"/>
              </w:rPr>
            </w:pPr>
            <w:del w:id="608" w:author="Biasi, Barbara" w:date="2024-10-22T17:31:00Z" w16du:dateUtc="2024-10-22T15:31:00Z">
              <w:r w:rsidRPr="00076FC5" w:rsidDel="005A4B89">
                <w:rPr>
                  <w:rFonts w:ascii="Cambria" w:hAnsi="Cambria"/>
                </w:rPr>
                <w:delText>12.6k, 10.8k</w:delText>
              </w:r>
            </w:del>
          </w:p>
        </w:tc>
      </w:tr>
    </w:tbl>
    <w:p w14:paraId="3FD8361E" w14:textId="38957407" w:rsidR="00076FC5" w:rsidRPr="00076FC5" w:rsidDel="005A4B89" w:rsidRDefault="00076FC5" w:rsidP="005A4B89">
      <w:pPr>
        <w:pStyle w:val="Default"/>
        <w:rPr>
          <w:del w:id="609" w:author="Biasi, Barbara" w:date="2024-10-22T17:31:00Z" w16du:dateUtc="2024-10-22T15:31:00Z"/>
          <w:rFonts w:ascii="Cambria" w:hAnsi="Cambria"/>
        </w:rPr>
      </w:pPr>
    </w:p>
    <w:p w14:paraId="64A0E25B" w14:textId="4D093D23" w:rsidR="00076FC5" w:rsidRPr="00076FC5" w:rsidDel="005A4B89" w:rsidRDefault="00076FC5" w:rsidP="005A4B89">
      <w:pPr>
        <w:pStyle w:val="Default"/>
        <w:rPr>
          <w:del w:id="610" w:author="Biasi, Barbara" w:date="2024-10-22T17:31:00Z" w16du:dateUtc="2024-10-22T15:31:00Z"/>
          <w:rFonts w:ascii="Cambria" w:hAnsi="Cambria"/>
          <w:b/>
          <w:color w:val="FF0000"/>
        </w:rPr>
      </w:pPr>
      <w:del w:id="611" w:author="Biasi, Barbara" w:date="2024-10-22T17:31:00Z" w16du:dateUtc="2024-10-22T15:31:00Z">
        <w:r w:rsidRPr="00076FC5" w:rsidDel="005A4B89">
          <w:rPr>
            <w:rFonts w:ascii="Cambria" w:hAnsi="Cambria"/>
            <w:color w:val="FF0000"/>
          </w:rPr>
          <w:delText>All the profit numbers are calculated as profit=demand×(price-cost).</w:delText>
        </w:r>
      </w:del>
    </w:p>
    <w:p w14:paraId="0B18B0FA" w14:textId="744656F5" w:rsidR="00076FC5" w:rsidRPr="00076FC5" w:rsidDel="005A4B89" w:rsidRDefault="00076FC5" w:rsidP="005A4B89">
      <w:pPr>
        <w:pStyle w:val="Default"/>
        <w:rPr>
          <w:del w:id="612" w:author="Biasi, Barbara" w:date="2024-10-22T17:31:00Z" w16du:dateUtc="2024-10-22T15:31:00Z"/>
          <w:rFonts w:ascii="Cambria" w:hAnsi="Cambria"/>
          <w:color w:val="FF0000"/>
        </w:rPr>
      </w:pPr>
      <w:del w:id="613" w:author="Biasi, Barbara" w:date="2024-10-22T17:31:00Z" w16du:dateUtc="2024-10-22T15:31:00Z">
        <w:r w:rsidRPr="00076FC5" w:rsidDel="005A4B89">
          <w:rPr>
            <w:rFonts w:ascii="Cambria" w:hAnsi="Cambria"/>
            <w:color w:val="FF0000"/>
          </w:rPr>
          <w:delText>(a-1) Samsung has no dominant strategy. [4 points]</w:delText>
        </w:r>
      </w:del>
    </w:p>
    <w:p w14:paraId="4D4A1A38" w14:textId="3FFA4485" w:rsidR="00076FC5" w:rsidRPr="00076FC5" w:rsidDel="005A4B89" w:rsidRDefault="00076FC5" w:rsidP="005A4B89">
      <w:pPr>
        <w:pStyle w:val="Default"/>
        <w:rPr>
          <w:del w:id="614" w:author="Biasi, Barbara" w:date="2024-10-22T17:31:00Z" w16du:dateUtc="2024-10-22T15:31:00Z"/>
          <w:rFonts w:ascii="Cambria" w:hAnsi="Cambria"/>
        </w:rPr>
      </w:pPr>
      <w:del w:id="615" w:author="Biasi, Barbara" w:date="2024-10-22T17:31:00Z" w16du:dateUtc="2024-10-22T15:31:00Z">
        <w:r w:rsidRPr="00076FC5" w:rsidDel="005A4B89">
          <w:rPr>
            <w:rFonts w:ascii="Cambria" w:hAnsi="Cambria"/>
            <w:color w:val="FF0000"/>
          </w:rPr>
          <w:delText>(a-2) In NE, each firm charges $800. (This is easy to see by noticing that Apple has a dominant strategy $800, or by the best response method.) [2 points for each firm’s price]</w:delText>
        </w:r>
      </w:del>
    </w:p>
    <w:p w14:paraId="2EDCC769" w14:textId="1BBC8EB0" w:rsidR="00076FC5" w:rsidRPr="00076FC5" w:rsidDel="005A4B89" w:rsidRDefault="00076FC5" w:rsidP="005A4B89">
      <w:pPr>
        <w:pStyle w:val="Default"/>
        <w:rPr>
          <w:del w:id="616" w:author="Biasi, Barbara" w:date="2024-10-22T17:31:00Z" w16du:dateUtc="2024-10-22T15:31:00Z"/>
          <w:rFonts w:ascii="Cambria" w:hAnsi="Cambria"/>
        </w:rPr>
      </w:pPr>
      <w:del w:id="617" w:author="Biasi, Barbara" w:date="2024-10-22T17:31:00Z" w16du:dateUtc="2024-10-22T15:31:00Z">
        <w:r w:rsidRPr="00076FC5" w:rsidDel="005A4B89">
          <w:rPr>
            <w:rFonts w:ascii="Cambria" w:hAnsi="Cambria"/>
          </w:rPr>
          <w:delText>b</w:delText>
        </w:r>
        <w:r w:rsidR="000B02E1" w:rsidDel="005A4B89">
          <w:rPr>
            <w:rFonts w:ascii="Cambria" w:hAnsi="Cambria"/>
          </w:rPr>
          <w:delText>)</w:delText>
        </w:r>
        <w:r w:rsidRPr="00076FC5" w:rsidDel="005A4B89">
          <w:rPr>
            <w:rFonts w:ascii="Cambria" w:hAnsi="Cambria"/>
          </w:rPr>
          <w:delText xml:space="preserve"> Suppose now that Apple announces its price first, and then Samsung responds. Please answer the following questions. [Hint: Start by drawing the game tree.]</w:delText>
        </w:r>
      </w:del>
    </w:p>
    <w:p w14:paraId="66DAE4A7" w14:textId="42F59FDB" w:rsidR="00076FC5" w:rsidRPr="00076FC5" w:rsidDel="005A4B89" w:rsidRDefault="00076FC5" w:rsidP="005A4B89">
      <w:pPr>
        <w:pStyle w:val="Default"/>
        <w:rPr>
          <w:del w:id="618" w:author="Biasi, Barbara" w:date="2024-10-22T17:31:00Z" w16du:dateUtc="2024-10-22T15:31:00Z"/>
          <w:rFonts w:ascii="Cambria" w:hAnsi="Cambria"/>
          <w:b/>
        </w:rPr>
      </w:pPr>
      <w:del w:id="619" w:author="Biasi, Barbara" w:date="2024-10-22T17:31:00Z" w16du:dateUtc="2024-10-22T15:31:00Z">
        <w:r w:rsidRPr="00076FC5" w:rsidDel="005A4B89">
          <w:rPr>
            <w:rFonts w:ascii="Cambria" w:hAnsi="Cambria"/>
          </w:rPr>
          <w:delText xml:space="preserve">(b-1) What prices will the two companies set? </w:delText>
        </w:r>
        <w:r w:rsidRPr="00076FC5" w:rsidDel="005A4B89">
          <w:rPr>
            <w:rFonts w:ascii="Cambria" w:hAnsi="Cambria"/>
            <w:b/>
          </w:rPr>
          <w:delText>[4 points]</w:delText>
        </w:r>
      </w:del>
    </w:p>
    <w:p w14:paraId="7682CEE1" w14:textId="43EEA3AC" w:rsidR="00076FC5" w:rsidRPr="00076FC5" w:rsidDel="005A4B89" w:rsidRDefault="00076FC5" w:rsidP="005A4B89">
      <w:pPr>
        <w:pStyle w:val="Default"/>
        <w:rPr>
          <w:del w:id="620" w:author="Biasi, Barbara" w:date="2024-10-22T17:31:00Z" w16du:dateUtc="2024-10-22T15:31:00Z"/>
          <w:rFonts w:ascii="Cambria" w:hAnsi="Cambria"/>
          <w:b/>
        </w:rPr>
      </w:pPr>
      <w:del w:id="621" w:author="Biasi, Barbara" w:date="2024-10-22T17:31:00Z" w16du:dateUtc="2024-10-22T15:31:00Z">
        <w:r w:rsidRPr="00076FC5" w:rsidDel="005A4B89">
          <w:rPr>
            <w:rFonts w:ascii="Cambria" w:hAnsi="Cambria"/>
          </w:rPr>
          <w:delText xml:space="preserve">(b-2) If instead Samsung announces its price first, how will each company’s profit change? </w:delText>
        </w:r>
        <w:r w:rsidRPr="00076FC5" w:rsidDel="005A4B89">
          <w:rPr>
            <w:rFonts w:ascii="Cambria" w:hAnsi="Cambria"/>
            <w:b/>
          </w:rPr>
          <w:delText>[4 points]</w:delText>
        </w:r>
      </w:del>
    </w:p>
    <w:p w14:paraId="13478361" w14:textId="3509CEC8" w:rsidR="00076FC5" w:rsidRPr="00076FC5" w:rsidDel="005A4B89" w:rsidRDefault="00076FC5" w:rsidP="005A4B89">
      <w:pPr>
        <w:pStyle w:val="Default"/>
        <w:rPr>
          <w:del w:id="622" w:author="Biasi, Barbara" w:date="2024-10-22T17:31:00Z" w16du:dateUtc="2024-10-22T15:31:00Z"/>
          <w:rFonts w:ascii="Cambria" w:hAnsi="Cambria"/>
          <w:b/>
        </w:rPr>
      </w:pPr>
    </w:p>
    <w:p w14:paraId="3987DA75" w14:textId="6918BC81" w:rsidR="00076FC5" w:rsidRPr="00076FC5" w:rsidDel="005A4B89" w:rsidRDefault="00076FC5" w:rsidP="005A4B89">
      <w:pPr>
        <w:pStyle w:val="Default"/>
        <w:rPr>
          <w:del w:id="623" w:author="Biasi, Barbara" w:date="2024-10-22T17:31:00Z" w16du:dateUtc="2024-10-22T15:31:00Z"/>
          <w:rFonts w:ascii="Cambria" w:hAnsi="Cambria"/>
          <w:b/>
        </w:rPr>
      </w:pPr>
      <w:del w:id="624" w:author="Biasi, Barbara" w:date="2024-10-22T17:31:00Z" w16du:dateUtc="2024-10-22T15:31:00Z">
        <w:r w:rsidRPr="00076FC5" w:rsidDel="005A4B89">
          <w:rPr>
            <w:rFonts w:ascii="Cambria" w:hAnsi="Cambria"/>
            <w:b/>
            <w:noProof/>
            <w14:ligatures w14:val="standardContextual"/>
          </w:rPr>
          <w:drawing>
            <wp:inline distT="0" distB="0" distL="0" distR="0" wp14:anchorId="3127D5AC" wp14:editId="603CEDD7">
              <wp:extent cx="5943600" cy="2988310"/>
              <wp:effectExtent l="0" t="0" r="0" b="2540"/>
              <wp:docPr id="2141020352"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20352" name="Picture 1" descr="A diagram of a grap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2988310"/>
                      </a:xfrm>
                      <a:prstGeom prst="rect">
                        <a:avLst/>
                      </a:prstGeom>
                    </pic:spPr>
                  </pic:pic>
                </a:graphicData>
              </a:graphic>
            </wp:inline>
          </w:drawing>
        </w:r>
      </w:del>
    </w:p>
    <w:p w14:paraId="2BD49984" w14:textId="7504911A" w:rsidR="00076FC5" w:rsidRPr="00076FC5" w:rsidDel="005A4B89" w:rsidRDefault="00076FC5" w:rsidP="005A4B89">
      <w:pPr>
        <w:pStyle w:val="Default"/>
        <w:rPr>
          <w:del w:id="625" w:author="Biasi, Barbara" w:date="2024-10-22T17:31:00Z" w16du:dateUtc="2024-10-22T15:31:00Z"/>
          <w:rFonts w:ascii="Cambria" w:hAnsi="Cambria"/>
          <w:b/>
        </w:rPr>
      </w:pPr>
    </w:p>
    <w:p w14:paraId="16121CB8" w14:textId="4B3F9665" w:rsidR="00076FC5" w:rsidRPr="00076FC5" w:rsidDel="005A4B89" w:rsidRDefault="00076FC5" w:rsidP="005A4B89">
      <w:pPr>
        <w:pStyle w:val="Default"/>
        <w:rPr>
          <w:del w:id="626" w:author="Biasi, Barbara" w:date="2024-10-22T17:31:00Z" w16du:dateUtc="2024-10-22T15:31:00Z"/>
          <w:rFonts w:ascii="Cambria" w:hAnsi="Cambria"/>
          <w:b/>
        </w:rPr>
      </w:pPr>
    </w:p>
    <w:p w14:paraId="4FE4886C" w14:textId="0BA0CD9E" w:rsidR="00076FC5" w:rsidRPr="00076FC5" w:rsidDel="005A4B89" w:rsidRDefault="00076FC5" w:rsidP="005A4B89">
      <w:pPr>
        <w:pStyle w:val="Default"/>
        <w:rPr>
          <w:del w:id="627" w:author="Biasi, Barbara" w:date="2024-10-22T17:31:00Z" w16du:dateUtc="2024-10-22T15:31:00Z"/>
          <w:rFonts w:ascii="Cambria" w:hAnsi="Cambria"/>
          <w:color w:val="FF0000"/>
        </w:rPr>
      </w:pPr>
      <w:del w:id="628" w:author="Biasi, Barbara" w:date="2024-10-22T17:31:00Z" w16du:dateUtc="2024-10-22T15:31:00Z">
        <w:r w:rsidRPr="00076FC5" w:rsidDel="005A4B89">
          <w:rPr>
            <w:rFonts w:ascii="Cambria" w:hAnsi="Cambria"/>
            <w:color w:val="FF0000"/>
          </w:rPr>
          <w:delText>(b-1) Both firms will charge $1000. [2 points for each firm’s price]</w:delText>
        </w:r>
      </w:del>
    </w:p>
    <w:p w14:paraId="0D527F50" w14:textId="34568960" w:rsidR="00076FC5" w:rsidRPr="00076FC5" w:rsidDel="005A4B89" w:rsidRDefault="00076FC5" w:rsidP="005A4B89">
      <w:pPr>
        <w:pStyle w:val="Default"/>
        <w:rPr>
          <w:del w:id="629" w:author="Biasi, Barbara" w:date="2024-10-22T17:31:00Z" w16du:dateUtc="2024-10-22T15:31:00Z"/>
          <w:rFonts w:ascii="Cambria" w:hAnsi="Cambria"/>
          <w:color w:val="FF0000"/>
        </w:rPr>
      </w:pPr>
      <w:del w:id="630" w:author="Biasi, Barbara" w:date="2024-10-22T17:31:00Z" w16du:dateUtc="2024-10-22T15:31:00Z">
        <w:r w:rsidRPr="00076FC5" w:rsidDel="005A4B89">
          <w:rPr>
            <w:rFonts w:ascii="Cambria" w:hAnsi="Cambria"/>
            <w:color w:val="FF0000"/>
          </w:rPr>
          <w:delText>(b-2) In that case, both firms will charge $800. Apple’s profit will drop from 12.6k to 12k, and Samsung’s profit will drop from 10.8k to 8k.  [2 points for each firm; it is ok if they just say each firm’s profit drops.]</w:delText>
        </w:r>
      </w:del>
    </w:p>
    <w:p w14:paraId="30EADF01" w14:textId="76E10515" w:rsidR="00076FC5" w:rsidRPr="00076FC5" w:rsidDel="005A4B89" w:rsidRDefault="00076FC5" w:rsidP="005A4B89">
      <w:pPr>
        <w:pStyle w:val="Default"/>
        <w:rPr>
          <w:del w:id="631" w:author="Biasi, Barbara" w:date="2024-10-22T17:31:00Z" w16du:dateUtc="2024-10-22T15:31:00Z"/>
          <w:rFonts w:ascii="Cambria" w:hAnsi="Cambria"/>
          <w:color w:val="FF0000"/>
        </w:rPr>
      </w:pPr>
    </w:p>
    <w:p w14:paraId="3D79F305" w14:textId="100765B9" w:rsidR="00076FC5" w:rsidRPr="00076FC5" w:rsidDel="005A4B89" w:rsidRDefault="00076FC5" w:rsidP="005A4B89">
      <w:pPr>
        <w:pStyle w:val="Default"/>
        <w:rPr>
          <w:del w:id="632" w:author="Biasi, Barbara" w:date="2024-10-22T17:31:00Z" w16du:dateUtc="2024-10-22T15:31:00Z"/>
          <w:rFonts w:ascii="Cambria" w:hAnsi="Cambria"/>
        </w:rPr>
      </w:pPr>
      <w:del w:id="633" w:author="Biasi, Barbara" w:date="2024-10-22T17:31:00Z" w16du:dateUtc="2024-10-22T15:31:00Z">
        <w:r w:rsidRPr="00076FC5" w:rsidDel="005A4B89">
          <w:rPr>
            <w:rFonts w:ascii="Cambria" w:hAnsi="Cambria"/>
          </w:rPr>
          <w:delText>c</w:delText>
        </w:r>
        <w:r w:rsidR="000B02E1" w:rsidDel="005A4B89">
          <w:rPr>
            <w:rFonts w:ascii="Cambria" w:hAnsi="Cambria"/>
          </w:rPr>
          <w:delText>)</w:delText>
        </w:r>
        <w:r w:rsidRPr="00076FC5" w:rsidDel="005A4B89">
          <w:rPr>
            <w:rFonts w:ascii="Cambria" w:hAnsi="Cambria"/>
          </w:rPr>
          <w:delText xml:space="preserve"> Return to </w:delText>
        </w:r>
        <w:r w:rsidRPr="00076FC5" w:rsidDel="005A4B89">
          <w:rPr>
            <w:rFonts w:ascii="Cambria" w:hAnsi="Cambria"/>
            <w:u w:val="single"/>
          </w:rPr>
          <w:delText>the simultaneous-move game,</w:delText>
        </w:r>
        <w:r w:rsidRPr="00076FC5" w:rsidDel="005A4B89">
          <w:rPr>
            <w:rFonts w:ascii="Cambria" w:hAnsi="Cambria"/>
          </w:rPr>
          <w:delText xml:space="preserve"> but now suppose Apple has a capacity constraint of 25 million units, while Samsung does not. In other words, Apple cannot serve more than 25 million customers, and </w:delText>
        </w:r>
        <w:r w:rsidRPr="00076FC5" w:rsidDel="005A4B89">
          <w:rPr>
            <w:rFonts w:ascii="Cambria" w:hAnsi="Cambria"/>
            <w:u w:val="single"/>
          </w:rPr>
          <w:delText>any unserved customers will buy from Samsung.</w:delText>
        </w:r>
        <w:r w:rsidRPr="00076FC5" w:rsidDel="005A4B89">
          <w:rPr>
            <w:rFonts w:ascii="Cambria" w:hAnsi="Cambria"/>
          </w:rPr>
          <w:delText xml:space="preserve"> Please answer the following questions. [Hint: You need to re-draw a game matrix.]</w:delText>
        </w:r>
      </w:del>
    </w:p>
    <w:p w14:paraId="0A6CCF80" w14:textId="69AA2FF5" w:rsidR="00076FC5" w:rsidRPr="00076FC5" w:rsidDel="005A4B89" w:rsidRDefault="00076FC5" w:rsidP="005A4B89">
      <w:pPr>
        <w:pStyle w:val="Default"/>
        <w:rPr>
          <w:del w:id="634" w:author="Biasi, Barbara" w:date="2024-10-22T17:31:00Z" w16du:dateUtc="2024-10-22T15:31:00Z"/>
          <w:rFonts w:ascii="Cambria" w:hAnsi="Cambria"/>
        </w:rPr>
      </w:pPr>
      <w:del w:id="635" w:author="Biasi, Barbara" w:date="2024-10-22T17:31:00Z" w16du:dateUtc="2024-10-22T15:31:00Z">
        <w:r w:rsidRPr="00076FC5" w:rsidDel="005A4B89">
          <w:rPr>
            <w:rFonts w:ascii="Cambria" w:hAnsi="Cambria"/>
          </w:rPr>
          <w:delText xml:space="preserve">(c-1) What prices will the two companies now set in the Nash Equilibrium? </w:delText>
        </w:r>
        <w:r w:rsidRPr="00076FC5" w:rsidDel="005A4B89">
          <w:rPr>
            <w:rFonts w:ascii="Cambria" w:hAnsi="Cambria"/>
            <w:b/>
          </w:rPr>
          <w:delText>[2 points]</w:delText>
        </w:r>
      </w:del>
    </w:p>
    <w:p w14:paraId="0B611C52" w14:textId="4C0590D8" w:rsidR="00076FC5" w:rsidRPr="00076FC5" w:rsidDel="005A4B89" w:rsidRDefault="00076FC5" w:rsidP="005A4B89">
      <w:pPr>
        <w:pStyle w:val="Default"/>
        <w:rPr>
          <w:del w:id="636" w:author="Biasi, Barbara" w:date="2024-10-22T17:31:00Z" w16du:dateUtc="2024-10-22T15:31:00Z"/>
          <w:rFonts w:ascii="Cambria" w:hAnsi="Cambria"/>
        </w:rPr>
      </w:pPr>
      <w:del w:id="637" w:author="Biasi, Barbara" w:date="2024-10-22T17:31:00Z" w16du:dateUtc="2024-10-22T15:31:00Z">
        <w:r w:rsidRPr="00076FC5" w:rsidDel="005A4B89">
          <w:rPr>
            <w:rFonts w:ascii="Cambria" w:hAnsi="Cambria"/>
          </w:rPr>
          <w:delText xml:space="preserve">(c-2) Compared to the situation in question (a), does Apple suffer or benefit from its capacity constraint, and by how much? </w:delText>
        </w:r>
        <w:r w:rsidRPr="00076FC5" w:rsidDel="005A4B89">
          <w:rPr>
            <w:rFonts w:ascii="Cambria" w:hAnsi="Cambria"/>
            <w:b/>
          </w:rPr>
          <w:delText>[</w:delText>
        </w:r>
        <w:r w:rsidR="005D7E83" w:rsidDel="005A4B89">
          <w:rPr>
            <w:rFonts w:ascii="Cambria" w:hAnsi="Cambria"/>
            <w:b/>
          </w:rPr>
          <w:delText>2</w:delText>
        </w:r>
        <w:r w:rsidRPr="00076FC5" w:rsidDel="005A4B89">
          <w:rPr>
            <w:rFonts w:ascii="Cambria" w:hAnsi="Cambria"/>
            <w:b/>
          </w:rPr>
          <w:delText xml:space="preserve"> points]</w:delText>
        </w:r>
      </w:del>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1438"/>
        <w:gridCol w:w="1890"/>
        <w:gridCol w:w="1890"/>
      </w:tblGrid>
      <w:tr w:rsidR="00076FC5" w:rsidRPr="00076FC5" w:rsidDel="005A4B89" w14:paraId="31052073" w14:textId="4A7DA134" w:rsidTr="006B718D">
        <w:trPr>
          <w:trHeight w:val="432"/>
          <w:jc w:val="center"/>
          <w:del w:id="638" w:author="Biasi, Barbara" w:date="2024-10-22T17:31:00Z"/>
        </w:trPr>
        <w:tc>
          <w:tcPr>
            <w:tcW w:w="6210" w:type="dxa"/>
            <w:gridSpan w:val="4"/>
            <w:vAlign w:val="center"/>
          </w:tcPr>
          <w:p w14:paraId="27883FD2" w14:textId="6E6F9A41" w:rsidR="00076FC5" w:rsidRPr="00076FC5" w:rsidDel="005A4B89" w:rsidRDefault="00076FC5" w:rsidP="005A4B89">
            <w:pPr>
              <w:pStyle w:val="Default"/>
              <w:rPr>
                <w:del w:id="639" w:author="Biasi, Barbara" w:date="2024-10-22T17:31:00Z" w16du:dateUtc="2024-10-22T15:31:00Z"/>
                <w:rFonts w:ascii="Cambria" w:hAnsi="Cambria"/>
                <w:b/>
              </w:rPr>
            </w:pPr>
            <w:del w:id="640" w:author="Biasi, Barbara" w:date="2024-10-22T17:31:00Z" w16du:dateUtc="2024-10-22T15:31:00Z">
              <w:r w:rsidRPr="00076FC5" w:rsidDel="005A4B89">
                <w:rPr>
                  <w:rFonts w:ascii="Cambria" w:hAnsi="Cambria"/>
                  <w:b/>
                </w:rPr>
                <w:delText xml:space="preserve">                                        Samsung</w:delText>
              </w:r>
            </w:del>
          </w:p>
        </w:tc>
      </w:tr>
      <w:tr w:rsidR="00076FC5" w:rsidRPr="00076FC5" w:rsidDel="005A4B89" w14:paraId="01603E62" w14:textId="547BD54C" w:rsidTr="006B718D">
        <w:trPr>
          <w:trHeight w:val="432"/>
          <w:jc w:val="center"/>
          <w:del w:id="641" w:author="Biasi, Barbara" w:date="2024-10-22T17:31:00Z"/>
        </w:trPr>
        <w:tc>
          <w:tcPr>
            <w:tcW w:w="992" w:type="dxa"/>
            <w:vMerge w:val="restart"/>
            <w:vAlign w:val="center"/>
          </w:tcPr>
          <w:p w14:paraId="2CBAA85B" w14:textId="2E1EDB25" w:rsidR="00076FC5" w:rsidRPr="00076FC5" w:rsidDel="005A4B89" w:rsidRDefault="00076FC5" w:rsidP="005A4B89">
            <w:pPr>
              <w:pStyle w:val="Default"/>
              <w:rPr>
                <w:del w:id="642" w:author="Biasi, Barbara" w:date="2024-10-22T17:31:00Z" w16du:dateUtc="2024-10-22T15:31:00Z"/>
                <w:rFonts w:ascii="Cambria" w:hAnsi="Cambria"/>
                <w:b/>
              </w:rPr>
            </w:pPr>
            <w:del w:id="643" w:author="Biasi, Barbara" w:date="2024-10-22T17:31:00Z" w16du:dateUtc="2024-10-22T15:31:00Z">
              <w:r w:rsidRPr="00076FC5" w:rsidDel="005A4B89">
                <w:rPr>
                  <w:rFonts w:ascii="Cambria" w:hAnsi="Cambria"/>
                </w:rPr>
                <w:br/>
              </w:r>
              <w:r w:rsidRPr="00076FC5" w:rsidDel="005A4B89">
                <w:rPr>
                  <w:rFonts w:ascii="Cambria" w:hAnsi="Cambria"/>
                  <w:b/>
                </w:rPr>
                <w:delText>Apple</w:delText>
              </w:r>
            </w:del>
          </w:p>
        </w:tc>
        <w:tc>
          <w:tcPr>
            <w:tcW w:w="1438" w:type="dxa"/>
            <w:vAlign w:val="center"/>
          </w:tcPr>
          <w:p w14:paraId="0FD976F7" w14:textId="70C9E25F" w:rsidR="00076FC5" w:rsidRPr="00076FC5" w:rsidDel="005A4B89" w:rsidRDefault="00076FC5" w:rsidP="005A4B89">
            <w:pPr>
              <w:pStyle w:val="Default"/>
              <w:rPr>
                <w:del w:id="644" w:author="Biasi, Barbara" w:date="2024-10-22T17:31:00Z" w16du:dateUtc="2024-10-22T15:31:00Z"/>
                <w:rFonts w:ascii="Cambria" w:hAnsi="Cambria"/>
              </w:rPr>
            </w:pPr>
          </w:p>
        </w:tc>
        <w:tc>
          <w:tcPr>
            <w:tcW w:w="1890" w:type="dxa"/>
            <w:tcBorders>
              <w:bottom w:val="single" w:sz="4" w:space="0" w:color="auto"/>
            </w:tcBorders>
            <w:vAlign w:val="center"/>
          </w:tcPr>
          <w:p w14:paraId="24B59548" w14:textId="33B9A59D" w:rsidR="00076FC5" w:rsidRPr="00076FC5" w:rsidDel="005A4B89" w:rsidRDefault="00076FC5" w:rsidP="005A4B89">
            <w:pPr>
              <w:pStyle w:val="Default"/>
              <w:rPr>
                <w:del w:id="645" w:author="Biasi, Barbara" w:date="2024-10-22T17:31:00Z" w16du:dateUtc="2024-10-22T15:31:00Z"/>
                <w:rFonts w:ascii="Cambria" w:hAnsi="Cambria"/>
              </w:rPr>
            </w:pPr>
            <w:del w:id="646" w:author="Biasi, Barbara" w:date="2024-10-22T17:31:00Z" w16du:dateUtc="2024-10-22T15:31:00Z">
              <w:r w:rsidRPr="00076FC5" w:rsidDel="005A4B89">
                <w:rPr>
                  <w:rFonts w:ascii="Cambria" w:hAnsi="Cambria"/>
                </w:rPr>
                <w:delText>$800</w:delText>
              </w:r>
            </w:del>
          </w:p>
        </w:tc>
        <w:tc>
          <w:tcPr>
            <w:tcW w:w="1890" w:type="dxa"/>
            <w:tcBorders>
              <w:bottom w:val="single" w:sz="4" w:space="0" w:color="auto"/>
            </w:tcBorders>
            <w:vAlign w:val="center"/>
          </w:tcPr>
          <w:p w14:paraId="652CC3CB" w14:textId="219B0E2F" w:rsidR="00076FC5" w:rsidRPr="00076FC5" w:rsidDel="005A4B89" w:rsidRDefault="00076FC5" w:rsidP="005A4B89">
            <w:pPr>
              <w:pStyle w:val="Default"/>
              <w:rPr>
                <w:del w:id="647" w:author="Biasi, Barbara" w:date="2024-10-22T17:31:00Z" w16du:dateUtc="2024-10-22T15:31:00Z"/>
                <w:rFonts w:ascii="Cambria" w:hAnsi="Cambria"/>
              </w:rPr>
            </w:pPr>
            <w:del w:id="648" w:author="Biasi, Barbara" w:date="2024-10-22T17:31:00Z" w16du:dateUtc="2024-10-22T15:31:00Z">
              <w:r w:rsidRPr="00076FC5" w:rsidDel="005A4B89">
                <w:rPr>
                  <w:rFonts w:ascii="Cambria" w:hAnsi="Cambria"/>
                </w:rPr>
                <w:delText>$1000</w:delText>
              </w:r>
            </w:del>
          </w:p>
        </w:tc>
      </w:tr>
      <w:tr w:rsidR="00076FC5" w:rsidRPr="00076FC5" w:rsidDel="005A4B89" w14:paraId="3085BBF3" w14:textId="76E86313" w:rsidTr="006B718D">
        <w:trPr>
          <w:trHeight w:val="432"/>
          <w:jc w:val="center"/>
          <w:del w:id="649" w:author="Biasi, Barbara" w:date="2024-10-22T17:31:00Z"/>
        </w:trPr>
        <w:tc>
          <w:tcPr>
            <w:tcW w:w="992" w:type="dxa"/>
            <w:vMerge/>
            <w:vAlign w:val="center"/>
          </w:tcPr>
          <w:p w14:paraId="6445DDD6" w14:textId="2DB2B59A" w:rsidR="00076FC5" w:rsidRPr="00076FC5" w:rsidDel="005A4B89" w:rsidRDefault="00076FC5" w:rsidP="005A4B89">
            <w:pPr>
              <w:pStyle w:val="Default"/>
              <w:rPr>
                <w:del w:id="650" w:author="Biasi, Barbara" w:date="2024-10-22T17:31:00Z" w16du:dateUtc="2024-10-22T15:31:00Z"/>
                <w:rFonts w:ascii="Cambria" w:hAnsi="Cambria"/>
              </w:rPr>
            </w:pPr>
          </w:p>
        </w:tc>
        <w:tc>
          <w:tcPr>
            <w:tcW w:w="1438" w:type="dxa"/>
            <w:tcBorders>
              <w:right w:val="single" w:sz="4" w:space="0" w:color="auto"/>
            </w:tcBorders>
            <w:vAlign w:val="center"/>
          </w:tcPr>
          <w:p w14:paraId="675C4956" w14:textId="27D8AC62" w:rsidR="00076FC5" w:rsidRPr="00076FC5" w:rsidDel="005A4B89" w:rsidRDefault="00076FC5" w:rsidP="005A4B89">
            <w:pPr>
              <w:pStyle w:val="Default"/>
              <w:rPr>
                <w:del w:id="651" w:author="Biasi, Barbara" w:date="2024-10-22T17:31:00Z" w16du:dateUtc="2024-10-22T15:31:00Z"/>
                <w:rFonts w:ascii="Cambria" w:hAnsi="Cambria"/>
              </w:rPr>
            </w:pPr>
            <w:del w:id="652" w:author="Biasi, Barbara" w:date="2024-10-22T17:31:00Z" w16du:dateUtc="2024-10-22T15:31:00Z">
              <w:r w:rsidRPr="00076FC5" w:rsidDel="005A4B89">
                <w:rPr>
                  <w:rFonts w:ascii="Cambria" w:hAnsi="Cambria"/>
                </w:rPr>
                <w:delText>$800</w:delText>
              </w:r>
            </w:del>
          </w:p>
        </w:tc>
        <w:tc>
          <w:tcPr>
            <w:tcW w:w="1890" w:type="dxa"/>
            <w:tcBorders>
              <w:top w:val="single" w:sz="4" w:space="0" w:color="auto"/>
              <w:left w:val="single" w:sz="4" w:space="0" w:color="auto"/>
              <w:bottom w:val="single" w:sz="4" w:space="0" w:color="auto"/>
              <w:right w:val="single" w:sz="4" w:space="0" w:color="auto"/>
            </w:tcBorders>
            <w:vAlign w:val="center"/>
          </w:tcPr>
          <w:p w14:paraId="5A765171" w14:textId="1CEBE49B" w:rsidR="00076FC5" w:rsidRPr="00076FC5" w:rsidDel="005A4B89" w:rsidRDefault="00076FC5" w:rsidP="005A4B89">
            <w:pPr>
              <w:pStyle w:val="Default"/>
              <w:rPr>
                <w:del w:id="653" w:author="Biasi, Barbara" w:date="2024-10-22T17:31:00Z" w16du:dateUtc="2024-10-22T15:31:00Z"/>
                <w:rFonts w:ascii="Cambria" w:hAnsi="Cambria"/>
              </w:rPr>
            </w:pPr>
            <w:del w:id="654" w:author="Biasi, Barbara" w:date="2024-10-22T17:31:00Z" w16du:dateUtc="2024-10-22T15:31:00Z">
              <w:r w:rsidRPr="00076FC5" w:rsidDel="005A4B89">
                <w:rPr>
                  <w:rFonts w:ascii="Cambria" w:hAnsi="Cambria"/>
                </w:rPr>
                <w:delText>10k, 10k</w:delText>
              </w:r>
            </w:del>
          </w:p>
        </w:tc>
        <w:tc>
          <w:tcPr>
            <w:tcW w:w="1890" w:type="dxa"/>
            <w:tcBorders>
              <w:top w:val="single" w:sz="4" w:space="0" w:color="auto"/>
              <w:left w:val="single" w:sz="4" w:space="0" w:color="auto"/>
              <w:bottom w:val="single" w:sz="4" w:space="0" w:color="auto"/>
              <w:right w:val="single" w:sz="4" w:space="0" w:color="auto"/>
            </w:tcBorders>
            <w:vAlign w:val="center"/>
          </w:tcPr>
          <w:p w14:paraId="081F36CB" w14:textId="48CCE134" w:rsidR="00076FC5" w:rsidRPr="00076FC5" w:rsidDel="005A4B89" w:rsidRDefault="00076FC5" w:rsidP="005A4B89">
            <w:pPr>
              <w:pStyle w:val="Default"/>
              <w:rPr>
                <w:del w:id="655" w:author="Biasi, Barbara" w:date="2024-10-22T17:31:00Z" w16du:dateUtc="2024-10-22T15:31:00Z"/>
                <w:rFonts w:ascii="Cambria" w:hAnsi="Cambria"/>
              </w:rPr>
            </w:pPr>
            <w:del w:id="656" w:author="Biasi, Barbara" w:date="2024-10-22T17:31:00Z" w16du:dateUtc="2024-10-22T15:31:00Z">
              <w:r w:rsidRPr="00076FC5" w:rsidDel="005A4B89">
                <w:rPr>
                  <w:rFonts w:ascii="Cambria" w:hAnsi="Cambria"/>
                </w:rPr>
                <w:delText>10k, 12k</w:delText>
              </w:r>
            </w:del>
          </w:p>
        </w:tc>
      </w:tr>
      <w:tr w:rsidR="00076FC5" w:rsidRPr="00076FC5" w:rsidDel="005A4B89" w14:paraId="47158D5D" w14:textId="1E312B65" w:rsidTr="006B718D">
        <w:trPr>
          <w:trHeight w:val="432"/>
          <w:jc w:val="center"/>
          <w:del w:id="657" w:author="Biasi, Barbara" w:date="2024-10-22T17:31:00Z"/>
        </w:trPr>
        <w:tc>
          <w:tcPr>
            <w:tcW w:w="992" w:type="dxa"/>
            <w:vMerge/>
            <w:vAlign w:val="center"/>
          </w:tcPr>
          <w:p w14:paraId="15882795" w14:textId="4C2DD247" w:rsidR="00076FC5" w:rsidRPr="00076FC5" w:rsidDel="005A4B89" w:rsidRDefault="00076FC5" w:rsidP="005A4B89">
            <w:pPr>
              <w:pStyle w:val="Default"/>
              <w:rPr>
                <w:del w:id="658" w:author="Biasi, Barbara" w:date="2024-10-22T17:31:00Z" w16du:dateUtc="2024-10-22T15:31:00Z"/>
                <w:rFonts w:ascii="Cambria" w:hAnsi="Cambria"/>
              </w:rPr>
            </w:pPr>
          </w:p>
        </w:tc>
        <w:tc>
          <w:tcPr>
            <w:tcW w:w="1438" w:type="dxa"/>
            <w:tcBorders>
              <w:right w:val="single" w:sz="4" w:space="0" w:color="auto"/>
            </w:tcBorders>
            <w:vAlign w:val="center"/>
          </w:tcPr>
          <w:p w14:paraId="23632B7D" w14:textId="418FDFE7" w:rsidR="00076FC5" w:rsidRPr="00076FC5" w:rsidDel="005A4B89" w:rsidRDefault="00076FC5" w:rsidP="005A4B89">
            <w:pPr>
              <w:pStyle w:val="Default"/>
              <w:rPr>
                <w:del w:id="659" w:author="Biasi, Barbara" w:date="2024-10-22T17:31:00Z" w16du:dateUtc="2024-10-22T15:31:00Z"/>
                <w:rFonts w:ascii="Cambria" w:hAnsi="Cambria"/>
              </w:rPr>
            </w:pPr>
            <w:del w:id="660" w:author="Biasi, Barbara" w:date="2024-10-22T17:31:00Z" w16du:dateUtc="2024-10-22T15:31:00Z">
              <w:r w:rsidRPr="00076FC5" w:rsidDel="005A4B89">
                <w:rPr>
                  <w:rFonts w:ascii="Cambria" w:hAnsi="Cambria"/>
                </w:rPr>
                <w:delText>$1000</w:delText>
              </w:r>
            </w:del>
          </w:p>
        </w:tc>
        <w:tc>
          <w:tcPr>
            <w:tcW w:w="1890" w:type="dxa"/>
            <w:tcBorders>
              <w:top w:val="single" w:sz="4" w:space="0" w:color="auto"/>
              <w:left w:val="single" w:sz="4" w:space="0" w:color="auto"/>
              <w:bottom w:val="single" w:sz="4" w:space="0" w:color="auto"/>
              <w:right w:val="single" w:sz="4" w:space="0" w:color="auto"/>
            </w:tcBorders>
            <w:vAlign w:val="center"/>
          </w:tcPr>
          <w:p w14:paraId="2E882245" w14:textId="198E7772" w:rsidR="00076FC5" w:rsidRPr="00076FC5" w:rsidDel="005A4B89" w:rsidRDefault="00076FC5" w:rsidP="005A4B89">
            <w:pPr>
              <w:pStyle w:val="Default"/>
              <w:rPr>
                <w:del w:id="661" w:author="Biasi, Barbara" w:date="2024-10-22T17:31:00Z" w16du:dateUtc="2024-10-22T15:31:00Z"/>
                <w:rFonts w:ascii="Cambria" w:hAnsi="Cambria"/>
              </w:rPr>
            </w:pPr>
            <w:del w:id="662" w:author="Biasi, Barbara" w:date="2024-10-22T17:31:00Z" w16du:dateUtc="2024-10-22T15:31:00Z">
              <w:r w:rsidRPr="00076FC5" w:rsidDel="005A4B89">
                <w:rPr>
                  <w:rFonts w:ascii="Cambria" w:hAnsi="Cambria"/>
                </w:rPr>
                <w:delText>10.8k, 8.8k</w:delText>
              </w:r>
            </w:del>
          </w:p>
        </w:tc>
        <w:tc>
          <w:tcPr>
            <w:tcW w:w="1890" w:type="dxa"/>
            <w:tcBorders>
              <w:top w:val="single" w:sz="4" w:space="0" w:color="auto"/>
              <w:left w:val="single" w:sz="4" w:space="0" w:color="auto"/>
              <w:bottom w:val="single" w:sz="4" w:space="0" w:color="auto"/>
              <w:right w:val="single" w:sz="4" w:space="0" w:color="auto"/>
            </w:tcBorders>
            <w:vAlign w:val="center"/>
          </w:tcPr>
          <w:p w14:paraId="37976BF6" w14:textId="68C30F5C" w:rsidR="00076FC5" w:rsidRPr="00076FC5" w:rsidDel="005A4B89" w:rsidRDefault="00076FC5" w:rsidP="005A4B89">
            <w:pPr>
              <w:pStyle w:val="Default"/>
              <w:rPr>
                <w:del w:id="663" w:author="Biasi, Barbara" w:date="2024-10-22T17:31:00Z" w16du:dateUtc="2024-10-22T15:31:00Z"/>
                <w:rFonts w:ascii="Cambria" w:hAnsi="Cambria"/>
              </w:rPr>
            </w:pPr>
            <w:del w:id="664" w:author="Biasi, Barbara" w:date="2024-10-22T17:31:00Z" w16du:dateUtc="2024-10-22T15:31:00Z">
              <w:r w:rsidRPr="00076FC5" w:rsidDel="005A4B89">
                <w:rPr>
                  <w:rFonts w:ascii="Cambria" w:hAnsi="Cambria"/>
                </w:rPr>
                <w:delText>12.6k, 10.8k</w:delText>
              </w:r>
            </w:del>
          </w:p>
        </w:tc>
      </w:tr>
    </w:tbl>
    <w:p w14:paraId="20DD1030" w14:textId="5F5A758A" w:rsidR="00076FC5" w:rsidRPr="00076FC5" w:rsidDel="005A4B89" w:rsidRDefault="00076FC5" w:rsidP="005A4B89">
      <w:pPr>
        <w:pStyle w:val="Default"/>
        <w:rPr>
          <w:del w:id="665" w:author="Biasi, Barbara" w:date="2024-10-22T17:31:00Z" w16du:dateUtc="2024-10-22T15:31:00Z"/>
          <w:rFonts w:ascii="Cambria" w:hAnsi="Cambria"/>
          <w:color w:val="FF0000"/>
        </w:rPr>
      </w:pPr>
    </w:p>
    <w:p w14:paraId="5BC2CE63" w14:textId="65D05C16" w:rsidR="00076FC5" w:rsidRPr="00076FC5" w:rsidDel="005A4B89" w:rsidRDefault="00076FC5" w:rsidP="005A4B89">
      <w:pPr>
        <w:pStyle w:val="Default"/>
        <w:rPr>
          <w:del w:id="666" w:author="Biasi, Barbara" w:date="2024-10-22T17:31:00Z" w16du:dateUtc="2024-10-22T15:31:00Z"/>
          <w:rFonts w:ascii="Cambria" w:hAnsi="Cambria"/>
          <w:color w:val="FF0000"/>
        </w:rPr>
      </w:pPr>
      <w:del w:id="667" w:author="Biasi, Barbara" w:date="2024-10-22T17:31:00Z" w16du:dateUtc="2024-10-22T15:31:00Z">
        <w:r w:rsidRPr="00076FC5" w:rsidDel="005A4B89">
          <w:rPr>
            <w:rFonts w:ascii="Cambria" w:hAnsi="Cambria"/>
            <w:color w:val="FF0000"/>
          </w:rPr>
          <w:delText>(c-1) Both charge $1000. [1 point for each firm’s price]</w:delText>
        </w:r>
      </w:del>
    </w:p>
    <w:p w14:paraId="5B749AB5" w14:textId="238E3975" w:rsidR="00076FC5" w:rsidRPr="00076FC5" w:rsidDel="005A4B89" w:rsidRDefault="00076FC5" w:rsidP="005A4B89">
      <w:pPr>
        <w:pStyle w:val="Default"/>
        <w:rPr>
          <w:del w:id="668" w:author="Biasi, Barbara" w:date="2024-10-22T17:31:00Z" w16du:dateUtc="2024-10-22T15:31:00Z"/>
          <w:rFonts w:ascii="Cambria" w:hAnsi="Cambria"/>
          <w:color w:val="FF0000"/>
        </w:rPr>
      </w:pPr>
      <w:del w:id="669" w:author="Biasi, Barbara" w:date="2024-10-22T17:31:00Z" w16du:dateUtc="2024-10-22T15:31:00Z">
        <w:r w:rsidRPr="00076FC5" w:rsidDel="005A4B89">
          <w:rPr>
            <w:rFonts w:ascii="Cambria" w:hAnsi="Cambria"/>
            <w:color w:val="FF0000"/>
          </w:rPr>
          <w:delText>(c-2) Apple benefits from its capacity constraint by 0.6k. [</w:delText>
        </w:r>
        <w:r w:rsidR="00F3196F" w:rsidDel="005A4B89">
          <w:rPr>
            <w:rFonts w:ascii="Cambria" w:hAnsi="Cambria"/>
            <w:color w:val="FF0000"/>
          </w:rPr>
          <w:delText>2</w:delText>
        </w:r>
        <w:r w:rsidR="00F3196F" w:rsidRPr="00076FC5" w:rsidDel="005A4B89">
          <w:rPr>
            <w:rFonts w:ascii="Cambria" w:hAnsi="Cambria"/>
            <w:color w:val="FF0000"/>
          </w:rPr>
          <w:delText xml:space="preserve"> </w:delText>
        </w:r>
        <w:r w:rsidRPr="00076FC5" w:rsidDel="005A4B89">
          <w:rPr>
            <w:rFonts w:ascii="Cambria" w:hAnsi="Cambria"/>
            <w:color w:val="FF0000"/>
          </w:rPr>
          <w:delText>points] (This is because the capacity constraint softens price competition.)</w:delText>
        </w:r>
      </w:del>
    </w:p>
    <w:p w14:paraId="235FFD6E" w14:textId="223F110D" w:rsidR="00076FC5" w:rsidRPr="00076FC5" w:rsidDel="005A4B89" w:rsidRDefault="00076FC5" w:rsidP="005A4B89">
      <w:pPr>
        <w:pStyle w:val="Default"/>
        <w:rPr>
          <w:del w:id="670" w:author="Biasi, Barbara" w:date="2024-10-22T17:31:00Z" w16du:dateUtc="2024-10-22T15:31:00Z"/>
          <w:rFonts w:ascii="Cambria" w:hAnsi="Cambria"/>
          <w:bCs/>
          <w:sz w:val="22"/>
          <w:szCs w:val="22"/>
        </w:rPr>
      </w:pPr>
    </w:p>
    <w:p w14:paraId="348A191D" w14:textId="14231F4A" w:rsidR="00076FC5" w:rsidRPr="00076FC5" w:rsidDel="005A4B89" w:rsidRDefault="00002D71" w:rsidP="005A4B89">
      <w:pPr>
        <w:pStyle w:val="Default"/>
        <w:rPr>
          <w:del w:id="671" w:author="Biasi, Barbara" w:date="2024-10-22T17:31:00Z" w16du:dateUtc="2024-10-22T15:31:00Z"/>
          <w:rFonts w:ascii="Cambria" w:hAnsi="Cambria" w:cstheme="minorHAnsi"/>
          <w:b/>
          <w:sz w:val="22"/>
          <w:szCs w:val="22"/>
        </w:rPr>
      </w:pPr>
      <w:del w:id="672" w:author="Biasi, Barbara" w:date="2024-10-22T17:31:00Z" w16du:dateUtc="2024-10-22T15:31:00Z">
        <w:r w:rsidDel="005A4B89">
          <w:rPr>
            <w:rFonts w:ascii="Cambria" w:hAnsi="Cambria" w:cstheme="minorHAnsi"/>
            <w:b/>
            <w:sz w:val="22"/>
            <w:szCs w:val="22"/>
          </w:rPr>
          <w:delText>Problem 5</w:delText>
        </w:r>
        <w:r w:rsidR="00076FC5" w:rsidRPr="00076FC5" w:rsidDel="005A4B89">
          <w:rPr>
            <w:rFonts w:ascii="Cambria" w:hAnsi="Cambria" w:cstheme="minorHAnsi"/>
            <w:b/>
            <w:sz w:val="22"/>
            <w:szCs w:val="22"/>
          </w:rPr>
          <w:delText>: A game with some unknown payoffs [15 points]</w:delText>
        </w:r>
      </w:del>
    </w:p>
    <w:p w14:paraId="30F23132" w14:textId="22741A8C" w:rsidR="00076FC5" w:rsidRPr="00076FC5" w:rsidDel="005A4B89" w:rsidRDefault="00076FC5" w:rsidP="005A4B89">
      <w:pPr>
        <w:pStyle w:val="Default"/>
        <w:rPr>
          <w:del w:id="673" w:author="Biasi, Barbara" w:date="2024-10-22T17:31:00Z" w16du:dateUtc="2024-10-22T15:31:00Z"/>
          <w:rFonts w:ascii="Cambria" w:hAnsi="Cambria" w:cstheme="minorHAnsi"/>
          <w:b/>
          <w:sz w:val="22"/>
          <w:szCs w:val="22"/>
        </w:rPr>
      </w:pPr>
    </w:p>
    <w:p w14:paraId="565625D4" w14:textId="24DCC2DE" w:rsidR="00076FC5" w:rsidRPr="00076FC5" w:rsidDel="005A4B89" w:rsidRDefault="00076FC5" w:rsidP="005A4B89">
      <w:pPr>
        <w:pStyle w:val="Default"/>
        <w:rPr>
          <w:del w:id="674" w:author="Biasi, Barbara" w:date="2024-10-22T17:31:00Z" w16du:dateUtc="2024-10-22T15:31:00Z"/>
          <w:rFonts w:ascii="Cambria" w:hAnsi="Cambria" w:cstheme="minorHAnsi"/>
          <w:bCs/>
          <w:sz w:val="22"/>
          <w:szCs w:val="22"/>
        </w:rPr>
      </w:pPr>
      <w:del w:id="675" w:author="Biasi, Barbara" w:date="2024-10-22T17:31:00Z" w16du:dateUtc="2024-10-22T15:31:00Z">
        <w:r w:rsidRPr="00076FC5" w:rsidDel="005A4B89">
          <w:rPr>
            <w:rFonts w:ascii="Cambria" w:hAnsi="Cambria" w:cstheme="minorHAnsi"/>
            <w:bCs/>
            <w:sz w:val="22"/>
            <w:szCs w:val="22"/>
          </w:rPr>
          <w:delText>Consider the following simultaneous-move game with two unknown payoff numbers X and Y. X≠3, Y≠7, and they are integers.</w:delText>
        </w:r>
      </w:del>
    </w:p>
    <w:p w14:paraId="41F6079D" w14:textId="442C8215" w:rsidR="00076FC5" w:rsidRPr="00076FC5" w:rsidDel="005A4B89" w:rsidRDefault="00076FC5" w:rsidP="005A4B89">
      <w:pPr>
        <w:pStyle w:val="Default"/>
        <w:rPr>
          <w:del w:id="676" w:author="Biasi, Barbara" w:date="2024-10-22T17:31:00Z" w16du:dateUtc="2024-10-22T15:31:00Z"/>
          <w:rFonts w:ascii="Cambria" w:hAnsi="Cambria" w:cstheme="minorHAnsi"/>
          <w:bCs/>
          <w:sz w:val="22"/>
          <w:szCs w:val="22"/>
        </w:rPr>
      </w:pPr>
    </w:p>
    <w:tbl>
      <w:tblPr>
        <w:tblStyle w:val="TableGrid"/>
        <w:tblW w:w="0" w:type="auto"/>
        <w:tblInd w:w="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046"/>
        <w:gridCol w:w="1170"/>
        <w:gridCol w:w="1260"/>
        <w:gridCol w:w="1256"/>
      </w:tblGrid>
      <w:tr w:rsidR="00076FC5" w:rsidRPr="00076FC5" w:rsidDel="005A4B89" w14:paraId="02DF2EDB" w14:textId="33133191" w:rsidTr="006B718D">
        <w:trPr>
          <w:trHeight w:val="432"/>
          <w:del w:id="677" w:author="Biasi, Barbara" w:date="2024-10-22T17:31:00Z"/>
        </w:trPr>
        <w:tc>
          <w:tcPr>
            <w:tcW w:w="5945" w:type="dxa"/>
            <w:gridSpan w:val="5"/>
            <w:vAlign w:val="center"/>
          </w:tcPr>
          <w:p w14:paraId="168EE476" w14:textId="3371E2B6" w:rsidR="00076FC5" w:rsidRPr="00076FC5" w:rsidDel="005A4B89" w:rsidRDefault="00076FC5" w:rsidP="005A4B89">
            <w:pPr>
              <w:pStyle w:val="Default"/>
              <w:rPr>
                <w:del w:id="678" w:author="Biasi, Barbara" w:date="2024-10-22T17:31:00Z" w16du:dateUtc="2024-10-22T15:31:00Z"/>
                <w:rFonts w:ascii="Cambria" w:hAnsi="Cambria" w:cstheme="minorHAnsi"/>
              </w:rPr>
            </w:pPr>
            <w:del w:id="679" w:author="Biasi, Barbara" w:date="2024-10-22T17:31:00Z" w16du:dateUtc="2024-10-22T15:31:00Z">
              <w:r w:rsidRPr="00076FC5" w:rsidDel="005A4B89">
                <w:rPr>
                  <w:rFonts w:ascii="Cambria" w:hAnsi="Cambria" w:cstheme="minorHAnsi"/>
                </w:rPr>
                <w:delText xml:space="preserve">                                    Player 2</w:delText>
              </w:r>
            </w:del>
          </w:p>
        </w:tc>
      </w:tr>
      <w:tr w:rsidR="00076FC5" w:rsidRPr="00076FC5" w:rsidDel="005A4B89" w14:paraId="0BE7F5B9" w14:textId="0F6D1E0F" w:rsidTr="006B718D">
        <w:trPr>
          <w:trHeight w:val="432"/>
          <w:del w:id="680" w:author="Biasi, Barbara" w:date="2024-10-22T17:31:00Z"/>
        </w:trPr>
        <w:tc>
          <w:tcPr>
            <w:tcW w:w="1213" w:type="dxa"/>
            <w:vMerge w:val="restart"/>
            <w:vAlign w:val="center"/>
          </w:tcPr>
          <w:p w14:paraId="47152C93" w14:textId="69B39B7B" w:rsidR="00076FC5" w:rsidRPr="00076FC5" w:rsidDel="005A4B89" w:rsidRDefault="00076FC5" w:rsidP="005A4B89">
            <w:pPr>
              <w:pStyle w:val="Default"/>
              <w:rPr>
                <w:del w:id="681" w:author="Biasi, Barbara" w:date="2024-10-22T17:31:00Z" w16du:dateUtc="2024-10-22T15:31:00Z"/>
                <w:rFonts w:ascii="Cambria" w:hAnsi="Cambria" w:cstheme="minorHAnsi"/>
              </w:rPr>
            </w:pPr>
            <w:del w:id="682" w:author="Biasi, Barbara" w:date="2024-10-22T17:31:00Z" w16du:dateUtc="2024-10-22T15:31:00Z">
              <w:r w:rsidRPr="00076FC5" w:rsidDel="005A4B89">
                <w:rPr>
                  <w:rFonts w:ascii="Cambria" w:hAnsi="Cambria" w:cstheme="minorHAnsi"/>
                </w:rPr>
                <w:delText>Player 1</w:delText>
              </w:r>
            </w:del>
          </w:p>
        </w:tc>
        <w:tc>
          <w:tcPr>
            <w:tcW w:w="1046" w:type="dxa"/>
            <w:vAlign w:val="bottom"/>
          </w:tcPr>
          <w:p w14:paraId="125BD2E8" w14:textId="2A60AEAE" w:rsidR="00076FC5" w:rsidRPr="00076FC5" w:rsidDel="005A4B89" w:rsidRDefault="00076FC5" w:rsidP="005A4B89">
            <w:pPr>
              <w:pStyle w:val="Default"/>
              <w:rPr>
                <w:del w:id="683" w:author="Biasi, Barbara" w:date="2024-10-22T17:31:00Z" w16du:dateUtc="2024-10-22T15:31:00Z"/>
                <w:rFonts w:ascii="Cambria" w:hAnsi="Cambria" w:cstheme="minorHAnsi"/>
              </w:rPr>
            </w:pPr>
          </w:p>
        </w:tc>
        <w:tc>
          <w:tcPr>
            <w:tcW w:w="1170" w:type="dxa"/>
            <w:tcBorders>
              <w:bottom w:val="single" w:sz="4" w:space="0" w:color="auto"/>
            </w:tcBorders>
            <w:vAlign w:val="bottom"/>
          </w:tcPr>
          <w:p w14:paraId="67B6CE0B" w14:textId="34F3BB99" w:rsidR="00076FC5" w:rsidRPr="00076FC5" w:rsidDel="005A4B89" w:rsidRDefault="00076FC5" w:rsidP="005A4B89">
            <w:pPr>
              <w:pStyle w:val="Default"/>
              <w:rPr>
                <w:del w:id="684" w:author="Biasi, Barbara" w:date="2024-10-22T17:31:00Z" w16du:dateUtc="2024-10-22T15:31:00Z"/>
                <w:rFonts w:ascii="Cambria" w:hAnsi="Cambria" w:cstheme="minorHAnsi"/>
              </w:rPr>
            </w:pPr>
            <w:del w:id="685" w:author="Biasi, Barbara" w:date="2024-10-22T17:31:00Z" w16du:dateUtc="2024-10-22T15:31:00Z">
              <w:r w:rsidRPr="00076FC5" w:rsidDel="005A4B89">
                <w:rPr>
                  <w:rFonts w:ascii="Cambria" w:hAnsi="Cambria" w:cstheme="minorHAnsi"/>
                </w:rPr>
                <w:delText>L</w:delText>
              </w:r>
            </w:del>
          </w:p>
        </w:tc>
        <w:tc>
          <w:tcPr>
            <w:tcW w:w="1260" w:type="dxa"/>
            <w:tcBorders>
              <w:bottom w:val="single" w:sz="4" w:space="0" w:color="auto"/>
            </w:tcBorders>
            <w:vAlign w:val="bottom"/>
          </w:tcPr>
          <w:p w14:paraId="6B0B6BF0" w14:textId="4E8F105D" w:rsidR="00076FC5" w:rsidRPr="00076FC5" w:rsidDel="005A4B89" w:rsidRDefault="00076FC5" w:rsidP="005A4B89">
            <w:pPr>
              <w:pStyle w:val="Default"/>
              <w:rPr>
                <w:del w:id="686" w:author="Biasi, Barbara" w:date="2024-10-22T17:31:00Z" w16du:dateUtc="2024-10-22T15:31:00Z"/>
                <w:rFonts w:ascii="Cambria" w:hAnsi="Cambria" w:cstheme="minorHAnsi"/>
              </w:rPr>
            </w:pPr>
            <w:del w:id="687" w:author="Biasi, Barbara" w:date="2024-10-22T17:31:00Z" w16du:dateUtc="2024-10-22T15:31:00Z">
              <w:r w:rsidRPr="00076FC5" w:rsidDel="005A4B89">
                <w:rPr>
                  <w:rFonts w:ascii="Cambria" w:hAnsi="Cambria" w:cstheme="minorHAnsi"/>
                </w:rPr>
                <w:delText>C</w:delText>
              </w:r>
            </w:del>
          </w:p>
        </w:tc>
        <w:tc>
          <w:tcPr>
            <w:tcW w:w="1256" w:type="dxa"/>
            <w:tcBorders>
              <w:bottom w:val="single" w:sz="4" w:space="0" w:color="auto"/>
            </w:tcBorders>
            <w:vAlign w:val="bottom"/>
          </w:tcPr>
          <w:p w14:paraId="3038BE44" w14:textId="2DAAE056" w:rsidR="00076FC5" w:rsidRPr="00076FC5" w:rsidDel="005A4B89" w:rsidRDefault="00076FC5" w:rsidP="005A4B89">
            <w:pPr>
              <w:pStyle w:val="Default"/>
              <w:rPr>
                <w:del w:id="688" w:author="Biasi, Barbara" w:date="2024-10-22T17:31:00Z" w16du:dateUtc="2024-10-22T15:31:00Z"/>
                <w:rFonts w:ascii="Cambria" w:hAnsi="Cambria" w:cstheme="minorHAnsi"/>
              </w:rPr>
            </w:pPr>
            <w:del w:id="689" w:author="Biasi, Barbara" w:date="2024-10-22T17:31:00Z" w16du:dateUtc="2024-10-22T15:31:00Z">
              <w:r w:rsidRPr="00076FC5" w:rsidDel="005A4B89">
                <w:rPr>
                  <w:rFonts w:ascii="Cambria" w:hAnsi="Cambria" w:cstheme="minorHAnsi"/>
                </w:rPr>
                <w:delText>R</w:delText>
              </w:r>
            </w:del>
          </w:p>
        </w:tc>
      </w:tr>
      <w:tr w:rsidR="00076FC5" w:rsidRPr="00076FC5" w:rsidDel="005A4B89" w14:paraId="201FDE87" w14:textId="26ED8583" w:rsidTr="006B718D">
        <w:trPr>
          <w:trHeight w:val="432"/>
          <w:del w:id="690" w:author="Biasi, Barbara" w:date="2024-10-22T17:31:00Z"/>
        </w:trPr>
        <w:tc>
          <w:tcPr>
            <w:tcW w:w="1213" w:type="dxa"/>
            <w:vMerge/>
            <w:vAlign w:val="center"/>
          </w:tcPr>
          <w:p w14:paraId="5CCA6477" w14:textId="6826DE9E" w:rsidR="00076FC5" w:rsidRPr="00076FC5" w:rsidDel="005A4B89" w:rsidRDefault="00076FC5" w:rsidP="005A4B89">
            <w:pPr>
              <w:pStyle w:val="Default"/>
              <w:rPr>
                <w:del w:id="691" w:author="Biasi, Barbara" w:date="2024-10-22T17:31:00Z" w16du:dateUtc="2024-10-22T15:31:00Z"/>
                <w:rFonts w:ascii="Cambria" w:hAnsi="Cambria" w:cstheme="minorHAnsi"/>
              </w:rPr>
            </w:pPr>
          </w:p>
        </w:tc>
        <w:tc>
          <w:tcPr>
            <w:tcW w:w="1046" w:type="dxa"/>
            <w:tcBorders>
              <w:right w:val="single" w:sz="4" w:space="0" w:color="auto"/>
            </w:tcBorders>
            <w:vAlign w:val="bottom"/>
          </w:tcPr>
          <w:p w14:paraId="5B7D1427" w14:textId="013647A7" w:rsidR="00076FC5" w:rsidRPr="00076FC5" w:rsidDel="005A4B89" w:rsidRDefault="00076FC5" w:rsidP="005A4B89">
            <w:pPr>
              <w:pStyle w:val="Default"/>
              <w:rPr>
                <w:del w:id="692" w:author="Biasi, Barbara" w:date="2024-10-22T17:31:00Z" w16du:dateUtc="2024-10-22T15:31:00Z"/>
                <w:rFonts w:ascii="Cambria" w:hAnsi="Cambria" w:cstheme="minorHAnsi"/>
              </w:rPr>
            </w:pPr>
            <w:del w:id="693" w:author="Biasi, Barbara" w:date="2024-10-22T17:31:00Z" w16du:dateUtc="2024-10-22T15:31:00Z">
              <w:r w:rsidRPr="00076FC5" w:rsidDel="005A4B89">
                <w:rPr>
                  <w:rFonts w:ascii="Cambria" w:hAnsi="Cambria" w:cstheme="minorHAnsi"/>
                </w:rPr>
                <w:delText>T</w:delText>
              </w:r>
            </w:del>
          </w:p>
        </w:tc>
        <w:tc>
          <w:tcPr>
            <w:tcW w:w="1170" w:type="dxa"/>
            <w:tcBorders>
              <w:top w:val="single" w:sz="4" w:space="0" w:color="auto"/>
              <w:left w:val="single" w:sz="4" w:space="0" w:color="auto"/>
              <w:bottom w:val="single" w:sz="4" w:space="0" w:color="auto"/>
              <w:right w:val="single" w:sz="4" w:space="0" w:color="auto"/>
            </w:tcBorders>
            <w:vAlign w:val="bottom"/>
          </w:tcPr>
          <w:p w14:paraId="687AFDB9" w14:textId="0D32B33C" w:rsidR="00076FC5" w:rsidRPr="00076FC5" w:rsidDel="005A4B89" w:rsidRDefault="00076FC5" w:rsidP="005A4B89">
            <w:pPr>
              <w:pStyle w:val="Default"/>
              <w:rPr>
                <w:del w:id="694" w:author="Biasi, Barbara" w:date="2024-10-22T17:31:00Z" w16du:dateUtc="2024-10-22T15:31:00Z"/>
                <w:rFonts w:ascii="Cambria" w:hAnsi="Cambria" w:cstheme="minorHAnsi"/>
              </w:rPr>
            </w:pPr>
            <w:del w:id="695" w:author="Biasi, Barbara" w:date="2024-10-22T17:31:00Z" w16du:dateUtc="2024-10-22T15:31:00Z">
              <w:r w:rsidRPr="00076FC5" w:rsidDel="005A4B89">
                <w:rPr>
                  <w:rFonts w:ascii="Cambria" w:hAnsi="Cambria" w:cstheme="minorHAnsi"/>
                </w:rPr>
                <w:delText>9, 5</w:delText>
              </w:r>
            </w:del>
          </w:p>
        </w:tc>
        <w:tc>
          <w:tcPr>
            <w:tcW w:w="1260" w:type="dxa"/>
            <w:tcBorders>
              <w:top w:val="single" w:sz="4" w:space="0" w:color="auto"/>
              <w:left w:val="single" w:sz="4" w:space="0" w:color="auto"/>
              <w:bottom w:val="single" w:sz="4" w:space="0" w:color="auto"/>
              <w:right w:val="single" w:sz="4" w:space="0" w:color="auto"/>
            </w:tcBorders>
            <w:vAlign w:val="bottom"/>
          </w:tcPr>
          <w:p w14:paraId="51648F14" w14:textId="02E20F48" w:rsidR="00076FC5" w:rsidRPr="00076FC5" w:rsidDel="005A4B89" w:rsidRDefault="00076FC5" w:rsidP="005A4B89">
            <w:pPr>
              <w:pStyle w:val="Default"/>
              <w:rPr>
                <w:del w:id="696" w:author="Biasi, Barbara" w:date="2024-10-22T17:31:00Z" w16du:dateUtc="2024-10-22T15:31:00Z"/>
                <w:rFonts w:ascii="Cambria" w:hAnsi="Cambria" w:cstheme="minorHAnsi"/>
              </w:rPr>
            </w:pPr>
            <w:del w:id="697" w:author="Biasi, Barbara" w:date="2024-10-22T17:31:00Z" w16du:dateUtc="2024-10-22T15:31:00Z">
              <w:r w:rsidRPr="00076FC5" w:rsidDel="005A4B89">
                <w:rPr>
                  <w:rFonts w:ascii="Cambria" w:hAnsi="Cambria" w:cstheme="minorHAnsi"/>
                </w:rPr>
                <w:delText>X, 6</w:delText>
              </w:r>
            </w:del>
          </w:p>
        </w:tc>
        <w:tc>
          <w:tcPr>
            <w:tcW w:w="1256" w:type="dxa"/>
            <w:tcBorders>
              <w:top w:val="single" w:sz="4" w:space="0" w:color="auto"/>
              <w:left w:val="single" w:sz="4" w:space="0" w:color="auto"/>
              <w:bottom w:val="single" w:sz="4" w:space="0" w:color="auto"/>
              <w:right w:val="single" w:sz="4" w:space="0" w:color="auto"/>
            </w:tcBorders>
            <w:vAlign w:val="bottom"/>
          </w:tcPr>
          <w:p w14:paraId="19D1C92F" w14:textId="48C0C90B" w:rsidR="00076FC5" w:rsidRPr="00076FC5" w:rsidDel="005A4B89" w:rsidRDefault="00076FC5" w:rsidP="005A4B89">
            <w:pPr>
              <w:pStyle w:val="Default"/>
              <w:rPr>
                <w:del w:id="698" w:author="Biasi, Barbara" w:date="2024-10-22T17:31:00Z" w16du:dateUtc="2024-10-22T15:31:00Z"/>
                <w:rFonts w:ascii="Cambria" w:hAnsi="Cambria" w:cstheme="minorHAnsi"/>
              </w:rPr>
            </w:pPr>
            <w:del w:id="699" w:author="Biasi, Barbara" w:date="2024-10-22T17:31:00Z" w16du:dateUtc="2024-10-22T15:31:00Z">
              <w:r w:rsidRPr="00076FC5" w:rsidDel="005A4B89">
                <w:rPr>
                  <w:rFonts w:ascii="Cambria" w:hAnsi="Cambria" w:cstheme="minorHAnsi"/>
                </w:rPr>
                <w:delText>2, 4</w:delText>
              </w:r>
            </w:del>
          </w:p>
        </w:tc>
      </w:tr>
      <w:tr w:rsidR="00076FC5" w:rsidRPr="00076FC5" w:rsidDel="005A4B89" w14:paraId="0F5431E5" w14:textId="27CCDFCA" w:rsidTr="006B718D">
        <w:trPr>
          <w:trHeight w:val="432"/>
          <w:del w:id="700" w:author="Biasi, Barbara" w:date="2024-10-22T17:31:00Z"/>
        </w:trPr>
        <w:tc>
          <w:tcPr>
            <w:tcW w:w="1213" w:type="dxa"/>
            <w:vMerge/>
            <w:vAlign w:val="center"/>
          </w:tcPr>
          <w:p w14:paraId="01A89B57" w14:textId="0127B641" w:rsidR="00076FC5" w:rsidRPr="00076FC5" w:rsidDel="005A4B89" w:rsidRDefault="00076FC5" w:rsidP="005A4B89">
            <w:pPr>
              <w:pStyle w:val="Default"/>
              <w:rPr>
                <w:del w:id="701" w:author="Biasi, Barbara" w:date="2024-10-22T17:31:00Z" w16du:dateUtc="2024-10-22T15:31:00Z"/>
                <w:rFonts w:ascii="Cambria" w:hAnsi="Cambria" w:cstheme="minorHAnsi"/>
              </w:rPr>
            </w:pPr>
          </w:p>
        </w:tc>
        <w:tc>
          <w:tcPr>
            <w:tcW w:w="1046" w:type="dxa"/>
            <w:tcBorders>
              <w:right w:val="single" w:sz="4" w:space="0" w:color="auto"/>
            </w:tcBorders>
            <w:vAlign w:val="bottom"/>
          </w:tcPr>
          <w:p w14:paraId="3C5C1838" w14:textId="4AA8D59B" w:rsidR="00076FC5" w:rsidRPr="00076FC5" w:rsidDel="005A4B89" w:rsidRDefault="00076FC5" w:rsidP="005A4B89">
            <w:pPr>
              <w:pStyle w:val="Default"/>
              <w:rPr>
                <w:del w:id="702" w:author="Biasi, Barbara" w:date="2024-10-22T17:31:00Z" w16du:dateUtc="2024-10-22T15:31:00Z"/>
                <w:rFonts w:ascii="Cambria" w:hAnsi="Cambria" w:cstheme="minorHAnsi"/>
              </w:rPr>
            </w:pPr>
            <w:del w:id="703" w:author="Biasi, Barbara" w:date="2024-10-22T17:31:00Z" w16du:dateUtc="2024-10-22T15:31:00Z">
              <w:r w:rsidRPr="00076FC5" w:rsidDel="005A4B89">
                <w:rPr>
                  <w:rFonts w:ascii="Cambria" w:hAnsi="Cambria" w:cstheme="minorHAnsi"/>
                </w:rPr>
                <w:delText>M</w:delText>
              </w:r>
            </w:del>
          </w:p>
        </w:tc>
        <w:tc>
          <w:tcPr>
            <w:tcW w:w="1170" w:type="dxa"/>
            <w:tcBorders>
              <w:top w:val="single" w:sz="4" w:space="0" w:color="auto"/>
              <w:left w:val="single" w:sz="4" w:space="0" w:color="auto"/>
              <w:bottom w:val="single" w:sz="4" w:space="0" w:color="auto"/>
              <w:right w:val="single" w:sz="4" w:space="0" w:color="auto"/>
            </w:tcBorders>
            <w:vAlign w:val="bottom"/>
          </w:tcPr>
          <w:p w14:paraId="3419FE5A" w14:textId="0196FD3D" w:rsidR="00076FC5" w:rsidRPr="00076FC5" w:rsidDel="005A4B89" w:rsidRDefault="00076FC5" w:rsidP="005A4B89">
            <w:pPr>
              <w:pStyle w:val="Default"/>
              <w:rPr>
                <w:del w:id="704" w:author="Biasi, Barbara" w:date="2024-10-22T17:31:00Z" w16du:dateUtc="2024-10-22T15:31:00Z"/>
                <w:rFonts w:ascii="Cambria" w:hAnsi="Cambria" w:cstheme="minorHAnsi"/>
              </w:rPr>
            </w:pPr>
            <w:del w:id="705" w:author="Biasi, Barbara" w:date="2024-10-22T17:31:00Z" w16du:dateUtc="2024-10-22T15:31:00Z">
              <w:r w:rsidRPr="00076FC5" w:rsidDel="005A4B89">
                <w:rPr>
                  <w:rFonts w:ascii="Cambria" w:hAnsi="Cambria" w:cstheme="minorHAnsi"/>
                </w:rPr>
                <w:delText>6, 5</w:delText>
              </w:r>
            </w:del>
          </w:p>
        </w:tc>
        <w:tc>
          <w:tcPr>
            <w:tcW w:w="1260" w:type="dxa"/>
            <w:tcBorders>
              <w:top w:val="single" w:sz="4" w:space="0" w:color="auto"/>
              <w:left w:val="single" w:sz="4" w:space="0" w:color="auto"/>
              <w:bottom w:val="single" w:sz="4" w:space="0" w:color="auto"/>
              <w:right w:val="single" w:sz="4" w:space="0" w:color="auto"/>
            </w:tcBorders>
            <w:vAlign w:val="bottom"/>
          </w:tcPr>
          <w:p w14:paraId="643F981D" w14:textId="2B2BC0B3" w:rsidR="00076FC5" w:rsidRPr="00076FC5" w:rsidDel="005A4B89" w:rsidRDefault="00076FC5" w:rsidP="005A4B89">
            <w:pPr>
              <w:pStyle w:val="Default"/>
              <w:rPr>
                <w:del w:id="706" w:author="Biasi, Barbara" w:date="2024-10-22T17:31:00Z" w16du:dateUtc="2024-10-22T15:31:00Z"/>
                <w:rFonts w:ascii="Cambria" w:hAnsi="Cambria" w:cstheme="minorHAnsi"/>
              </w:rPr>
            </w:pPr>
            <w:del w:id="707" w:author="Biasi, Barbara" w:date="2024-10-22T17:31:00Z" w16du:dateUtc="2024-10-22T15:31:00Z">
              <w:r w:rsidRPr="00076FC5" w:rsidDel="005A4B89">
                <w:rPr>
                  <w:rFonts w:ascii="Cambria" w:hAnsi="Cambria" w:cstheme="minorHAnsi"/>
                </w:rPr>
                <w:delText>2, 4</w:delText>
              </w:r>
            </w:del>
          </w:p>
        </w:tc>
        <w:tc>
          <w:tcPr>
            <w:tcW w:w="1256" w:type="dxa"/>
            <w:tcBorders>
              <w:top w:val="single" w:sz="4" w:space="0" w:color="auto"/>
              <w:left w:val="single" w:sz="4" w:space="0" w:color="auto"/>
              <w:bottom w:val="single" w:sz="4" w:space="0" w:color="auto"/>
              <w:right w:val="single" w:sz="4" w:space="0" w:color="auto"/>
            </w:tcBorders>
            <w:vAlign w:val="bottom"/>
          </w:tcPr>
          <w:p w14:paraId="76BB6D12" w14:textId="4D073018" w:rsidR="00076FC5" w:rsidRPr="00076FC5" w:rsidDel="005A4B89" w:rsidRDefault="00076FC5" w:rsidP="005A4B89">
            <w:pPr>
              <w:pStyle w:val="Default"/>
              <w:rPr>
                <w:del w:id="708" w:author="Biasi, Barbara" w:date="2024-10-22T17:31:00Z" w16du:dateUtc="2024-10-22T15:31:00Z"/>
                <w:rFonts w:ascii="Cambria" w:hAnsi="Cambria" w:cstheme="minorHAnsi"/>
              </w:rPr>
            </w:pPr>
            <w:del w:id="709" w:author="Biasi, Barbara" w:date="2024-10-22T17:31:00Z" w16du:dateUtc="2024-10-22T15:31:00Z">
              <w:r w:rsidRPr="00076FC5" w:rsidDel="005A4B89">
                <w:rPr>
                  <w:rFonts w:ascii="Cambria" w:hAnsi="Cambria" w:cstheme="minorHAnsi"/>
                </w:rPr>
                <w:delText>1 ,3</w:delText>
              </w:r>
            </w:del>
          </w:p>
        </w:tc>
      </w:tr>
      <w:tr w:rsidR="00076FC5" w:rsidRPr="00076FC5" w:rsidDel="005A4B89" w14:paraId="0B57D884" w14:textId="7CA713B1" w:rsidTr="006B718D">
        <w:trPr>
          <w:trHeight w:val="432"/>
          <w:del w:id="710" w:author="Biasi, Barbara" w:date="2024-10-22T17:31:00Z"/>
        </w:trPr>
        <w:tc>
          <w:tcPr>
            <w:tcW w:w="1213" w:type="dxa"/>
            <w:vMerge/>
            <w:vAlign w:val="center"/>
          </w:tcPr>
          <w:p w14:paraId="2C0AD650" w14:textId="79B1FE67" w:rsidR="00076FC5" w:rsidRPr="00076FC5" w:rsidDel="005A4B89" w:rsidRDefault="00076FC5" w:rsidP="005A4B89">
            <w:pPr>
              <w:pStyle w:val="Default"/>
              <w:rPr>
                <w:del w:id="711" w:author="Biasi, Barbara" w:date="2024-10-22T17:31:00Z" w16du:dateUtc="2024-10-22T15:31:00Z"/>
                <w:rFonts w:ascii="Cambria" w:hAnsi="Cambria" w:cstheme="minorHAnsi"/>
              </w:rPr>
            </w:pPr>
          </w:p>
        </w:tc>
        <w:tc>
          <w:tcPr>
            <w:tcW w:w="1046" w:type="dxa"/>
            <w:tcBorders>
              <w:right w:val="single" w:sz="4" w:space="0" w:color="auto"/>
            </w:tcBorders>
            <w:vAlign w:val="bottom"/>
          </w:tcPr>
          <w:p w14:paraId="36CC96C7" w14:textId="2402C8E5" w:rsidR="00076FC5" w:rsidRPr="00076FC5" w:rsidDel="005A4B89" w:rsidRDefault="00076FC5" w:rsidP="005A4B89">
            <w:pPr>
              <w:pStyle w:val="Default"/>
              <w:rPr>
                <w:del w:id="712" w:author="Biasi, Barbara" w:date="2024-10-22T17:31:00Z" w16du:dateUtc="2024-10-22T15:31:00Z"/>
                <w:rFonts w:ascii="Cambria" w:hAnsi="Cambria" w:cstheme="minorHAnsi"/>
              </w:rPr>
            </w:pPr>
            <w:del w:id="713" w:author="Biasi, Barbara" w:date="2024-10-22T17:31:00Z" w16du:dateUtc="2024-10-22T15:31:00Z">
              <w:r w:rsidRPr="00076FC5" w:rsidDel="005A4B89">
                <w:rPr>
                  <w:rFonts w:ascii="Cambria" w:hAnsi="Cambria" w:cstheme="minorHAnsi"/>
                </w:rPr>
                <w:delText>B</w:delText>
              </w:r>
            </w:del>
          </w:p>
        </w:tc>
        <w:tc>
          <w:tcPr>
            <w:tcW w:w="1170" w:type="dxa"/>
            <w:tcBorders>
              <w:top w:val="single" w:sz="4" w:space="0" w:color="auto"/>
              <w:left w:val="single" w:sz="4" w:space="0" w:color="auto"/>
              <w:bottom w:val="single" w:sz="4" w:space="0" w:color="auto"/>
              <w:right w:val="single" w:sz="4" w:space="0" w:color="auto"/>
            </w:tcBorders>
            <w:vAlign w:val="bottom"/>
          </w:tcPr>
          <w:p w14:paraId="61C1105B" w14:textId="01D50BDB" w:rsidR="00076FC5" w:rsidRPr="00076FC5" w:rsidDel="005A4B89" w:rsidRDefault="00076FC5" w:rsidP="005A4B89">
            <w:pPr>
              <w:pStyle w:val="Default"/>
              <w:rPr>
                <w:del w:id="714" w:author="Biasi, Barbara" w:date="2024-10-22T17:31:00Z" w16du:dateUtc="2024-10-22T15:31:00Z"/>
                <w:rFonts w:ascii="Cambria" w:hAnsi="Cambria" w:cstheme="minorHAnsi"/>
              </w:rPr>
            </w:pPr>
            <w:del w:id="715" w:author="Biasi, Barbara" w:date="2024-10-22T17:31:00Z" w16du:dateUtc="2024-10-22T15:31:00Z">
              <w:r w:rsidRPr="00076FC5" w:rsidDel="005A4B89">
                <w:rPr>
                  <w:rFonts w:ascii="Cambria" w:hAnsi="Cambria" w:cstheme="minorHAnsi"/>
                </w:rPr>
                <w:delText>2, 7</w:delText>
              </w:r>
            </w:del>
          </w:p>
        </w:tc>
        <w:tc>
          <w:tcPr>
            <w:tcW w:w="1260" w:type="dxa"/>
            <w:tcBorders>
              <w:top w:val="single" w:sz="4" w:space="0" w:color="auto"/>
              <w:left w:val="single" w:sz="4" w:space="0" w:color="auto"/>
              <w:bottom w:val="single" w:sz="4" w:space="0" w:color="auto"/>
              <w:right w:val="single" w:sz="4" w:space="0" w:color="auto"/>
            </w:tcBorders>
            <w:vAlign w:val="bottom"/>
          </w:tcPr>
          <w:p w14:paraId="469D5883" w14:textId="2CE4E5FC" w:rsidR="00076FC5" w:rsidRPr="00076FC5" w:rsidDel="005A4B89" w:rsidRDefault="00076FC5" w:rsidP="005A4B89">
            <w:pPr>
              <w:pStyle w:val="Default"/>
              <w:rPr>
                <w:del w:id="716" w:author="Biasi, Barbara" w:date="2024-10-22T17:31:00Z" w16du:dateUtc="2024-10-22T15:31:00Z"/>
                <w:rFonts w:ascii="Cambria" w:hAnsi="Cambria" w:cstheme="minorHAnsi"/>
              </w:rPr>
            </w:pPr>
            <w:del w:id="717" w:author="Biasi, Barbara" w:date="2024-10-22T17:31:00Z" w16du:dateUtc="2024-10-22T15:31:00Z">
              <w:r w:rsidRPr="00076FC5" w:rsidDel="005A4B89">
                <w:rPr>
                  <w:rFonts w:ascii="Cambria" w:hAnsi="Cambria" w:cstheme="minorHAnsi"/>
                </w:rPr>
                <w:delText>3, 6</w:delText>
              </w:r>
            </w:del>
          </w:p>
        </w:tc>
        <w:tc>
          <w:tcPr>
            <w:tcW w:w="1256" w:type="dxa"/>
            <w:tcBorders>
              <w:top w:val="single" w:sz="4" w:space="0" w:color="auto"/>
              <w:left w:val="single" w:sz="4" w:space="0" w:color="auto"/>
              <w:bottom w:val="single" w:sz="4" w:space="0" w:color="auto"/>
              <w:right w:val="single" w:sz="4" w:space="0" w:color="auto"/>
            </w:tcBorders>
            <w:vAlign w:val="bottom"/>
          </w:tcPr>
          <w:p w14:paraId="1D59712F" w14:textId="16C0C736" w:rsidR="00076FC5" w:rsidRPr="00076FC5" w:rsidDel="005A4B89" w:rsidRDefault="00076FC5" w:rsidP="005A4B89">
            <w:pPr>
              <w:pStyle w:val="Default"/>
              <w:rPr>
                <w:del w:id="718" w:author="Biasi, Barbara" w:date="2024-10-22T17:31:00Z" w16du:dateUtc="2024-10-22T15:31:00Z"/>
                <w:rFonts w:ascii="Cambria" w:hAnsi="Cambria" w:cstheme="minorHAnsi"/>
              </w:rPr>
            </w:pPr>
            <w:del w:id="719" w:author="Biasi, Barbara" w:date="2024-10-22T17:31:00Z" w16du:dateUtc="2024-10-22T15:31:00Z">
              <w:r w:rsidRPr="00076FC5" w:rsidDel="005A4B89">
                <w:rPr>
                  <w:rFonts w:ascii="Cambria" w:hAnsi="Cambria" w:cstheme="minorHAnsi"/>
                </w:rPr>
                <w:delText>4, Y</w:delText>
              </w:r>
            </w:del>
          </w:p>
        </w:tc>
      </w:tr>
    </w:tbl>
    <w:p w14:paraId="4419FB85" w14:textId="30AB6C88" w:rsidR="00076FC5" w:rsidRPr="00076FC5" w:rsidDel="005A4B89" w:rsidRDefault="00076FC5" w:rsidP="005A4B89">
      <w:pPr>
        <w:pStyle w:val="Default"/>
        <w:rPr>
          <w:del w:id="720" w:author="Biasi, Barbara" w:date="2024-10-22T17:31:00Z" w16du:dateUtc="2024-10-22T15:31:00Z"/>
          <w:rFonts w:ascii="Cambria" w:hAnsi="Cambria" w:cstheme="minorHAnsi"/>
          <w:bCs/>
          <w:sz w:val="22"/>
          <w:szCs w:val="22"/>
        </w:rPr>
      </w:pPr>
    </w:p>
    <w:p w14:paraId="33D306AB" w14:textId="3612E844" w:rsidR="00076FC5" w:rsidRPr="00076FC5" w:rsidDel="005A4B89" w:rsidRDefault="00076FC5" w:rsidP="005A4B89">
      <w:pPr>
        <w:pStyle w:val="Default"/>
        <w:rPr>
          <w:del w:id="721" w:author="Biasi, Barbara" w:date="2024-10-22T17:31:00Z" w16du:dateUtc="2024-10-22T15:31:00Z"/>
          <w:rFonts w:ascii="Cambria" w:hAnsi="Cambria" w:cstheme="minorHAnsi"/>
          <w:bCs/>
          <w:sz w:val="22"/>
          <w:szCs w:val="22"/>
        </w:rPr>
      </w:pPr>
      <w:del w:id="722" w:author="Biasi, Barbara" w:date="2024-10-22T17:31:00Z" w16du:dateUtc="2024-10-22T15:31:00Z">
        <w:r w:rsidRPr="00076FC5" w:rsidDel="005A4B89">
          <w:rPr>
            <w:rFonts w:ascii="Cambria" w:hAnsi="Cambria" w:cstheme="minorHAnsi"/>
            <w:bCs/>
            <w:sz w:val="22"/>
            <w:szCs w:val="22"/>
          </w:rPr>
          <w:delText xml:space="preserve">If X=5 and Y=8, does any player have a dominant or dominated strategy? </w:delText>
        </w:r>
        <w:r w:rsidRPr="00076FC5" w:rsidDel="005A4B89">
          <w:rPr>
            <w:rFonts w:ascii="Cambria" w:hAnsi="Cambria" w:cstheme="minorHAnsi"/>
            <w:b/>
            <w:sz w:val="22"/>
            <w:szCs w:val="22"/>
          </w:rPr>
          <w:delText>[3 points]</w:delText>
        </w:r>
      </w:del>
    </w:p>
    <w:p w14:paraId="41B3906F" w14:textId="0E654CA0" w:rsidR="00076FC5" w:rsidRPr="00076FC5" w:rsidDel="005A4B89" w:rsidRDefault="00076FC5" w:rsidP="005A4B89">
      <w:pPr>
        <w:pStyle w:val="Default"/>
        <w:rPr>
          <w:del w:id="723" w:author="Biasi, Barbara" w:date="2024-10-22T17:31:00Z" w16du:dateUtc="2024-10-22T15:31:00Z"/>
          <w:rFonts w:ascii="Cambria" w:hAnsi="Cambria" w:cstheme="minorHAnsi"/>
          <w:bCs/>
          <w:sz w:val="22"/>
          <w:szCs w:val="22"/>
        </w:rPr>
      </w:pPr>
    </w:p>
    <w:p w14:paraId="20B8C2A6" w14:textId="364D4DA6" w:rsidR="00076FC5" w:rsidRPr="00076FC5" w:rsidDel="005A4B89" w:rsidRDefault="00076FC5" w:rsidP="005A4B89">
      <w:pPr>
        <w:pStyle w:val="Default"/>
        <w:rPr>
          <w:del w:id="724" w:author="Biasi, Barbara" w:date="2024-10-22T17:31:00Z" w16du:dateUtc="2024-10-22T15:31:00Z"/>
          <w:rFonts w:ascii="Cambria" w:hAnsi="Cambria" w:cstheme="minorHAnsi"/>
          <w:bCs/>
          <w:color w:val="FF0000"/>
          <w:sz w:val="22"/>
          <w:szCs w:val="22"/>
        </w:rPr>
      </w:pPr>
      <w:del w:id="725" w:author="Biasi, Barbara" w:date="2024-10-22T17:31:00Z" w16du:dateUtc="2024-10-22T15:31:00Z">
        <w:r w:rsidRPr="00076FC5" w:rsidDel="005A4B89">
          <w:rPr>
            <w:rFonts w:ascii="Cambria" w:hAnsi="Cambria" w:cstheme="minorHAnsi"/>
            <w:bCs/>
            <w:color w:val="FF0000"/>
            <w:sz w:val="22"/>
            <w:szCs w:val="22"/>
          </w:rPr>
          <w:delText>Player 1 has a dominated strategy M.</w:delText>
        </w:r>
      </w:del>
    </w:p>
    <w:p w14:paraId="6B10295A" w14:textId="4EA8B04C" w:rsidR="00076FC5" w:rsidRPr="00076FC5" w:rsidDel="005A4B89" w:rsidRDefault="00076FC5" w:rsidP="005A4B89">
      <w:pPr>
        <w:pStyle w:val="Default"/>
        <w:rPr>
          <w:del w:id="726" w:author="Biasi, Barbara" w:date="2024-10-22T17:31:00Z" w16du:dateUtc="2024-10-22T15:31:00Z"/>
          <w:rFonts w:ascii="Cambria" w:hAnsi="Cambria" w:cstheme="minorHAnsi"/>
          <w:bCs/>
          <w:color w:val="FF0000"/>
          <w:sz w:val="22"/>
          <w:szCs w:val="22"/>
        </w:rPr>
      </w:pPr>
    </w:p>
    <w:p w14:paraId="660F53BC" w14:textId="383B9F70" w:rsidR="00076FC5" w:rsidRPr="00076FC5" w:rsidDel="005A4B89" w:rsidRDefault="00076FC5" w:rsidP="005A4B89">
      <w:pPr>
        <w:pStyle w:val="Default"/>
        <w:rPr>
          <w:del w:id="727" w:author="Biasi, Barbara" w:date="2024-10-22T17:31:00Z" w16du:dateUtc="2024-10-22T15:31:00Z"/>
          <w:rFonts w:ascii="Cambria" w:hAnsi="Cambria" w:cstheme="minorHAnsi"/>
          <w:bCs/>
          <w:sz w:val="22"/>
          <w:szCs w:val="22"/>
        </w:rPr>
      </w:pPr>
      <w:del w:id="728" w:author="Biasi, Barbara" w:date="2024-10-22T17:31:00Z" w16du:dateUtc="2024-10-22T15:31:00Z">
        <w:r w:rsidRPr="00076FC5" w:rsidDel="005A4B89">
          <w:rPr>
            <w:rFonts w:ascii="Cambria" w:hAnsi="Cambria" w:cstheme="minorHAnsi"/>
            <w:bCs/>
            <w:sz w:val="22"/>
            <w:szCs w:val="22"/>
          </w:rPr>
          <w:delText xml:space="preserve">For what values of X and Y does the game have </w:delText>
        </w:r>
        <w:r w:rsidRPr="00076FC5" w:rsidDel="005A4B89">
          <w:rPr>
            <w:rFonts w:ascii="Cambria" w:hAnsi="Cambria" w:cstheme="minorHAnsi"/>
            <w:b/>
            <w:sz w:val="22"/>
            <w:szCs w:val="22"/>
            <w:u w:val="single"/>
          </w:rPr>
          <w:delText>two</w:delText>
        </w:r>
        <w:r w:rsidRPr="00076FC5" w:rsidDel="005A4B89">
          <w:rPr>
            <w:rFonts w:ascii="Cambria" w:hAnsi="Cambria" w:cstheme="minorHAnsi"/>
            <w:bCs/>
            <w:sz w:val="22"/>
            <w:szCs w:val="22"/>
          </w:rPr>
          <w:delText xml:space="preserve"> Nash equilibria (NE)? </w:delText>
        </w:r>
        <w:r w:rsidRPr="00076FC5" w:rsidDel="005A4B89">
          <w:rPr>
            <w:rFonts w:ascii="Cambria" w:hAnsi="Cambria" w:cstheme="minorHAnsi"/>
            <w:b/>
            <w:sz w:val="22"/>
            <w:szCs w:val="22"/>
          </w:rPr>
          <w:delText>[6 points]</w:delText>
        </w:r>
        <w:r w:rsidRPr="00076FC5" w:rsidDel="005A4B89">
          <w:rPr>
            <w:rFonts w:ascii="Cambria" w:hAnsi="Cambria" w:cstheme="minorHAnsi"/>
            <w:bCs/>
            <w:sz w:val="22"/>
            <w:szCs w:val="22"/>
          </w:rPr>
          <w:br/>
          <w:delText>[Hint: find all possible values of X and Y, and express your answers in inequalities.]</w:delText>
        </w:r>
      </w:del>
    </w:p>
    <w:p w14:paraId="750C3EAB" w14:textId="62606A3F" w:rsidR="00076FC5" w:rsidRPr="00076FC5" w:rsidDel="005A4B89" w:rsidRDefault="00076FC5" w:rsidP="005A4B89">
      <w:pPr>
        <w:pStyle w:val="Default"/>
        <w:rPr>
          <w:del w:id="729" w:author="Biasi, Barbara" w:date="2024-10-22T17:31:00Z" w16du:dateUtc="2024-10-22T15:31:00Z"/>
          <w:rFonts w:ascii="Cambria" w:hAnsi="Cambria" w:cstheme="minorHAnsi"/>
          <w:bCs/>
          <w:sz w:val="22"/>
          <w:szCs w:val="22"/>
        </w:rPr>
      </w:pPr>
    </w:p>
    <w:p w14:paraId="71CD0B1F" w14:textId="4485FDFB" w:rsidR="00076FC5" w:rsidRPr="00076FC5" w:rsidDel="005A4B89" w:rsidRDefault="00076FC5" w:rsidP="005A4B89">
      <w:pPr>
        <w:pStyle w:val="Default"/>
        <w:rPr>
          <w:del w:id="730" w:author="Biasi, Barbara" w:date="2024-10-22T17:31:00Z" w16du:dateUtc="2024-10-22T15:31:00Z"/>
          <w:rFonts w:ascii="Cambria" w:hAnsi="Cambria" w:cstheme="minorHAnsi"/>
          <w:bCs/>
          <w:color w:val="FF0000"/>
          <w:sz w:val="22"/>
          <w:szCs w:val="22"/>
        </w:rPr>
      </w:pPr>
      <w:del w:id="731" w:author="Biasi, Barbara" w:date="2024-10-22T17:31:00Z" w16du:dateUtc="2024-10-22T15:31:00Z">
        <w:r w:rsidRPr="00076FC5" w:rsidDel="005A4B89">
          <w:rPr>
            <w:rFonts w:ascii="Cambria" w:hAnsi="Cambria" w:cstheme="minorHAnsi"/>
            <w:bCs/>
            <w:color w:val="FF0000"/>
            <w:sz w:val="22"/>
            <w:szCs w:val="22"/>
          </w:rPr>
          <w:delText xml:space="preserve"> X≥3 and Y≥7 (or X&gt;3 and Y&gt;7). [3 points for each value.] </w:delText>
        </w:r>
      </w:del>
    </w:p>
    <w:p w14:paraId="62309EC5" w14:textId="636D6C02" w:rsidR="00076FC5" w:rsidRPr="00076FC5" w:rsidDel="005A4B89" w:rsidRDefault="00076FC5" w:rsidP="005A4B89">
      <w:pPr>
        <w:pStyle w:val="Default"/>
        <w:rPr>
          <w:del w:id="732" w:author="Biasi, Barbara" w:date="2024-10-22T17:31:00Z" w16du:dateUtc="2024-10-22T15:31:00Z"/>
          <w:rFonts w:ascii="Cambria" w:hAnsi="Cambria" w:cstheme="minorHAnsi"/>
          <w:bCs/>
          <w:color w:val="FF0000"/>
          <w:sz w:val="22"/>
          <w:szCs w:val="22"/>
        </w:rPr>
      </w:pPr>
    </w:p>
    <w:p w14:paraId="7E47C4CD" w14:textId="34667D7B" w:rsidR="00076FC5" w:rsidRPr="00076FC5" w:rsidDel="005A4B89" w:rsidRDefault="00076FC5" w:rsidP="005A4B89">
      <w:pPr>
        <w:pStyle w:val="Default"/>
        <w:rPr>
          <w:del w:id="733" w:author="Biasi, Barbara" w:date="2024-10-22T17:31:00Z" w16du:dateUtc="2024-10-22T15:31:00Z"/>
          <w:rFonts w:ascii="Cambria" w:hAnsi="Cambria" w:cstheme="minorHAnsi"/>
          <w:bCs/>
          <w:sz w:val="22"/>
          <w:szCs w:val="22"/>
        </w:rPr>
      </w:pPr>
      <w:del w:id="734" w:author="Biasi, Barbara" w:date="2024-10-22T17:31:00Z" w16du:dateUtc="2024-10-22T15:31:00Z">
        <w:r w:rsidRPr="00076FC5" w:rsidDel="005A4B89">
          <w:rPr>
            <w:rFonts w:ascii="Cambria" w:hAnsi="Cambria" w:cstheme="minorHAnsi"/>
            <w:bCs/>
            <w:sz w:val="22"/>
            <w:szCs w:val="22"/>
          </w:rPr>
          <w:delText xml:space="preserve">For what values of X and Y does the game have a </w:delText>
        </w:r>
        <w:r w:rsidRPr="00076FC5" w:rsidDel="005A4B89">
          <w:rPr>
            <w:rFonts w:ascii="Cambria" w:hAnsi="Cambria" w:cstheme="minorHAnsi"/>
            <w:b/>
            <w:sz w:val="22"/>
            <w:szCs w:val="22"/>
            <w:u w:val="single"/>
          </w:rPr>
          <w:delText>unique</w:delText>
        </w:r>
        <w:r w:rsidRPr="00076FC5" w:rsidDel="005A4B89">
          <w:rPr>
            <w:rFonts w:ascii="Cambria" w:hAnsi="Cambria" w:cstheme="minorHAnsi"/>
            <w:bCs/>
            <w:sz w:val="22"/>
            <w:szCs w:val="22"/>
          </w:rPr>
          <w:delText xml:space="preserve"> NE that predicts the same outcome as in the sequential-move version of this game, where player 1 moves first? </w:delText>
        </w:r>
        <w:r w:rsidRPr="00076FC5" w:rsidDel="005A4B89">
          <w:rPr>
            <w:rFonts w:ascii="Cambria" w:hAnsi="Cambria" w:cstheme="minorHAnsi"/>
            <w:b/>
            <w:sz w:val="22"/>
            <w:szCs w:val="22"/>
          </w:rPr>
          <w:delText>[6 points]</w:delText>
        </w:r>
      </w:del>
    </w:p>
    <w:p w14:paraId="2255F97D" w14:textId="716D7EC7" w:rsidR="00076FC5" w:rsidRPr="00076FC5" w:rsidDel="005A4B89" w:rsidRDefault="00076FC5" w:rsidP="005A4B89">
      <w:pPr>
        <w:pStyle w:val="Default"/>
        <w:rPr>
          <w:del w:id="735" w:author="Biasi, Barbara" w:date="2024-10-22T17:31:00Z" w16du:dateUtc="2024-10-22T15:31:00Z"/>
          <w:rFonts w:ascii="Cambria" w:hAnsi="Cambria" w:cstheme="minorHAnsi"/>
          <w:bCs/>
          <w:sz w:val="22"/>
          <w:szCs w:val="22"/>
        </w:rPr>
      </w:pPr>
      <w:del w:id="736" w:author="Biasi, Barbara" w:date="2024-10-22T17:31:00Z" w16du:dateUtc="2024-10-22T15:31:00Z">
        <w:r w:rsidRPr="00076FC5" w:rsidDel="005A4B89">
          <w:rPr>
            <w:rFonts w:ascii="Cambria" w:hAnsi="Cambria" w:cstheme="minorHAnsi"/>
            <w:bCs/>
            <w:sz w:val="22"/>
            <w:szCs w:val="22"/>
          </w:rPr>
          <w:delText>[Hint: find all possible</w:delText>
        </w:r>
        <w:r w:rsidR="000B02E1" w:rsidDel="005A4B89">
          <w:rPr>
            <w:rFonts w:ascii="Cambria" w:hAnsi="Cambria" w:cstheme="minorHAnsi"/>
            <w:bCs/>
            <w:sz w:val="22"/>
            <w:szCs w:val="22"/>
          </w:rPr>
          <w:delText xml:space="preserve"> values of</w:delText>
        </w:r>
        <w:r w:rsidRPr="00076FC5" w:rsidDel="005A4B89">
          <w:rPr>
            <w:rFonts w:ascii="Cambria" w:hAnsi="Cambria" w:cstheme="minorHAnsi"/>
            <w:bCs/>
            <w:sz w:val="22"/>
            <w:szCs w:val="22"/>
          </w:rPr>
          <w:delText xml:space="preserve"> X and Y; try to use backward induction </w:delText>
        </w:r>
        <w:r w:rsidRPr="00076FC5" w:rsidDel="005A4B89">
          <w:rPr>
            <w:rFonts w:ascii="Cambria" w:hAnsi="Cambria" w:cstheme="minorHAnsi"/>
            <w:b/>
            <w:sz w:val="22"/>
            <w:szCs w:val="22"/>
          </w:rPr>
          <w:delText>without</w:delText>
        </w:r>
        <w:r w:rsidRPr="00076FC5" w:rsidDel="005A4B89">
          <w:rPr>
            <w:rFonts w:ascii="Cambria" w:hAnsi="Cambria" w:cstheme="minorHAnsi"/>
            <w:bCs/>
            <w:sz w:val="22"/>
            <w:szCs w:val="22"/>
          </w:rPr>
          <w:delText xml:space="preserve"> drawing the game tree for the sequential game.]</w:delText>
        </w:r>
      </w:del>
    </w:p>
    <w:p w14:paraId="57510467" w14:textId="10A57ECC" w:rsidR="00076FC5" w:rsidRPr="00076FC5" w:rsidDel="005A4B89" w:rsidRDefault="00076FC5" w:rsidP="005A4B89">
      <w:pPr>
        <w:pStyle w:val="Default"/>
        <w:rPr>
          <w:del w:id="737" w:author="Biasi, Barbara" w:date="2024-10-22T17:31:00Z" w16du:dateUtc="2024-10-22T15:31:00Z"/>
          <w:rFonts w:ascii="Cambria" w:hAnsi="Cambria" w:cstheme="minorHAnsi"/>
          <w:bCs/>
          <w:sz w:val="22"/>
          <w:szCs w:val="22"/>
        </w:rPr>
      </w:pPr>
    </w:p>
    <w:p w14:paraId="5A22D502" w14:textId="41F9F888" w:rsidR="00076FC5" w:rsidRPr="00076FC5" w:rsidDel="005A4B89" w:rsidRDefault="00076FC5" w:rsidP="005A4B89">
      <w:pPr>
        <w:pStyle w:val="Default"/>
        <w:rPr>
          <w:del w:id="738" w:author="Biasi, Barbara" w:date="2024-10-22T17:31:00Z" w16du:dateUtc="2024-10-22T15:31:00Z"/>
          <w:rFonts w:ascii="Cambria" w:hAnsi="Cambria" w:cstheme="minorHAnsi"/>
          <w:bCs/>
          <w:color w:val="FF0000"/>
          <w:sz w:val="22"/>
          <w:szCs w:val="22"/>
        </w:rPr>
      </w:pPr>
      <w:del w:id="739" w:author="Biasi, Barbara" w:date="2024-10-22T17:31:00Z" w16du:dateUtc="2024-10-22T15:31:00Z">
        <w:r w:rsidRPr="00076FC5" w:rsidDel="005A4B89">
          <w:rPr>
            <w:rFonts w:ascii="Cambria" w:hAnsi="Cambria" w:cstheme="minorHAnsi"/>
            <w:bCs/>
            <w:color w:val="FF0000"/>
            <w:sz w:val="22"/>
            <w:szCs w:val="22"/>
          </w:rPr>
          <w:delText>X&gt;6 and Y&lt;7. [3 points for each value] (Give full points if they use weak inequalities.)</w:delText>
        </w:r>
      </w:del>
    </w:p>
    <w:p w14:paraId="055295A8" w14:textId="2DC057D1" w:rsidR="00076FC5" w:rsidRPr="00076FC5" w:rsidDel="005A4B89" w:rsidRDefault="00076FC5" w:rsidP="005A4B89">
      <w:pPr>
        <w:pStyle w:val="Default"/>
        <w:rPr>
          <w:del w:id="740" w:author="Biasi, Barbara" w:date="2024-10-22T17:31:00Z" w16du:dateUtc="2024-10-22T15:31:00Z"/>
          <w:rFonts w:ascii="Cambria" w:hAnsi="Cambria" w:cstheme="minorHAnsi"/>
          <w:bCs/>
          <w:color w:val="FF0000"/>
          <w:sz w:val="22"/>
          <w:szCs w:val="22"/>
        </w:rPr>
      </w:pPr>
    </w:p>
    <w:p w14:paraId="4C43FF09" w14:textId="5D13A7AB" w:rsidR="00076FC5" w:rsidRPr="00076FC5" w:rsidDel="005A4B89" w:rsidRDefault="00076FC5" w:rsidP="005A4B89">
      <w:pPr>
        <w:pStyle w:val="Default"/>
        <w:rPr>
          <w:del w:id="741" w:author="Biasi, Barbara" w:date="2024-10-22T17:31:00Z" w16du:dateUtc="2024-10-22T15:31:00Z"/>
          <w:rFonts w:ascii="Cambria" w:hAnsi="Cambria" w:cstheme="minorHAnsi"/>
          <w:bCs/>
          <w:color w:val="FF0000"/>
          <w:sz w:val="22"/>
          <w:szCs w:val="22"/>
        </w:rPr>
      </w:pPr>
      <w:del w:id="742" w:author="Biasi, Barbara" w:date="2024-10-22T17:31:00Z" w16du:dateUtc="2024-10-22T15:31:00Z">
        <w:r w:rsidRPr="00076FC5" w:rsidDel="005A4B89">
          <w:rPr>
            <w:rFonts w:ascii="Cambria" w:hAnsi="Cambria" w:cstheme="minorHAnsi"/>
            <w:bCs/>
            <w:color w:val="FF0000"/>
            <w:sz w:val="22"/>
            <w:szCs w:val="22"/>
          </w:rPr>
          <w:delText>There are two possible cases where the simultaneous game has a unique NE: (X≥3, Y&lt;7) in which case the NE is (T, C), and (X&lt;3, Y≥7) in which case the NE is (B, R).</w:delText>
        </w:r>
      </w:del>
    </w:p>
    <w:p w14:paraId="679BCE2A" w14:textId="56143033" w:rsidR="00076FC5" w:rsidRPr="00076FC5" w:rsidDel="005A4B89" w:rsidRDefault="00076FC5" w:rsidP="005A4B89">
      <w:pPr>
        <w:pStyle w:val="Default"/>
        <w:rPr>
          <w:del w:id="743" w:author="Biasi, Barbara" w:date="2024-10-22T17:31:00Z" w16du:dateUtc="2024-10-22T15:31:00Z"/>
          <w:rFonts w:ascii="Cambria" w:hAnsi="Cambria" w:cstheme="minorHAnsi"/>
          <w:bCs/>
          <w:color w:val="FF0000"/>
          <w:sz w:val="22"/>
          <w:szCs w:val="22"/>
        </w:rPr>
      </w:pPr>
    </w:p>
    <w:p w14:paraId="5F410F8D" w14:textId="49BB3B9F" w:rsidR="00076FC5" w:rsidRPr="00076FC5" w:rsidDel="005A4B89" w:rsidRDefault="00076FC5" w:rsidP="005A4B89">
      <w:pPr>
        <w:pStyle w:val="Default"/>
        <w:rPr>
          <w:del w:id="744" w:author="Biasi, Barbara" w:date="2024-10-22T17:31:00Z" w16du:dateUtc="2024-10-22T15:31:00Z"/>
          <w:rFonts w:ascii="Cambria" w:hAnsi="Cambria" w:cstheme="minorHAnsi"/>
          <w:bCs/>
          <w:color w:val="FF0000"/>
          <w:sz w:val="22"/>
          <w:szCs w:val="22"/>
        </w:rPr>
      </w:pPr>
      <w:del w:id="745" w:author="Biasi, Barbara" w:date="2024-10-22T17:31:00Z" w16du:dateUtc="2024-10-22T15:31:00Z">
        <w:r w:rsidRPr="00076FC5" w:rsidDel="005A4B89">
          <w:rPr>
            <w:rFonts w:ascii="Cambria" w:hAnsi="Cambria" w:cstheme="minorHAnsi"/>
            <w:bCs/>
            <w:color w:val="FF0000"/>
            <w:sz w:val="22"/>
            <w:szCs w:val="22"/>
          </w:rPr>
          <w:delText>In the sequential-move game:</w:delText>
        </w:r>
      </w:del>
    </w:p>
    <w:p w14:paraId="5DFE7C72" w14:textId="0DA3A6E3" w:rsidR="00076FC5" w:rsidRPr="00076FC5" w:rsidDel="005A4B89" w:rsidRDefault="00076FC5" w:rsidP="005A4B89">
      <w:pPr>
        <w:pStyle w:val="Default"/>
        <w:rPr>
          <w:del w:id="746" w:author="Biasi, Barbara" w:date="2024-10-22T17:31:00Z" w16du:dateUtc="2024-10-22T15:31:00Z"/>
          <w:rFonts w:ascii="Cambria" w:hAnsi="Cambria" w:cstheme="minorHAnsi"/>
          <w:bCs/>
          <w:color w:val="FF0000"/>
          <w:sz w:val="22"/>
          <w:szCs w:val="22"/>
        </w:rPr>
      </w:pPr>
      <w:del w:id="747" w:author="Biasi, Barbara" w:date="2024-10-22T17:31:00Z" w16du:dateUtc="2024-10-22T15:31:00Z">
        <w:r w:rsidRPr="00076FC5" w:rsidDel="005A4B89">
          <w:rPr>
            <w:rFonts w:ascii="Cambria" w:hAnsi="Cambria" w:cstheme="minorHAnsi"/>
            <w:bCs/>
            <w:color w:val="FF0000"/>
            <w:sz w:val="22"/>
            <w:szCs w:val="22"/>
          </w:rPr>
          <w:delText>if player 1 chooses T, then player 2 will choose C, so player 1 will get X;</w:delText>
        </w:r>
      </w:del>
    </w:p>
    <w:p w14:paraId="06F914A8" w14:textId="4BC91B70" w:rsidR="00076FC5" w:rsidRPr="00076FC5" w:rsidDel="005A4B89" w:rsidRDefault="00076FC5" w:rsidP="005A4B89">
      <w:pPr>
        <w:pStyle w:val="Default"/>
        <w:rPr>
          <w:del w:id="748" w:author="Biasi, Barbara" w:date="2024-10-22T17:31:00Z" w16du:dateUtc="2024-10-22T15:31:00Z"/>
          <w:rFonts w:ascii="Cambria" w:hAnsi="Cambria" w:cstheme="minorHAnsi"/>
          <w:bCs/>
          <w:color w:val="FF0000"/>
          <w:sz w:val="22"/>
          <w:szCs w:val="22"/>
        </w:rPr>
      </w:pPr>
      <w:del w:id="749" w:author="Biasi, Barbara" w:date="2024-10-22T17:31:00Z" w16du:dateUtc="2024-10-22T15:31:00Z">
        <w:r w:rsidRPr="00076FC5" w:rsidDel="005A4B89">
          <w:rPr>
            <w:rFonts w:ascii="Cambria" w:hAnsi="Cambria" w:cstheme="minorHAnsi"/>
            <w:bCs/>
            <w:color w:val="FF0000"/>
            <w:sz w:val="22"/>
            <w:szCs w:val="22"/>
          </w:rPr>
          <w:delText>if player 1 chooses M, then player 2 will choose L, so player 1 will get 6;</w:delText>
        </w:r>
      </w:del>
    </w:p>
    <w:p w14:paraId="1C9A3272" w14:textId="79DA38CE" w:rsidR="00076FC5" w:rsidRPr="00076FC5" w:rsidDel="005A4B89" w:rsidRDefault="00076FC5" w:rsidP="005A4B89">
      <w:pPr>
        <w:pStyle w:val="Default"/>
        <w:rPr>
          <w:del w:id="750" w:author="Biasi, Barbara" w:date="2024-10-22T17:31:00Z" w16du:dateUtc="2024-10-22T15:31:00Z"/>
          <w:rFonts w:ascii="Cambria" w:hAnsi="Cambria" w:cstheme="minorHAnsi"/>
          <w:bCs/>
          <w:color w:val="FF0000"/>
          <w:sz w:val="22"/>
          <w:szCs w:val="22"/>
        </w:rPr>
      </w:pPr>
      <w:del w:id="751" w:author="Biasi, Barbara" w:date="2024-10-22T17:31:00Z" w16du:dateUtc="2024-10-22T15:31:00Z">
        <w:r w:rsidRPr="00076FC5" w:rsidDel="005A4B89">
          <w:rPr>
            <w:rFonts w:ascii="Cambria" w:hAnsi="Cambria" w:cstheme="minorHAnsi"/>
            <w:bCs/>
            <w:color w:val="FF0000"/>
            <w:sz w:val="22"/>
            <w:szCs w:val="22"/>
          </w:rPr>
          <w:delText>if player 1 chooses B, then player 2 will choose L or R, depending on whether Y&lt;7 or Y&gt;7, so player 1 will get 2 or 4. In either case the outcome is worse for player 1 than 6 when she chooses M.</w:delText>
        </w:r>
      </w:del>
    </w:p>
    <w:p w14:paraId="628E08D8" w14:textId="0E24FC9B" w:rsidR="00076FC5" w:rsidRPr="00076FC5" w:rsidDel="005A4B89" w:rsidRDefault="00076FC5" w:rsidP="005A4B89">
      <w:pPr>
        <w:pStyle w:val="Default"/>
        <w:rPr>
          <w:del w:id="752" w:author="Biasi, Barbara" w:date="2024-10-22T17:31:00Z" w16du:dateUtc="2024-10-22T15:31:00Z"/>
          <w:rFonts w:ascii="Cambria" w:hAnsi="Cambria" w:cstheme="minorHAnsi"/>
          <w:bCs/>
          <w:color w:val="FF0000"/>
          <w:sz w:val="22"/>
          <w:szCs w:val="22"/>
        </w:rPr>
      </w:pPr>
      <w:del w:id="753" w:author="Biasi, Barbara" w:date="2024-10-22T17:31:00Z" w16du:dateUtc="2024-10-22T15:31:00Z">
        <w:r w:rsidRPr="00076FC5" w:rsidDel="005A4B89">
          <w:rPr>
            <w:rFonts w:ascii="Cambria" w:hAnsi="Cambria" w:cstheme="minorHAnsi"/>
            <w:bCs/>
            <w:color w:val="FF0000"/>
            <w:sz w:val="22"/>
            <w:szCs w:val="22"/>
          </w:rPr>
          <w:delText>Therefore, player 1 will NEVER choose B. The outcome is either (T, C) if X&gt;6 or (M, L) if X&lt;6.</w:delText>
        </w:r>
      </w:del>
    </w:p>
    <w:p w14:paraId="7DF6209B" w14:textId="3BFB7C42" w:rsidR="00076FC5" w:rsidRPr="00076FC5" w:rsidDel="005A4B89" w:rsidRDefault="00076FC5" w:rsidP="005A4B89">
      <w:pPr>
        <w:pStyle w:val="Default"/>
        <w:rPr>
          <w:del w:id="754" w:author="Biasi, Barbara" w:date="2024-10-22T17:31:00Z" w16du:dateUtc="2024-10-22T15:31:00Z"/>
          <w:rFonts w:ascii="Cambria" w:hAnsi="Cambria" w:cstheme="minorHAnsi"/>
          <w:bCs/>
          <w:color w:val="FF0000"/>
          <w:sz w:val="22"/>
          <w:szCs w:val="22"/>
        </w:rPr>
      </w:pPr>
    </w:p>
    <w:p w14:paraId="664DC7DA" w14:textId="183B3716" w:rsidR="00076FC5" w:rsidRPr="00076FC5" w:rsidDel="005A4B89" w:rsidRDefault="00076FC5" w:rsidP="005A4B89">
      <w:pPr>
        <w:pStyle w:val="Default"/>
        <w:rPr>
          <w:del w:id="755" w:author="Biasi, Barbara" w:date="2024-10-22T17:31:00Z" w16du:dateUtc="2024-10-22T15:31:00Z"/>
          <w:rFonts w:ascii="Cambria" w:hAnsi="Cambria" w:cstheme="minorHAnsi"/>
          <w:bCs/>
          <w:color w:val="FF0000"/>
          <w:sz w:val="22"/>
          <w:szCs w:val="22"/>
        </w:rPr>
      </w:pPr>
      <w:del w:id="756" w:author="Biasi, Barbara" w:date="2024-10-22T17:31:00Z" w16du:dateUtc="2024-10-22T15:31:00Z">
        <w:r w:rsidRPr="00076FC5" w:rsidDel="005A4B89">
          <w:rPr>
            <w:rFonts w:ascii="Cambria" w:hAnsi="Cambria" w:cstheme="minorHAnsi"/>
            <w:bCs/>
            <w:color w:val="FF0000"/>
            <w:sz w:val="22"/>
            <w:szCs w:val="22"/>
          </w:rPr>
          <w:delText xml:space="preserve">Therefore, to make the simultaneous and the sequential game have the same (unique) prediction, the only possibility is that (T, C) happens in either case. </w:delText>
        </w:r>
      </w:del>
    </w:p>
    <w:p w14:paraId="50F8E577" w14:textId="32BCFB38" w:rsidR="00076FC5" w:rsidRPr="00076FC5" w:rsidDel="005A4B89" w:rsidRDefault="00076FC5" w:rsidP="005A4B89">
      <w:pPr>
        <w:pStyle w:val="Default"/>
        <w:rPr>
          <w:del w:id="757" w:author="Biasi, Barbara" w:date="2024-10-22T17:31:00Z" w16du:dateUtc="2024-10-22T15:31:00Z"/>
          <w:rFonts w:ascii="Cambria" w:hAnsi="Cambria" w:cstheme="minorHAnsi"/>
          <w:bCs/>
          <w:color w:val="FF0000"/>
          <w:sz w:val="22"/>
          <w:szCs w:val="22"/>
        </w:rPr>
      </w:pPr>
    </w:p>
    <w:p w14:paraId="7787D5F3" w14:textId="3767F000" w:rsidR="00076FC5" w:rsidRPr="00076FC5" w:rsidDel="005A4B89" w:rsidRDefault="00076FC5" w:rsidP="005A4B89">
      <w:pPr>
        <w:pStyle w:val="Default"/>
        <w:rPr>
          <w:del w:id="758" w:author="Biasi, Barbara" w:date="2024-10-22T17:31:00Z" w16du:dateUtc="2024-10-22T15:31:00Z"/>
          <w:rFonts w:ascii="Cambria" w:hAnsi="Cambria"/>
        </w:rPr>
      </w:pPr>
      <w:del w:id="759" w:author="Biasi, Barbara" w:date="2024-10-22T17:31:00Z" w16du:dateUtc="2024-10-22T15:31:00Z">
        <w:r w:rsidRPr="00076FC5" w:rsidDel="005A4B89">
          <w:rPr>
            <w:rFonts w:ascii="Cambria" w:hAnsi="Cambria" w:cstheme="minorHAnsi"/>
            <w:bCs/>
            <w:color w:val="FF0000"/>
          </w:rPr>
          <w:delText>For (T, C) to be the unique NE in the simultaneous game, as pointed out before, we need (X≥3, Y&lt;7); for the same outcome to happen in the sequential game, we need X&gt;6. Therefore, the condition we are seeking is (X&gt;6, Y&lt;7).</w:delText>
        </w:r>
      </w:del>
    </w:p>
    <w:p w14:paraId="7AB368D1" w14:textId="77777777" w:rsidR="003717D3" w:rsidRPr="00076FC5" w:rsidRDefault="003717D3" w:rsidP="005A4B89">
      <w:pPr>
        <w:pStyle w:val="Default"/>
        <w:rPr>
          <w:rFonts w:ascii="Cambria" w:hAnsi="Cambria" w:cs="Times New Roman"/>
          <w:sz w:val="22"/>
          <w:szCs w:val="22"/>
        </w:rPr>
      </w:pPr>
    </w:p>
    <w:sectPr w:rsidR="003717D3" w:rsidRPr="00076FC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EB2C25" w14:textId="77777777" w:rsidR="00853720" w:rsidRDefault="00853720">
      <w:pPr>
        <w:spacing w:after="0" w:line="240" w:lineRule="auto"/>
      </w:pPr>
      <w:r>
        <w:separator/>
      </w:r>
    </w:p>
  </w:endnote>
  <w:endnote w:type="continuationSeparator" w:id="0">
    <w:p w14:paraId="2A8985F3" w14:textId="77777777" w:rsidR="00853720" w:rsidRDefault="00853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Times">
    <w:altName w:val="Sylfaen"/>
    <w:panose1 w:val="020B0604020202020204"/>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8196794"/>
      <w:docPartObj>
        <w:docPartGallery w:val="Page Numbers (Bottom of Page)"/>
        <w:docPartUnique/>
      </w:docPartObj>
    </w:sdtPr>
    <w:sdtEndPr>
      <w:rPr>
        <w:noProof/>
      </w:rPr>
    </w:sdtEndPr>
    <w:sdtContent>
      <w:p w14:paraId="5A3B0AA7" w14:textId="1791FE7D" w:rsidR="009A0270" w:rsidRDefault="009A0270">
        <w:pPr>
          <w:pStyle w:val="Footer"/>
          <w:jc w:val="center"/>
        </w:pPr>
        <w:r>
          <w:fldChar w:fldCharType="begin"/>
        </w:r>
        <w:r>
          <w:instrText xml:space="preserve"> PAGE   \* MERGEFORMAT </w:instrText>
        </w:r>
        <w:r>
          <w:fldChar w:fldCharType="separate"/>
        </w:r>
        <w:r w:rsidR="00626A21">
          <w:rPr>
            <w:noProof/>
          </w:rPr>
          <w:t>6</w:t>
        </w:r>
        <w:r>
          <w:rPr>
            <w:noProof/>
          </w:rPr>
          <w:fldChar w:fldCharType="end"/>
        </w:r>
      </w:p>
    </w:sdtContent>
  </w:sdt>
  <w:p w14:paraId="2614A161" w14:textId="77777777" w:rsidR="009A0270" w:rsidRDefault="009A0270">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6F19D0" w14:textId="77777777" w:rsidR="00853720" w:rsidRDefault="00853720">
      <w:pPr>
        <w:spacing w:after="0" w:line="240" w:lineRule="auto"/>
      </w:pPr>
      <w:r>
        <w:separator/>
      </w:r>
    </w:p>
  </w:footnote>
  <w:footnote w:type="continuationSeparator" w:id="0">
    <w:p w14:paraId="369437A2" w14:textId="77777777" w:rsidR="00853720" w:rsidRDefault="008537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21D02" w14:textId="77777777" w:rsidR="009A0270" w:rsidRDefault="009A0270">
    <w:pPr>
      <w:spacing w:line="14" w:lineRule="auto"/>
      <w:rPr>
        <w:sz w:val="20"/>
        <w:szCs w:val="20"/>
      </w:rPr>
    </w:pPr>
    <w:r>
      <w:rPr>
        <w:noProof/>
      </w:rPr>
      <mc:AlternateContent>
        <mc:Choice Requires="wps">
          <w:drawing>
            <wp:anchor distT="0" distB="0" distL="114300" distR="114300" simplePos="0" relativeHeight="251660288" behindDoc="1" locked="0" layoutInCell="1" allowOverlap="1" wp14:anchorId="12806BAF" wp14:editId="07B4EF77">
              <wp:simplePos x="0" y="0"/>
              <wp:positionH relativeFrom="page">
                <wp:posOffset>1058333</wp:posOffset>
              </wp:positionH>
              <wp:positionV relativeFrom="page">
                <wp:posOffset>482600</wp:posOffset>
              </wp:positionV>
              <wp:extent cx="1126067" cy="160867"/>
              <wp:effectExtent l="0" t="0" r="17145" b="1079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6067" cy="160867"/>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F3A52B8" w14:textId="51ACE1A1"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844762">
                            <w:rPr>
                              <w:rFonts w:ascii="Times New Roman"/>
                              <w:sz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806BAF" id="_x0000_t202" coordsize="21600,21600" o:spt="202" path="m,l,21600r21600,l21600,xe">
              <v:stroke joinstyle="miter"/>
              <v:path gradientshapeok="t" o:connecttype="rect"/>
            </v:shapetype>
            <v:shape id="Text Box 3" o:spid="_x0000_s1026" type="#_x0000_t202" style="position:absolute;margin-left:83.35pt;margin-top:38pt;width:88.65pt;height:12.6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" filled="f" stroked="f">
              <v:textbox inset="0,0,0,0">
                <w:txbxContent>
                  <w:p w14:paraId="5F3A52B8" w14:textId="51ACE1A1"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844762">
                      <w:rPr>
                        <w:rFonts w:ascii="Times New Roman"/>
                        <w:sz w:val="16"/>
                      </w:rPr>
                      <w:t>3</w:t>
                    </w:r>
                  </w:p>
                </w:txbxContent>
              </v:textbox>
              <w10:wrap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6AD7B905" wp14:editId="70E1EFD9">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w14:anchorId="7808E161" id="Group 4" o:spid="_x0000_s1026" style="position:absolute;margin-left:80.2pt;margin-top:47.15pt;width:470.9pt;height:.1pt;z-index:-251657216;mso-position-horizontal-relative:page;mso-position-vertical-relative:page" coordorigin="1604,943" coordsize="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">
              <v:shape id="Freeform 5" o:spid="_x0000_s1027" style="position:absolute;left:1604;top:943;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" path="m,l9418,e" filled="f" strokeweight=".58pt">
                <v:path arrowok="t" o:connecttype="custom" o:connectlocs="0,0;9418,0" o:connectangles="0,0"/>
              </v:shap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B3B90" id="Text Box 2" o:spid="_x0000_s1027"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" filled="f" stroked="f">
              <v:textbox inset="0,0,0,0">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5F06C6F"/>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05F27"/>
    <w:multiLevelType w:val="hybridMultilevel"/>
    <w:tmpl w:val="8280E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214B6"/>
    <w:multiLevelType w:val="hybridMultilevel"/>
    <w:tmpl w:val="9E4E9046"/>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5" w15:restartNumberingAfterBreak="0">
    <w:nsid w:val="09553A09"/>
    <w:multiLevelType w:val="multilevel"/>
    <w:tmpl w:val="5734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4A6E78"/>
    <w:multiLevelType w:val="multilevel"/>
    <w:tmpl w:val="BAC493CA"/>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Arial"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C7A4E1A"/>
    <w:multiLevelType w:val="hybridMultilevel"/>
    <w:tmpl w:val="8A04553E"/>
    <w:lvl w:ilvl="0" w:tplc="9BA0F0FA">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A3493F"/>
    <w:multiLevelType w:val="hybridMultilevel"/>
    <w:tmpl w:val="B69E7E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CD3472"/>
    <w:multiLevelType w:val="hybridMultilevel"/>
    <w:tmpl w:val="CF3E18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5D36DE"/>
    <w:multiLevelType w:val="hybridMultilevel"/>
    <w:tmpl w:val="68E22E48"/>
    <w:lvl w:ilvl="0" w:tplc="4FFE12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19537F5"/>
    <w:multiLevelType w:val="hybridMultilevel"/>
    <w:tmpl w:val="BE4CDFD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2057E4E"/>
    <w:multiLevelType w:val="hybridMultilevel"/>
    <w:tmpl w:val="8788D12A"/>
    <w:lvl w:ilvl="0" w:tplc="1B9EE8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4" w15:restartNumberingAfterBreak="0">
    <w:nsid w:val="25207525"/>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B63851"/>
    <w:multiLevelType w:val="hybridMultilevel"/>
    <w:tmpl w:val="0E485A2E"/>
    <w:lvl w:ilvl="0" w:tplc="86FA9392">
      <w:start w:val="1"/>
      <w:numFmt w:val="lowerLetter"/>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7" w15:restartNumberingAfterBreak="0">
    <w:nsid w:val="326B7857"/>
    <w:multiLevelType w:val="hybridMultilevel"/>
    <w:tmpl w:val="82768BB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692910"/>
    <w:multiLevelType w:val="hybridMultilevel"/>
    <w:tmpl w:val="B860F152"/>
    <w:lvl w:ilvl="0" w:tplc="288A7A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3E14F0"/>
    <w:multiLevelType w:val="hybridMultilevel"/>
    <w:tmpl w:val="B0AC2A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3E1A26"/>
    <w:multiLevelType w:val="hybridMultilevel"/>
    <w:tmpl w:val="1A7A2630"/>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C344B2D"/>
    <w:multiLevelType w:val="hybridMultilevel"/>
    <w:tmpl w:val="CFE07F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BB2138"/>
    <w:multiLevelType w:val="multilevel"/>
    <w:tmpl w:val="328A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E84CD0"/>
    <w:multiLevelType w:val="multilevel"/>
    <w:tmpl w:val="09C0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50B20"/>
    <w:multiLevelType w:val="hybridMultilevel"/>
    <w:tmpl w:val="676AE4C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50627C1"/>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3F6061"/>
    <w:multiLevelType w:val="hybridMultilevel"/>
    <w:tmpl w:val="8B826B4E"/>
    <w:lvl w:ilvl="0" w:tplc="04090001">
      <w:start w:val="1"/>
      <w:numFmt w:val="bullet"/>
      <w:lvlText w:val=""/>
      <w:lvlJc w:val="left"/>
      <w:pPr>
        <w:ind w:left="1194" w:hanging="360"/>
      </w:pPr>
      <w:rPr>
        <w:rFonts w:ascii="Symbol" w:hAnsi="Symbol" w:hint="default"/>
      </w:rPr>
    </w:lvl>
    <w:lvl w:ilvl="1" w:tplc="04090003" w:tentative="1">
      <w:start w:val="1"/>
      <w:numFmt w:val="bullet"/>
      <w:lvlText w:val="o"/>
      <w:lvlJc w:val="left"/>
      <w:pPr>
        <w:ind w:left="1914" w:hanging="360"/>
      </w:pPr>
      <w:rPr>
        <w:rFonts w:ascii="Courier New" w:hAnsi="Courier New" w:cs="Courier New" w:hint="default"/>
      </w:rPr>
    </w:lvl>
    <w:lvl w:ilvl="2" w:tplc="04090005" w:tentative="1">
      <w:start w:val="1"/>
      <w:numFmt w:val="bullet"/>
      <w:lvlText w:val=""/>
      <w:lvlJc w:val="left"/>
      <w:pPr>
        <w:ind w:left="2634" w:hanging="360"/>
      </w:pPr>
      <w:rPr>
        <w:rFonts w:ascii="Wingdings" w:hAnsi="Wingdings" w:hint="default"/>
      </w:rPr>
    </w:lvl>
    <w:lvl w:ilvl="3" w:tplc="04090001" w:tentative="1">
      <w:start w:val="1"/>
      <w:numFmt w:val="bullet"/>
      <w:lvlText w:val=""/>
      <w:lvlJc w:val="left"/>
      <w:pPr>
        <w:ind w:left="3354" w:hanging="360"/>
      </w:pPr>
      <w:rPr>
        <w:rFonts w:ascii="Symbol" w:hAnsi="Symbol" w:hint="default"/>
      </w:rPr>
    </w:lvl>
    <w:lvl w:ilvl="4" w:tplc="04090003" w:tentative="1">
      <w:start w:val="1"/>
      <w:numFmt w:val="bullet"/>
      <w:lvlText w:val="o"/>
      <w:lvlJc w:val="left"/>
      <w:pPr>
        <w:ind w:left="4074" w:hanging="360"/>
      </w:pPr>
      <w:rPr>
        <w:rFonts w:ascii="Courier New" w:hAnsi="Courier New" w:cs="Courier New" w:hint="default"/>
      </w:rPr>
    </w:lvl>
    <w:lvl w:ilvl="5" w:tplc="04090005" w:tentative="1">
      <w:start w:val="1"/>
      <w:numFmt w:val="bullet"/>
      <w:lvlText w:val=""/>
      <w:lvlJc w:val="left"/>
      <w:pPr>
        <w:ind w:left="4794" w:hanging="360"/>
      </w:pPr>
      <w:rPr>
        <w:rFonts w:ascii="Wingdings" w:hAnsi="Wingdings" w:hint="default"/>
      </w:rPr>
    </w:lvl>
    <w:lvl w:ilvl="6" w:tplc="04090001" w:tentative="1">
      <w:start w:val="1"/>
      <w:numFmt w:val="bullet"/>
      <w:lvlText w:val=""/>
      <w:lvlJc w:val="left"/>
      <w:pPr>
        <w:ind w:left="5514" w:hanging="360"/>
      </w:pPr>
      <w:rPr>
        <w:rFonts w:ascii="Symbol" w:hAnsi="Symbol" w:hint="default"/>
      </w:rPr>
    </w:lvl>
    <w:lvl w:ilvl="7" w:tplc="04090003" w:tentative="1">
      <w:start w:val="1"/>
      <w:numFmt w:val="bullet"/>
      <w:lvlText w:val="o"/>
      <w:lvlJc w:val="left"/>
      <w:pPr>
        <w:ind w:left="6234" w:hanging="360"/>
      </w:pPr>
      <w:rPr>
        <w:rFonts w:ascii="Courier New" w:hAnsi="Courier New" w:cs="Courier New" w:hint="default"/>
      </w:rPr>
    </w:lvl>
    <w:lvl w:ilvl="8" w:tplc="04090005" w:tentative="1">
      <w:start w:val="1"/>
      <w:numFmt w:val="bullet"/>
      <w:lvlText w:val=""/>
      <w:lvlJc w:val="left"/>
      <w:pPr>
        <w:ind w:left="6954" w:hanging="360"/>
      </w:pPr>
      <w:rPr>
        <w:rFonts w:ascii="Wingdings" w:hAnsi="Wingdings" w:hint="default"/>
      </w:rPr>
    </w:lvl>
  </w:abstractNum>
  <w:abstractNum w:abstractNumId="27" w15:restartNumberingAfterBreak="0">
    <w:nsid w:val="4AAE399D"/>
    <w:multiLevelType w:val="hybridMultilevel"/>
    <w:tmpl w:val="1996D9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BA755B"/>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29" w15:restartNumberingAfterBreak="0">
    <w:nsid w:val="4B746E49"/>
    <w:multiLevelType w:val="hybridMultilevel"/>
    <w:tmpl w:val="27FAF1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E842E6"/>
    <w:multiLevelType w:val="hybridMultilevel"/>
    <w:tmpl w:val="BF327442"/>
    <w:lvl w:ilvl="0" w:tplc="81EC99F4">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394221B"/>
    <w:multiLevelType w:val="hybridMultilevel"/>
    <w:tmpl w:val="B7500A78"/>
    <w:lvl w:ilvl="0" w:tplc="120491BE">
      <w:start w:val="2"/>
      <w:numFmt w:val="bullet"/>
      <w:lvlText w:val="-"/>
      <w:lvlJc w:val="left"/>
      <w:pPr>
        <w:ind w:left="720" w:hanging="360"/>
      </w:pPr>
      <w:rPr>
        <w:rFonts w:ascii="Cambria" w:eastAsiaTheme="minorEastAs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A75810"/>
    <w:multiLevelType w:val="hybridMultilevel"/>
    <w:tmpl w:val="4E62769A"/>
    <w:lvl w:ilvl="0" w:tplc="FC04ACC4">
      <w:start w:val="1"/>
      <w:numFmt w:val="decimal"/>
      <w:lvlText w:val="%1."/>
      <w:lvlJc w:val="left"/>
      <w:pPr>
        <w:ind w:left="512" w:hanging="360"/>
      </w:pPr>
      <w:rPr>
        <w:rFonts w:hint="default"/>
      </w:rPr>
    </w:lvl>
    <w:lvl w:ilvl="1" w:tplc="04090019">
      <w:start w:val="1"/>
      <w:numFmt w:val="lowerLetter"/>
      <w:lvlText w:val="%2."/>
      <w:lvlJc w:val="left"/>
      <w:pPr>
        <w:ind w:left="1232" w:hanging="360"/>
      </w:pPr>
    </w:lvl>
    <w:lvl w:ilvl="2" w:tplc="0409001B" w:tentative="1">
      <w:start w:val="1"/>
      <w:numFmt w:val="lowerRoman"/>
      <w:lvlText w:val="%3."/>
      <w:lvlJc w:val="right"/>
      <w:pPr>
        <w:ind w:left="1952" w:hanging="180"/>
      </w:pPr>
    </w:lvl>
    <w:lvl w:ilvl="3" w:tplc="0409000F" w:tentative="1">
      <w:start w:val="1"/>
      <w:numFmt w:val="decimal"/>
      <w:lvlText w:val="%4."/>
      <w:lvlJc w:val="left"/>
      <w:pPr>
        <w:ind w:left="2672" w:hanging="360"/>
      </w:pPr>
    </w:lvl>
    <w:lvl w:ilvl="4" w:tplc="04090019" w:tentative="1">
      <w:start w:val="1"/>
      <w:numFmt w:val="lowerLetter"/>
      <w:lvlText w:val="%5."/>
      <w:lvlJc w:val="left"/>
      <w:pPr>
        <w:ind w:left="3392" w:hanging="360"/>
      </w:pPr>
    </w:lvl>
    <w:lvl w:ilvl="5" w:tplc="0409001B" w:tentative="1">
      <w:start w:val="1"/>
      <w:numFmt w:val="lowerRoman"/>
      <w:lvlText w:val="%6."/>
      <w:lvlJc w:val="right"/>
      <w:pPr>
        <w:ind w:left="4112" w:hanging="180"/>
      </w:pPr>
    </w:lvl>
    <w:lvl w:ilvl="6" w:tplc="0409000F" w:tentative="1">
      <w:start w:val="1"/>
      <w:numFmt w:val="decimal"/>
      <w:lvlText w:val="%7."/>
      <w:lvlJc w:val="left"/>
      <w:pPr>
        <w:ind w:left="4832" w:hanging="360"/>
      </w:pPr>
    </w:lvl>
    <w:lvl w:ilvl="7" w:tplc="04090019" w:tentative="1">
      <w:start w:val="1"/>
      <w:numFmt w:val="lowerLetter"/>
      <w:lvlText w:val="%8."/>
      <w:lvlJc w:val="left"/>
      <w:pPr>
        <w:ind w:left="5552" w:hanging="360"/>
      </w:pPr>
    </w:lvl>
    <w:lvl w:ilvl="8" w:tplc="0409001B" w:tentative="1">
      <w:start w:val="1"/>
      <w:numFmt w:val="lowerRoman"/>
      <w:lvlText w:val="%9."/>
      <w:lvlJc w:val="right"/>
      <w:pPr>
        <w:ind w:left="6272" w:hanging="180"/>
      </w:pPr>
    </w:lvl>
  </w:abstractNum>
  <w:abstractNum w:abstractNumId="33" w15:restartNumberingAfterBreak="0">
    <w:nsid w:val="5DB24387"/>
    <w:multiLevelType w:val="hybridMultilevel"/>
    <w:tmpl w:val="B25E6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242695"/>
    <w:multiLevelType w:val="hybridMultilevel"/>
    <w:tmpl w:val="C93EC9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5F5C8B"/>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B2186F"/>
    <w:multiLevelType w:val="hybridMultilevel"/>
    <w:tmpl w:val="CC0A31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A4562D"/>
    <w:multiLevelType w:val="hybridMultilevel"/>
    <w:tmpl w:val="A08E1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3926A0"/>
    <w:multiLevelType w:val="hybridMultilevel"/>
    <w:tmpl w:val="6DC803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3C7798"/>
    <w:multiLevelType w:val="hybridMultilevel"/>
    <w:tmpl w:val="54D87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F207CD"/>
    <w:multiLevelType w:val="hybridMultilevel"/>
    <w:tmpl w:val="28A0C9C0"/>
    <w:lvl w:ilvl="0" w:tplc="FC04ACC4">
      <w:start w:val="1"/>
      <w:numFmt w:val="decimal"/>
      <w:lvlText w:val="%1."/>
      <w:lvlJc w:val="left"/>
      <w:pPr>
        <w:ind w:left="512" w:hanging="360"/>
      </w:pPr>
      <w:rPr>
        <w:rFonts w:hint="default"/>
      </w:rPr>
    </w:lvl>
    <w:lvl w:ilvl="1" w:tplc="04090001">
      <w:start w:val="1"/>
      <w:numFmt w:val="bullet"/>
      <w:lvlText w:val=""/>
      <w:lvlJc w:val="left"/>
      <w:pPr>
        <w:ind w:left="872" w:hanging="360"/>
      </w:pPr>
      <w:rPr>
        <w:rFonts w:ascii="Symbol" w:hAnsi="Symbol" w:hint="default"/>
      </w:rPr>
    </w:lvl>
    <w:lvl w:ilvl="2" w:tplc="04090001">
      <w:start w:val="1"/>
      <w:numFmt w:val="bullet"/>
      <w:lvlText w:val=""/>
      <w:lvlJc w:val="left"/>
      <w:pPr>
        <w:ind w:left="872" w:hanging="360"/>
      </w:pPr>
      <w:rPr>
        <w:rFonts w:ascii="Symbol" w:hAnsi="Symbol" w:hint="default"/>
      </w:rPr>
    </w:lvl>
    <w:lvl w:ilvl="3" w:tplc="0409000F">
      <w:start w:val="1"/>
      <w:numFmt w:val="decimal"/>
      <w:lvlText w:val="%4."/>
      <w:lvlJc w:val="left"/>
      <w:pPr>
        <w:ind w:left="2672" w:hanging="360"/>
      </w:pPr>
    </w:lvl>
    <w:lvl w:ilvl="4" w:tplc="402893CC">
      <w:start w:val="1"/>
      <w:numFmt w:val="lowerLetter"/>
      <w:lvlText w:val="%5)"/>
      <w:lvlJc w:val="left"/>
      <w:pPr>
        <w:ind w:left="3392" w:hanging="360"/>
      </w:pPr>
      <w:rPr>
        <w:rFonts w:hint="default"/>
      </w:rPr>
    </w:lvl>
    <w:lvl w:ilvl="5" w:tplc="0409001B" w:tentative="1">
      <w:start w:val="1"/>
      <w:numFmt w:val="lowerRoman"/>
      <w:lvlText w:val="%6."/>
      <w:lvlJc w:val="right"/>
      <w:pPr>
        <w:ind w:left="4112" w:hanging="180"/>
      </w:pPr>
    </w:lvl>
    <w:lvl w:ilvl="6" w:tplc="0409000F" w:tentative="1">
      <w:start w:val="1"/>
      <w:numFmt w:val="decimal"/>
      <w:lvlText w:val="%7."/>
      <w:lvlJc w:val="left"/>
      <w:pPr>
        <w:ind w:left="4832" w:hanging="360"/>
      </w:pPr>
    </w:lvl>
    <w:lvl w:ilvl="7" w:tplc="04090019" w:tentative="1">
      <w:start w:val="1"/>
      <w:numFmt w:val="lowerLetter"/>
      <w:lvlText w:val="%8."/>
      <w:lvlJc w:val="left"/>
      <w:pPr>
        <w:ind w:left="5552" w:hanging="360"/>
      </w:pPr>
    </w:lvl>
    <w:lvl w:ilvl="8" w:tplc="0409001B" w:tentative="1">
      <w:start w:val="1"/>
      <w:numFmt w:val="lowerRoman"/>
      <w:lvlText w:val="%9."/>
      <w:lvlJc w:val="right"/>
      <w:pPr>
        <w:ind w:left="6272" w:hanging="180"/>
      </w:pPr>
    </w:lvl>
  </w:abstractNum>
  <w:abstractNum w:abstractNumId="41" w15:restartNumberingAfterBreak="0">
    <w:nsid w:val="6F823091"/>
    <w:multiLevelType w:val="hybridMultilevel"/>
    <w:tmpl w:val="544E963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16636B3"/>
    <w:multiLevelType w:val="hybridMultilevel"/>
    <w:tmpl w:val="77AEDC14"/>
    <w:lvl w:ilvl="0" w:tplc="688C4CCA">
      <w:start w:val="2"/>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43" w15:restartNumberingAfterBreak="0">
    <w:nsid w:val="71AE7F9A"/>
    <w:multiLevelType w:val="hybridMultilevel"/>
    <w:tmpl w:val="94E6E134"/>
    <w:lvl w:ilvl="0" w:tplc="0409000F">
      <w:start w:val="2"/>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224072"/>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000F95"/>
    <w:multiLevelType w:val="hybridMultilevel"/>
    <w:tmpl w:val="E4B22FF4"/>
    <w:lvl w:ilvl="0" w:tplc="04090017">
      <w:start w:val="1"/>
      <w:numFmt w:val="lowerLetter"/>
      <w:lvlText w:val="%1)"/>
      <w:lvlJc w:val="left"/>
      <w:pPr>
        <w:ind w:left="872" w:hanging="360"/>
      </w:pPr>
    </w:lvl>
    <w:lvl w:ilvl="1" w:tplc="04090019" w:tentative="1">
      <w:start w:val="1"/>
      <w:numFmt w:val="lowerLetter"/>
      <w:lvlText w:val="%2."/>
      <w:lvlJc w:val="left"/>
      <w:pPr>
        <w:ind w:left="1592" w:hanging="360"/>
      </w:pPr>
    </w:lvl>
    <w:lvl w:ilvl="2" w:tplc="0409001B" w:tentative="1">
      <w:start w:val="1"/>
      <w:numFmt w:val="lowerRoman"/>
      <w:lvlText w:val="%3."/>
      <w:lvlJc w:val="right"/>
      <w:pPr>
        <w:ind w:left="2312" w:hanging="180"/>
      </w:pPr>
    </w:lvl>
    <w:lvl w:ilvl="3" w:tplc="0409000F" w:tentative="1">
      <w:start w:val="1"/>
      <w:numFmt w:val="decimal"/>
      <w:lvlText w:val="%4."/>
      <w:lvlJc w:val="left"/>
      <w:pPr>
        <w:ind w:left="3032" w:hanging="360"/>
      </w:pPr>
    </w:lvl>
    <w:lvl w:ilvl="4" w:tplc="04090019" w:tentative="1">
      <w:start w:val="1"/>
      <w:numFmt w:val="lowerLetter"/>
      <w:lvlText w:val="%5."/>
      <w:lvlJc w:val="left"/>
      <w:pPr>
        <w:ind w:left="3752" w:hanging="360"/>
      </w:pPr>
    </w:lvl>
    <w:lvl w:ilvl="5" w:tplc="0409001B" w:tentative="1">
      <w:start w:val="1"/>
      <w:numFmt w:val="lowerRoman"/>
      <w:lvlText w:val="%6."/>
      <w:lvlJc w:val="right"/>
      <w:pPr>
        <w:ind w:left="4472" w:hanging="180"/>
      </w:pPr>
    </w:lvl>
    <w:lvl w:ilvl="6" w:tplc="0409000F" w:tentative="1">
      <w:start w:val="1"/>
      <w:numFmt w:val="decimal"/>
      <w:lvlText w:val="%7."/>
      <w:lvlJc w:val="left"/>
      <w:pPr>
        <w:ind w:left="5192" w:hanging="360"/>
      </w:pPr>
    </w:lvl>
    <w:lvl w:ilvl="7" w:tplc="04090019" w:tentative="1">
      <w:start w:val="1"/>
      <w:numFmt w:val="lowerLetter"/>
      <w:lvlText w:val="%8."/>
      <w:lvlJc w:val="left"/>
      <w:pPr>
        <w:ind w:left="5912" w:hanging="360"/>
      </w:pPr>
    </w:lvl>
    <w:lvl w:ilvl="8" w:tplc="0409001B" w:tentative="1">
      <w:start w:val="1"/>
      <w:numFmt w:val="lowerRoman"/>
      <w:lvlText w:val="%9."/>
      <w:lvlJc w:val="right"/>
      <w:pPr>
        <w:ind w:left="6632" w:hanging="180"/>
      </w:pPr>
    </w:lvl>
  </w:abstractNum>
  <w:abstractNum w:abstractNumId="46" w15:restartNumberingAfterBreak="0">
    <w:nsid w:val="7B1771D7"/>
    <w:multiLevelType w:val="hybridMultilevel"/>
    <w:tmpl w:val="676AE4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AD6574"/>
    <w:multiLevelType w:val="hybridMultilevel"/>
    <w:tmpl w:val="BAC49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16cid:durableId="1300569097">
    <w:abstractNumId w:val="16"/>
  </w:num>
  <w:num w:numId="2" w16cid:durableId="1696496864">
    <w:abstractNumId w:val="13"/>
  </w:num>
  <w:num w:numId="3" w16cid:durableId="704020025">
    <w:abstractNumId w:val="47"/>
  </w:num>
  <w:num w:numId="4" w16cid:durableId="1403020489">
    <w:abstractNumId w:val="35"/>
  </w:num>
  <w:num w:numId="5" w16cid:durableId="1356036937">
    <w:abstractNumId w:val="43"/>
  </w:num>
  <w:num w:numId="6" w16cid:durableId="116488332">
    <w:abstractNumId w:val="12"/>
  </w:num>
  <w:num w:numId="7" w16cid:durableId="488864152">
    <w:abstractNumId w:val="17"/>
  </w:num>
  <w:num w:numId="8" w16cid:durableId="1155758370">
    <w:abstractNumId w:val="20"/>
  </w:num>
  <w:num w:numId="9" w16cid:durableId="1577321125">
    <w:abstractNumId w:val="42"/>
  </w:num>
  <w:num w:numId="10" w16cid:durableId="2114208267">
    <w:abstractNumId w:val="30"/>
  </w:num>
  <w:num w:numId="11" w16cid:durableId="579099397">
    <w:abstractNumId w:val="15"/>
  </w:num>
  <w:num w:numId="12" w16cid:durableId="1635331263">
    <w:abstractNumId w:val="21"/>
  </w:num>
  <w:num w:numId="13" w16cid:durableId="1101755422">
    <w:abstractNumId w:val="39"/>
  </w:num>
  <w:num w:numId="14" w16cid:durableId="1194533909">
    <w:abstractNumId w:val="28"/>
  </w:num>
  <w:num w:numId="15" w16cid:durableId="1812405936">
    <w:abstractNumId w:val="2"/>
  </w:num>
  <w:num w:numId="16" w16cid:durableId="1106391336">
    <w:abstractNumId w:val="14"/>
  </w:num>
  <w:num w:numId="17" w16cid:durableId="16318733">
    <w:abstractNumId w:val="3"/>
  </w:num>
  <w:num w:numId="18" w16cid:durableId="1566143978">
    <w:abstractNumId w:val="9"/>
  </w:num>
  <w:num w:numId="19" w16cid:durableId="1528175579">
    <w:abstractNumId w:val="36"/>
  </w:num>
  <w:num w:numId="20" w16cid:durableId="2079474650">
    <w:abstractNumId w:val="10"/>
  </w:num>
  <w:num w:numId="21" w16cid:durableId="78604229">
    <w:abstractNumId w:val="33"/>
  </w:num>
  <w:num w:numId="22" w16cid:durableId="96338423">
    <w:abstractNumId w:val="29"/>
  </w:num>
  <w:num w:numId="23" w16cid:durableId="727462642">
    <w:abstractNumId w:val="4"/>
  </w:num>
  <w:num w:numId="24" w16cid:durableId="1241716835">
    <w:abstractNumId w:val="44"/>
  </w:num>
  <w:num w:numId="25" w16cid:durableId="937100685">
    <w:abstractNumId w:val="8"/>
  </w:num>
  <w:num w:numId="26" w16cid:durableId="1456633670">
    <w:abstractNumId w:val="31"/>
  </w:num>
  <w:num w:numId="27" w16cid:durableId="1978293747">
    <w:abstractNumId w:val="7"/>
  </w:num>
  <w:num w:numId="28" w16cid:durableId="2019766451">
    <w:abstractNumId w:val="38"/>
  </w:num>
  <w:num w:numId="29" w16cid:durableId="903953884">
    <w:abstractNumId w:val="46"/>
  </w:num>
  <w:num w:numId="30" w16cid:durableId="630936965">
    <w:abstractNumId w:val="32"/>
  </w:num>
  <w:num w:numId="31" w16cid:durableId="1887712767">
    <w:abstractNumId w:val="34"/>
  </w:num>
  <w:num w:numId="32" w16cid:durableId="1696031566">
    <w:abstractNumId w:val="22"/>
  </w:num>
  <w:num w:numId="33" w16cid:durableId="1804227420">
    <w:abstractNumId w:val="5"/>
  </w:num>
  <w:num w:numId="34" w16cid:durableId="852689495">
    <w:abstractNumId w:val="6"/>
  </w:num>
  <w:num w:numId="35" w16cid:durableId="130707385">
    <w:abstractNumId w:val="23"/>
  </w:num>
  <w:num w:numId="36" w16cid:durableId="327445020">
    <w:abstractNumId w:val="45"/>
  </w:num>
  <w:num w:numId="37" w16cid:durableId="937175931">
    <w:abstractNumId w:val="19"/>
  </w:num>
  <w:num w:numId="38" w16cid:durableId="621769485">
    <w:abstractNumId w:val="27"/>
  </w:num>
  <w:num w:numId="39" w16cid:durableId="132914976">
    <w:abstractNumId w:val="25"/>
  </w:num>
  <w:num w:numId="40" w16cid:durableId="1961566774">
    <w:abstractNumId w:val="11"/>
  </w:num>
  <w:num w:numId="41" w16cid:durableId="794525463">
    <w:abstractNumId w:val="40"/>
  </w:num>
  <w:num w:numId="42" w16cid:durableId="312638750">
    <w:abstractNumId w:val="26"/>
  </w:num>
  <w:num w:numId="43" w16cid:durableId="782847420">
    <w:abstractNumId w:val="18"/>
  </w:num>
  <w:num w:numId="44" w16cid:durableId="1480876059">
    <w:abstractNumId w:val="41"/>
  </w:num>
  <w:num w:numId="45" w16cid:durableId="847673290">
    <w:abstractNumId w:val="16"/>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46" w16cid:durableId="44767318">
    <w:abstractNumId w:val="24"/>
  </w:num>
  <w:num w:numId="47" w16cid:durableId="1223982854">
    <w:abstractNumId w:val="37"/>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iasi, Barbara">
    <w15:presenceInfo w15:providerId="AD" w15:userId="S::barbara.biasi@yale.edu::b1329245-afac-414b-812d-6b34ae624b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trackRevisions/>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17"/>
    <w:rsid w:val="0000031E"/>
    <w:rsid w:val="00002D71"/>
    <w:rsid w:val="000055E9"/>
    <w:rsid w:val="00006DDA"/>
    <w:rsid w:val="00010776"/>
    <w:rsid w:val="00017AFB"/>
    <w:rsid w:val="00023E42"/>
    <w:rsid w:val="00025D32"/>
    <w:rsid w:val="00030823"/>
    <w:rsid w:val="000374E4"/>
    <w:rsid w:val="000375EE"/>
    <w:rsid w:val="00037DB4"/>
    <w:rsid w:val="00040C4D"/>
    <w:rsid w:val="00041C9D"/>
    <w:rsid w:val="00043DF7"/>
    <w:rsid w:val="0005532F"/>
    <w:rsid w:val="0006123C"/>
    <w:rsid w:val="00076FC5"/>
    <w:rsid w:val="000800FC"/>
    <w:rsid w:val="00085CF2"/>
    <w:rsid w:val="00086572"/>
    <w:rsid w:val="000A0F05"/>
    <w:rsid w:val="000A3246"/>
    <w:rsid w:val="000A368B"/>
    <w:rsid w:val="000A6DEA"/>
    <w:rsid w:val="000A7C8E"/>
    <w:rsid w:val="000B02E1"/>
    <w:rsid w:val="000B1630"/>
    <w:rsid w:val="000B1D9D"/>
    <w:rsid w:val="000B1E7E"/>
    <w:rsid w:val="000B5D77"/>
    <w:rsid w:val="000B6C13"/>
    <w:rsid w:val="000B6E52"/>
    <w:rsid w:val="000C438C"/>
    <w:rsid w:val="000D51BA"/>
    <w:rsid w:val="000D6DC8"/>
    <w:rsid w:val="000E0A67"/>
    <w:rsid w:val="000E0B0F"/>
    <w:rsid w:val="000E3A73"/>
    <w:rsid w:val="000F3E0E"/>
    <w:rsid w:val="000F42A7"/>
    <w:rsid w:val="000F5D07"/>
    <w:rsid w:val="00102DCF"/>
    <w:rsid w:val="00103601"/>
    <w:rsid w:val="0010446A"/>
    <w:rsid w:val="00106827"/>
    <w:rsid w:val="00107289"/>
    <w:rsid w:val="001120A3"/>
    <w:rsid w:val="001133AD"/>
    <w:rsid w:val="00134CEE"/>
    <w:rsid w:val="00143550"/>
    <w:rsid w:val="00154D6E"/>
    <w:rsid w:val="001604A9"/>
    <w:rsid w:val="00161527"/>
    <w:rsid w:val="001663E2"/>
    <w:rsid w:val="0017673E"/>
    <w:rsid w:val="00177E90"/>
    <w:rsid w:val="00183776"/>
    <w:rsid w:val="00184FA9"/>
    <w:rsid w:val="00195F2D"/>
    <w:rsid w:val="00195F39"/>
    <w:rsid w:val="001A556C"/>
    <w:rsid w:val="001B40A3"/>
    <w:rsid w:val="001B4CEC"/>
    <w:rsid w:val="001C0B88"/>
    <w:rsid w:val="001C1384"/>
    <w:rsid w:val="001C466C"/>
    <w:rsid w:val="001C4990"/>
    <w:rsid w:val="001C78A1"/>
    <w:rsid w:val="001D50EB"/>
    <w:rsid w:val="001E224B"/>
    <w:rsid w:val="001F0EAE"/>
    <w:rsid w:val="001F3D9D"/>
    <w:rsid w:val="001F50C7"/>
    <w:rsid w:val="00202F72"/>
    <w:rsid w:val="002069C1"/>
    <w:rsid w:val="0021260F"/>
    <w:rsid w:val="00212850"/>
    <w:rsid w:val="00215F6A"/>
    <w:rsid w:val="00230336"/>
    <w:rsid w:val="00232D68"/>
    <w:rsid w:val="00235FE7"/>
    <w:rsid w:val="00242F2A"/>
    <w:rsid w:val="00273B89"/>
    <w:rsid w:val="00296744"/>
    <w:rsid w:val="002A0A6F"/>
    <w:rsid w:val="002B49EA"/>
    <w:rsid w:val="002C38EE"/>
    <w:rsid w:val="002C77A9"/>
    <w:rsid w:val="002D17CE"/>
    <w:rsid w:val="002D1F32"/>
    <w:rsid w:val="002D4200"/>
    <w:rsid w:val="002F313D"/>
    <w:rsid w:val="00300B3B"/>
    <w:rsid w:val="003016A9"/>
    <w:rsid w:val="00303CCE"/>
    <w:rsid w:val="00305A0F"/>
    <w:rsid w:val="003069FE"/>
    <w:rsid w:val="0030745D"/>
    <w:rsid w:val="003110F1"/>
    <w:rsid w:val="00311AAA"/>
    <w:rsid w:val="00320350"/>
    <w:rsid w:val="003436EB"/>
    <w:rsid w:val="003615C9"/>
    <w:rsid w:val="00363B9C"/>
    <w:rsid w:val="00366FA0"/>
    <w:rsid w:val="00367C85"/>
    <w:rsid w:val="003707F9"/>
    <w:rsid w:val="003717D3"/>
    <w:rsid w:val="0037460D"/>
    <w:rsid w:val="003869AE"/>
    <w:rsid w:val="003873E9"/>
    <w:rsid w:val="00394D92"/>
    <w:rsid w:val="003A0A33"/>
    <w:rsid w:val="003A4E9D"/>
    <w:rsid w:val="003C1255"/>
    <w:rsid w:val="003C4367"/>
    <w:rsid w:val="003C5F4B"/>
    <w:rsid w:val="003C6344"/>
    <w:rsid w:val="003D2C71"/>
    <w:rsid w:val="003D7F1C"/>
    <w:rsid w:val="003E2BFD"/>
    <w:rsid w:val="003E3309"/>
    <w:rsid w:val="003E7901"/>
    <w:rsid w:val="003F7208"/>
    <w:rsid w:val="004004F8"/>
    <w:rsid w:val="00401D50"/>
    <w:rsid w:val="004125B4"/>
    <w:rsid w:val="00416C0B"/>
    <w:rsid w:val="00425FE5"/>
    <w:rsid w:val="00434E56"/>
    <w:rsid w:val="00435405"/>
    <w:rsid w:val="0044329F"/>
    <w:rsid w:val="00444257"/>
    <w:rsid w:val="00454E5D"/>
    <w:rsid w:val="004756CF"/>
    <w:rsid w:val="00475C94"/>
    <w:rsid w:val="00476F0C"/>
    <w:rsid w:val="004915B5"/>
    <w:rsid w:val="00496DC8"/>
    <w:rsid w:val="004A36AA"/>
    <w:rsid w:val="004A3AD2"/>
    <w:rsid w:val="004A40F7"/>
    <w:rsid w:val="004B4570"/>
    <w:rsid w:val="004B540E"/>
    <w:rsid w:val="004B6065"/>
    <w:rsid w:val="004C01FD"/>
    <w:rsid w:val="004D06E0"/>
    <w:rsid w:val="004E2625"/>
    <w:rsid w:val="004E7C02"/>
    <w:rsid w:val="004E7EF6"/>
    <w:rsid w:val="004F0CBE"/>
    <w:rsid w:val="004F2B8E"/>
    <w:rsid w:val="005016A2"/>
    <w:rsid w:val="00506703"/>
    <w:rsid w:val="00511649"/>
    <w:rsid w:val="00513281"/>
    <w:rsid w:val="005177E2"/>
    <w:rsid w:val="00525AE4"/>
    <w:rsid w:val="005348B1"/>
    <w:rsid w:val="00561027"/>
    <w:rsid w:val="00563FBC"/>
    <w:rsid w:val="00565DEA"/>
    <w:rsid w:val="00573528"/>
    <w:rsid w:val="00575E89"/>
    <w:rsid w:val="00576C2A"/>
    <w:rsid w:val="00580094"/>
    <w:rsid w:val="005814DB"/>
    <w:rsid w:val="005A4B89"/>
    <w:rsid w:val="005B0366"/>
    <w:rsid w:val="005B1196"/>
    <w:rsid w:val="005B49BD"/>
    <w:rsid w:val="005B6F86"/>
    <w:rsid w:val="005C5069"/>
    <w:rsid w:val="005D050B"/>
    <w:rsid w:val="005D2ED1"/>
    <w:rsid w:val="005D7E83"/>
    <w:rsid w:val="005E59EA"/>
    <w:rsid w:val="005F0734"/>
    <w:rsid w:val="005F32BC"/>
    <w:rsid w:val="005F6DF4"/>
    <w:rsid w:val="0060568E"/>
    <w:rsid w:val="006107A7"/>
    <w:rsid w:val="00611325"/>
    <w:rsid w:val="00613E33"/>
    <w:rsid w:val="0062060E"/>
    <w:rsid w:val="00621426"/>
    <w:rsid w:val="006234BF"/>
    <w:rsid w:val="00626A21"/>
    <w:rsid w:val="006277C5"/>
    <w:rsid w:val="00635118"/>
    <w:rsid w:val="00640A65"/>
    <w:rsid w:val="00641ED8"/>
    <w:rsid w:val="00643F95"/>
    <w:rsid w:val="00666820"/>
    <w:rsid w:val="00671C27"/>
    <w:rsid w:val="0067347B"/>
    <w:rsid w:val="00673EB7"/>
    <w:rsid w:val="006762B7"/>
    <w:rsid w:val="00681F4C"/>
    <w:rsid w:val="006823D2"/>
    <w:rsid w:val="00684F9C"/>
    <w:rsid w:val="00685D5A"/>
    <w:rsid w:val="00691758"/>
    <w:rsid w:val="006A660A"/>
    <w:rsid w:val="006C201A"/>
    <w:rsid w:val="006E7504"/>
    <w:rsid w:val="006F040D"/>
    <w:rsid w:val="006F0CFD"/>
    <w:rsid w:val="006F5181"/>
    <w:rsid w:val="00701C2F"/>
    <w:rsid w:val="00703A3F"/>
    <w:rsid w:val="0070457A"/>
    <w:rsid w:val="0071434A"/>
    <w:rsid w:val="007219E6"/>
    <w:rsid w:val="0072339C"/>
    <w:rsid w:val="007305EF"/>
    <w:rsid w:val="00731DD9"/>
    <w:rsid w:val="00731FE7"/>
    <w:rsid w:val="0073350E"/>
    <w:rsid w:val="007346A9"/>
    <w:rsid w:val="00750E82"/>
    <w:rsid w:val="0075260E"/>
    <w:rsid w:val="007672D1"/>
    <w:rsid w:val="00771DD8"/>
    <w:rsid w:val="00780FD5"/>
    <w:rsid w:val="00781AD6"/>
    <w:rsid w:val="00783A43"/>
    <w:rsid w:val="007904C6"/>
    <w:rsid w:val="00790600"/>
    <w:rsid w:val="00792679"/>
    <w:rsid w:val="00795313"/>
    <w:rsid w:val="007A21E9"/>
    <w:rsid w:val="007A24A4"/>
    <w:rsid w:val="007B17B7"/>
    <w:rsid w:val="007B302F"/>
    <w:rsid w:val="007B32BD"/>
    <w:rsid w:val="007B709A"/>
    <w:rsid w:val="007C3789"/>
    <w:rsid w:val="007C7EE7"/>
    <w:rsid w:val="007D10B6"/>
    <w:rsid w:val="007E5904"/>
    <w:rsid w:val="007F083C"/>
    <w:rsid w:val="007F1723"/>
    <w:rsid w:val="007F2E5E"/>
    <w:rsid w:val="007F3045"/>
    <w:rsid w:val="007F6A71"/>
    <w:rsid w:val="00801875"/>
    <w:rsid w:val="0081105D"/>
    <w:rsid w:val="00811F08"/>
    <w:rsid w:val="00824355"/>
    <w:rsid w:val="008318A0"/>
    <w:rsid w:val="00832597"/>
    <w:rsid w:val="00837F23"/>
    <w:rsid w:val="00841D54"/>
    <w:rsid w:val="00843D4A"/>
    <w:rsid w:val="00843DE2"/>
    <w:rsid w:val="00844762"/>
    <w:rsid w:val="008507CD"/>
    <w:rsid w:val="00853720"/>
    <w:rsid w:val="0086359E"/>
    <w:rsid w:val="008642E9"/>
    <w:rsid w:val="00872C1C"/>
    <w:rsid w:val="0088164D"/>
    <w:rsid w:val="00895716"/>
    <w:rsid w:val="00895D3C"/>
    <w:rsid w:val="008A0874"/>
    <w:rsid w:val="008A143B"/>
    <w:rsid w:val="008A74AE"/>
    <w:rsid w:val="008B4568"/>
    <w:rsid w:val="008B7329"/>
    <w:rsid w:val="008E0033"/>
    <w:rsid w:val="008F1EDE"/>
    <w:rsid w:val="008F2D59"/>
    <w:rsid w:val="008F3761"/>
    <w:rsid w:val="008F414E"/>
    <w:rsid w:val="0090474E"/>
    <w:rsid w:val="009108C6"/>
    <w:rsid w:val="00912A26"/>
    <w:rsid w:val="00916883"/>
    <w:rsid w:val="009239C5"/>
    <w:rsid w:val="00936A25"/>
    <w:rsid w:val="00942EA5"/>
    <w:rsid w:val="00952F9C"/>
    <w:rsid w:val="00960A4D"/>
    <w:rsid w:val="0096279B"/>
    <w:rsid w:val="00965D7B"/>
    <w:rsid w:val="00970E39"/>
    <w:rsid w:val="00972FCD"/>
    <w:rsid w:val="00975C7F"/>
    <w:rsid w:val="00981D25"/>
    <w:rsid w:val="00986868"/>
    <w:rsid w:val="009972F6"/>
    <w:rsid w:val="009A0270"/>
    <w:rsid w:val="009A29F0"/>
    <w:rsid w:val="009A4EC2"/>
    <w:rsid w:val="009B6DAE"/>
    <w:rsid w:val="009C46BF"/>
    <w:rsid w:val="009C65E6"/>
    <w:rsid w:val="009D38A9"/>
    <w:rsid w:val="009D594F"/>
    <w:rsid w:val="009F50FA"/>
    <w:rsid w:val="009F538F"/>
    <w:rsid w:val="00A0048F"/>
    <w:rsid w:val="00A04C9C"/>
    <w:rsid w:val="00A06A18"/>
    <w:rsid w:val="00A1302D"/>
    <w:rsid w:val="00A14231"/>
    <w:rsid w:val="00A31C49"/>
    <w:rsid w:val="00A37D9B"/>
    <w:rsid w:val="00A427A3"/>
    <w:rsid w:val="00A47D52"/>
    <w:rsid w:val="00A51F62"/>
    <w:rsid w:val="00A5306E"/>
    <w:rsid w:val="00A54CFD"/>
    <w:rsid w:val="00A56227"/>
    <w:rsid w:val="00A61166"/>
    <w:rsid w:val="00A62BFD"/>
    <w:rsid w:val="00A64E7A"/>
    <w:rsid w:val="00A672A9"/>
    <w:rsid w:val="00A67BB3"/>
    <w:rsid w:val="00A8564F"/>
    <w:rsid w:val="00A901E0"/>
    <w:rsid w:val="00AA6C5A"/>
    <w:rsid w:val="00AB2560"/>
    <w:rsid w:val="00AB61A2"/>
    <w:rsid w:val="00AC0240"/>
    <w:rsid w:val="00AC2AD0"/>
    <w:rsid w:val="00AC6352"/>
    <w:rsid w:val="00AE2229"/>
    <w:rsid w:val="00AF1630"/>
    <w:rsid w:val="00B00357"/>
    <w:rsid w:val="00B05903"/>
    <w:rsid w:val="00B062DA"/>
    <w:rsid w:val="00B07BE8"/>
    <w:rsid w:val="00B10156"/>
    <w:rsid w:val="00B2124A"/>
    <w:rsid w:val="00B26763"/>
    <w:rsid w:val="00B37856"/>
    <w:rsid w:val="00B429E8"/>
    <w:rsid w:val="00B5473B"/>
    <w:rsid w:val="00B634B3"/>
    <w:rsid w:val="00B638B6"/>
    <w:rsid w:val="00B6748C"/>
    <w:rsid w:val="00B726D6"/>
    <w:rsid w:val="00B753A8"/>
    <w:rsid w:val="00B777ED"/>
    <w:rsid w:val="00B877C4"/>
    <w:rsid w:val="00B92CA7"/>
    <w:rsid w:val="00B97990"/>
    <w:rsid w:val="00BA1111"/>
    <w:rsid w:val="00BA2C0A"/>
    <w:rsid w:val="00BA60D5"/>
    <w:rsid w:val="00BA77CA"/>
    <w:rsid w:val="00BA7DC1"/>
    <w:rsid w:val="00BB37D1"/>
    <w:rsid w:val="00BC4D50"/>
    <w:rsid w:val="00BD79A2"/>
    <w:rsid w:val="00BE049F"/>
    <w:rsid w:val="00BE33B6"/>
    <w:rsid w:val="00BF4084"/>
    <w:rsid w:val="00C052B0"/>
    <w:rsid w:val="00C05626"/>
    <w:rsid w:val="00C10800"/>
    <w:rsid w:val="00C33197"/>
    <w:rsid w:val="00C46BBE"/>
    <w:rsid w:val="00C5661B"/>
    <w:rsid w:val="00C574EF"/>
    <w:rsid w:val="00C66EA1"/>
    <w:rsid w:val="00C740C5"/>
    <w:rsid w:val="00C74817"/>
    <w:rsid w:val="00C7563C"/>
    <w:rsid w:val="00C82022"/>
    <w:rsid w:val="00C850EC"/>
    <w:rsid w:val="00C871A6"/>
    <w:rsid w:val="00CA1657"/>
    <w:rsid w:val="00CA2A76"/>
    <w:rsid w:val="00CB69EA"/>
    <w:rsid w:val="00CC48B8"/>
    <w:rsid w:val="00CD0CD6"/>
    <w:rsid w:val="00CD65D6"/>
    <w:rsid w:val="00CF0D68"/>
    <w:rsid w:val="00CF0EDF"/>
    <w:rsid w:val="00CF1BE7"/>
    <w:rsid w:val="00CF5A38"/>
    <w:rsid w:val="00CF7661"/>
    <w:rsid w:val="00CF7808"/>
    <w:rsid w:val="00D02EA7"/>
    <w:rsid w:val="00D10418"/>
    <w:rsid w:val="00D1482E"/>
    <w:rsid w:val="00D35E8F"/>
    <w:rsid w:val="00D36DF4"/>
    <w:rsid w:val="00D5138A"/>
    <w:rsid w:val="00D54F4E"/>
    <w:rsid w:val="00D55332"/>
    <w:rsid w:val="00D66FD1"/>
    <w:rsid w:val="00D7682D"/>
    <w:rsid w:val="00D77C83"/>
    <w:rsid w:val="00D80CDB"/>
    <w:rsid w:val="00D81B4C"/>
    <w:rsid w:val="00D91853"/>
    <w:rsid w:val="00D91ABA"/>
    <w:rsid w:val="00D94FFE"/>
    <w:rsid w:val="00DB3C34"/>
    <w:rsid w:val="00DB6C1D"/>
    <w:rsid w:val="00DC288F"/>
    <w:rsid w:val="00DC5E27"/>
    <w:rsid w:val="00DD0996"/>
    <w:rsid w:val="00DD5700"/>
    <w:rsid w:val="00DF2342"/>
    <w:rsid w:val="00E007A8"/>
    <w:rsid w:val="00E02DA0"/>
    <w:rsid w:val="00E04707"/>
    <w:rsid w:val="00E07334"/>
    <w:rsid w:val="00E10CAB"/>
    <w:rsid w:val="00E10E96"/>
    <w:rsid w:val="00E17D4C"/>
    <w:rsid w:val="00E21FF0"/>
    <w:rsid w:val="00E253F6"/>
    <w:rsid w:val="00E26CE3"/>
    <w:rsid w:val="00E30928"/>
    <w:rsid w:val="00E357D9"/>
    <w:rsid w:val="00E36088"/>
    <w:rsid w:val="00E40F7D"/>
    <w:rsid w:val="00E44894"/>
    <w:rsid w:val="00E47156"/>
    <w:rsid w:val="00E55F55"/>
    <w:rsid w:val="00E67B03"/>
    <w:rsid w:val="00E7295E"/>
    <w:rsid w:val="00E73A74"/>
    <w:rsid w:val="00E75B14"/>
    <w:rsid w:val="00E75BFE"/>
    <w:rsid w:val="00E95B8D"/>
    <w:rsid w:val="00E9687E"/>
    <w:rsid w:val="00E975E9"/>
    <w:rsid w:val="00EA1DB7"/>
    <w:rsid w:val="00EA5DEC"/>
    <w:rsid w:val="00EB7F16"/>
    <w:rsid w:val="00EC12AC"/>
    <w:rsid w:val="00EC3BB3"/>
    <w:rsid w:val="00EC631E"/>
    <w:rsid w:val="00EE3E10"/>
    <w:rsid w:val="00EF32B2"/>
    <w:rsid w:val="00F01A7C"/>
    <w:rsid w:val="00F01F5E"/>
    <w:rsid w:val="00F02CAB"/>
    <w:rsid w:val="00F0360A"/>
    <w:rsid w:val="00F0623F"/>
    <w:rsid w:val="00F11A93"/>
    <w:rsid w:val="00F15124"/>
    <w:rsid w:val="00F15AE0"/>
    <w:rsid w:val="00F2376F"/>
    <w:rsid w:val="00F3196F"/>
    <w:rsid w:val="00F321A3"/>
    <w:rsid w:val="00F635CA"/>
    <w:rsid w:val="00F6597C"/>
    <w:rsid w:val="00F86D8C"/>
    <w:rsid w:val="00F909A7"/>
    <w:rsid w:val="00F92440"/>
    <w:rsid w:val="00F95330"/>
    <w:rsid w:val="00F961A0"/>
    <w:rsid w:val="00F9698A"/>
    <w:rsid w:val="00F96DC5"/>
    <w:rsid w:val="00FB1440"/>
    <w:rsid w:val="00FB2606"/>
    <w:rsid w:val="00FB58A8"/>
    <w:rsid w:val="00FB64BC"/>
    <w:rsid w:val="00FC146F"/>
    <w:rsid w:val="00FC63A1"/>
    <w:rsid w:val="00FC78F1"/>
    <w:rsid w:val="00FD4E9B"/>
    <w:rsid w:val="00FE01E6"/>
    <w:rsid w:val="00FE64A6"/>
    <w:rsid w:val="00FF00C7"/>
    <w:rsid w:val="00FF7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CEC2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uiPriority w:val="39"/>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paragraph" w:styleId="FootnoteText">
    <w:name w:val="footnote text"/>
    <w:basedOn w:val="Normal"/>
    <w:link w:val="FootnoteTextChar"/>
    <w:uiPriority w:val="99"/>
    <w:rsid w:val="0067347B"/>
    <w:pPr>
      <w:spacing w:after="0" w:line="240" w:lineRule="auto"/>
    </w:pPr>
    <w:rPr>
      <w:rFonts w:ascii="Calibri" w:eastAsia="Calibri" w:hAnsi="Calibri" w:cs="Calibri"/>
      <w:color w:val="000000"/>
      <w:sz w:val="20"/>
      <w:szCs w:val="20"/>
    </w:rPr>
  </w:style>
  <w:style w:type="character" w:customStyle="1" w:styleId="FootnoteTextChar">
    <w:name w:val="Footnote Text Char"/>
    <w:basedOn w:val="DefaultParagraphFont"/>
    <w:link w:val="FootnoteText"/>
    <w:uiPriority w:val="99"/>
    <w:rsid w:val="0067347B"/>
    <w:rPr>
      <w:rFonts w:ascii="Calibri" w:eastAsia="Calibri" w:hAnsi="Calibri" w:cs="Calibri"/>
      <w:color w:val="000000"/>
      <w:sz w:val="20"/>
      <w:szCs w:val="20"/>
    </w:rPr>
  </w:style>
  <w:style w:type="character" w:styleId="FootnoteReference">
    <w:name w:val="footnote reference"/>
    <w:basedOn w:val="DefaultParagraphFont"/>
    <w:uiPriority w:val="99"/>
    <w:rsid w:val="0067347B"/>
    <w:rPr>
      <w:vertAlign w:val="superscript"/>
    </w:rPr>
  </w:style>
  <w:style w:type="character" w:styleId="UnresolvedMention">
    <w:name w:val="Unresolved Mention"/>
    <w:basedOn w:val="DefaultParagraphFont"/>
    <w:uiPriority w:val="99"/>
    <w:semiHidden/>
    <w:unhideWhenUsed/>
    <w:rsid w:val="00895D3C"/>
    <w:rPr>
      <w:color w:val="605E5C"/>
      <w:shd w:val="clear" w:color="auto" w:fill="E1DFDD"/>
    </w:rPr>
  </w:style>
  <w:style w:type="paragraph" w:styleId="NormalWeb">
    <w:name w:val="Normal (Web)"/>
    <w:basedOn w:val="Normal"/>
    <w:uiPriority w:val="99"/>
    <w:semiHidden/>
    <w:unhideWhenUsed/>
    <w:rsid w:val="00844762"/>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844762"/>
    <w:pPr>
      <w:numPr>
        <w:numId w:val="34"/>
      </w:numPr>
    </w:pPr>
  </w:style>
  <w:style w:type="paragraph" w:styleId="Revision">
    <w:name w:val="Revision"/>
    <w:hidden/>
    <w:uiPriority w:val="99"/>
    <w:semiHidden/>
    <w:rsid w:val="00916883"/>
    <w:pPr>
      <w:spacing w:after="0" w:line="240" w:lineRule="auto"/>
    </w:pPr>
  </w:style>
  <w:style w:type="character" w:styleId="CommentReference">
    <w:name w:val="annotation reference"/>
    <w:basedOn w:val="DefaultParagraphFont"/>
    <w:uiPriority w:val="99"/>
    <w:semiHidden/>
    <w:unhideWhenUsed/>
    <w:rsid w:val="00916883"/>
    <w:rPr>
      <w:sz w:val="16"/>
      <w:szCs w:val="16"/>
    </w:rPr>
  </w:style>
  <w:style w:type="paragraph" w:styleId="CommentText">
    <w:name w:val="annotation text"/>
    <w:basedOn w:val="Normal"/>
    <w:link w:val="CommentTextChar"/>
    <w:uiPriority w:val="99"/>
    <w:unhideWhenUsed/>
    <w:rsid w:val="00916883"/>
    <w:pPr>
      <w:spacing w:line="240" w:lineRule="auto"/>
    </w:pPr>
    <w:rPr>
      <w:sz w:val="20"/>
      <w:szCs w:val="20"/>
    </w:rPr>
  </w:style>
  <w:style w:type="character" w:customStyle="1" w:styleId="CommentTextChar">
    <w:name w:val="Comment Text Char"/>
    <w:basedOn w:val="DefaultParagraphFont"/>
    <w:link w:val="CommentText"/>
    <w:uiPriority w:val="99"/>
    <w:rsid w:val="00916883"/>
    <w:rPr>
      <w:sz w:val="20"/>
      <w:szCs w:val="20"/>
    </w:rPr>
  </w:style>
  <w:style w:type="paragraph" w:styleId="CommentSubject">
    <w:name w:val="annotation subject"/>
    <w:basedOn w:val="CommentText"/>
    <w:next w:val="CommentText"/>
    <w:link w:val="CommentSubjectChar"/>
    <w:uiPriority w:val="99"/>
    <w:semiHidden/>
    <w:unhideWhenUsed/>
    <w:rsid w:val="00916883"/>
    <w:rPr>
      <w:b/>
      <w:bCs/>
    </w:rPr>
  </w:style>
  <w:style w:type="character" w:customStyle="1" w:styleId="CommentSubjectChar">
    <w:name w:val="Comment Subject Char"/>
    <w:basedOn w:val="CommentTextChar"/>
    <w:link w:val="CommentSubject"/>
    <w:uiPriority w:val="99"/>
    <w:semiHidden/>
    <w:rsid w:val="009168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3151723">
      <w:bodyDiv w:val="1"/>
      <w:marLeft w:val="0"/>
      <w:marRight w:val="0"/>
      <w:marTop w:val="0"/>
      <w:marBottom w:val="0"/>
      <w:divBdr>
        <w:top w:val="none" w:sz="0" w:space="0" w:color="auto"/>
        <w:left w:val="none" w:sz="0" w:space="0" w:color="auto"/>
        <w:bottom w:val="none" w:sz="0" w:space="0" w:color="auto"/>
        <w:right w:val="none" w:sz="0" w:space="0" w:color="auto"/>
      </w:divBdr>
    </w:div>
    <w:div w:id="1616673894">
      <w:bodyDiv w:val="1"/>
      <w:marLeft w:val="0"/>
      <w:marRight w:val="0"/>
      <w:marTop w:val="0"/>
      <w:marBottom w:val="0"/>
      <w:divBdr>
        <w:top w:val="none" w:sz="0" w:space="0" w:color="auto"/>
        <w:left w:val="none" w:sz="0" w:space="0" w:color="auto"/>
        <w:bottom w:val="none" w:sz="0" w:space="0" w:color="auto"/>
        <w:right w:val="none" w:sz="0" w:space="0" w:color="auto"/>
      </w:divBdr>
      <w:divsChild>
        <w:div w:id="1018696948">
          <w:marLeft w:val="0"/>
          <w:marRight w:val="0"/>
          <w:marTop w:val="0"/>
          <w:marBottom w:val="0"/>
          <w:divBdr>
            <w:top w:val="none" w:sz="0" w:space="0" w:color="auto"/>
            <w:left w:val="none" w:sz="0" w:space="0" w:color="auto"/>
            <w:bottom w:val="none" w:sz="0" w:space="0" w:color="auto"/>
            <w:right w:val="none" w:sz="0" w:space="0" w:color="auto"/>
          </w:divBdr>
          <w:divsChild>
            <w:div w:id="1438603105">
              <w:marLeft w:val="0"/>
              <w:marRight w:val="0"/>
              <w:marTop w:val="0"/>
              <w:marBottom w:val="0"/>
              <w:divBdr>
                <w:top w:val="none" w:sz="0" w:space="0" w:color="auto"/>
                <w:left w:val="none" w:sz="0" w:space="0" w:color="auto"/>
                <w:bottom w:val="none" w:sz="0" w:space="0" w:color="auto"/>
                <w:right w:val="none" w:sz="0" w:space="0" w:color="auto"/>
              </w:divBdr>
              <w:divsChild>
                <w:div w:id="823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455794">
      <w:bodyDiv w:val="1"/>
      <w:marLeft w:val="0"/>
      <w:marRight w:val="0"/>
      <w:marTop w:val="0"/>
      <w:marBottom w:val="0"/>
      <w:divBdr>
        <w:top w:val="none" w:sz="0" w:space="0" w:color="auto"/>
        <w:left w:val="none" w:sz="0" w:space="0" w:color="auto"/>
        <w:bottom w:val="none" w:sz="0" w:space="0" w:color="auto"/>
        <w:right w:val="none" w:sz="0" w:space="0" w:color="auto"/>
      </w:divBdr>
      <w:divsChild>
        <w:div w:id="573125125">
          <w:marLeft w:val="0"/>
          <w:marRight w:val="0"/>
          <w:marTop w:val="0"/>
          <w:marBottom w:val="0"/>
          <w:divBdr>
            <w:top w:val="none" w:sz="0" w:space="0" w:color="auto"/>
            <w:left w:val="none" w:sz="0" w:space="0" w:color="auto"/>
            <w:bottom w:val="none" w:sz="0" w:space="0" w:color="auto"/>
            <w:right w:val="none" w:sz="0" w:space="0" w:color="auto"/>
          </w:divBdr>
          <w:divsChild>
            <w:div w:id="1804419491">
              <w:marLeft w:val="0"/>
              <w:marRight w:val="0"/>
              <w:marTop w:val="0"/>
              <w:marBottom w:val="0"/>
              <w:divBdr>
                <w:top w:val="none" w:sz="0" w:space="0" w:color="auto"/>
                <w:left w:val="none" w:sz="0" w:space="0" w:color="auto"/>
                <w:bottom w:val="none" w:sz="0" w:space="0" w:color="auto"/>
                <w:right w:val="none" w:sz="0" w:space="0" w:color="auto"/>
              </w:divBdr>
              <w:divsChild>
                <w:div w:id="112265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10</Pages>
  <Words>4440</Words>
  <Characters>25310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Biasi, Barbara</cp:lastModifiedBy>
  <cp:revision>26</cp:revision>
  <cp:lastPrinted>2021-10-13T20:53:00Z</cp:lastPrinted>
  <dcterms:created xsi:type="dcterms:W3CDTF">2024-10-09T12:50:00Z</dcterms:created>
  <dcterms:modified xsi:type="dcterms:W3CDTF">2024-10-25T17:53:00Z</dcterms:modified>
</cp:coreProperties>
</file>